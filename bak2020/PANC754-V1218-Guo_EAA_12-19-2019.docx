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C4F333" w14:textId="5FF7B7F7" w:rsidR="006812C8" w:rsidRPr="0095454A" w:rsidRDefault="003E48FE" w:rsidP="006F02BA">
      <w:pPr>
        <w:shd w:val="clear" w:color="auto" w:fill="FFFFFF"/>
        <w:jc w:val="center"/>
        <w:rPr>
          <w:rFonts w:ascii="Arial" w:hAnsi="Arial" w:cs="Arial"/>
          <w:b/>
          <w:sz w:val="28"/>
          <w:szCs w:val="22"/>
        </w:rPr>
      </w:pPr>
      <w:r w:rsidRPr="0095454A">
        <w:rPr>
          <w:rFonts w:ascii="Arial" w:hAnsi="Arial" w:cs="Arial"/>
          <w:b/>
          <w:sz w:val="28"/>
          <w:szCs w:val="22"/>
        </w:rPr>
        <w:t xml:space="preserve">High-throughput </w:t>
      </w:r>
      <w:r w:rsidR="00575CCE" w:rsidRPr="0095454A">
        <w:rPr>
          <w:rFonts w:ascii="Arial" w:hAnsi="Arial" w:cs="Arial"/>
          <w:b/>
          <w:sz w:val="28"/>
          <w:szCs w:val="22"/>
        </w:rPr>
        <w:t>Screening Identifies N</w:t>
      </w:r>
      <w:r w:rsidRPr="0095454A">
        <w:rPr>
          <w:rFonts w:ascii="Arial" w:hAnsi="Arial" w:cs="Arial"/>
          <w:b/>
          <w:sz w:val="28"/>
          <w:szCs w:val="22"/>
        </w:rPr>
        <w:t xml:space="preserve">on-coding RNA </w:t>
      </w:r>
      <w:ins w:id="0" w:author="Andreae, Emily A" w:date="2019-12-19T08:03:00Z">
        <w:r w:rsidR="00D307ED">
          <w:rPr>
            <w:rFonts w:ascii="Arial" w:hAnsi="Arial" w:cs="Arial"/>
            <w:b/>
            <w:sz w:val="28"/>
            <w:szCs w:val="22"/>
          </w:rPr>
          <w:t xml:space="preserve">(ncRNA) </w:t>
        </w:r>
      </w:ins>
      <w:r w:rsidRPr="00756C0F">
        <w:rPr>
          <w:rFonts w:ascii="Arial" w:hAnsi="Arial" w:cs="Arial"/>
          <w:b/>
          <w:i/>
          <w:sz w:val="28"/>
          <w:szCs w:val="22"/>
        </w:rPr>
        <w:t>PANC754</w:t>
      </w:r>
      <w:r w:rsidRPr="0095454A">
        <w:rPr>
          <w:rFonts w:ascii="Arial" w:hAnsi="Arial" w:cs="Arial"/>
          <w:b/>
          <w:sz w:val="28"/>
          <w:szCs w:val="22"/>
        </w:rPr>
        <w:t xml:space="preserve"> as a </w:t>
      </w:r>
      <w:r w:rsidR="00575CCE" w:rsidRPr="0095454A">
        <w:rPr>
          <w:rFonts w:ascii="Arial" w:hAnsi="Arial" w:cs="Arial"/>
          <w:b/>
          <w:sz w:val="28"/>
          <w:szCs w:val="22"/>
        </w:rPr>
        <w:t>N</w:t>
      </w:r>
      <w:r w:rsidRPr="0095454A">
        <w:rPr>
          <w:rFonts w:ascii="Arial" w:hAnsi="Arial" w:cs="Arial"/>
          <w:b/>
          <w:sz w:val="28"/>
          <w:szCs w:val="22"/>
        </w:rPr>
        <w:t xml:space="preserve">ovel </w:t>
      </w:r>
      <w:r w:rsidR="00F3679C" w:rsidRPr="0095454A">
        <w:rPr>
          <w:rFonts w:ascii="Arial" w:hAnsi="Arial" w:cs="Arial" w:hint="eastAsia"/>
          <w:b/>
          <w:sz w:val="28"/>
          <w:szCs w:val="22"/>
          <w:lang w:eastAsia="zh-CN"/>
        </w:rPr>
        <w:t>Pan-</w:t>
      </w:r>
      <w:r w:rsidR="00575CCE" w:rsidRPr="0095454A">
        <w:rPr>
          <w:rFonts w:ascii="Arial" w:hAnsi="Arial" w:cs="Arial"/>
          <w:b/>
          <w:sz w:val="28"/>
          <w:szCs w:val="22"/>
        </w:rPr>
        <w:t xml:space="preserve">Tumor Suppressor </w:t>
      </w:r>
      <w:r w:rsidR="001F2E2F" w:rsidRPr="0095454A">
        <w:rPr>
          <w:rFonts w:ascii="Arial" w:hAnsi="Arial" w:cs="Arial"/>
          <w:b/>
          <w:sz w:val="28"/>
          <w:szCs w:val="22"/>
        </w:rPr>
        <w:t>ncRNA</w:t>
      </w:r>
    </w:p>
    <w:p w14:paraId="42B2D5A0" w14:textId="77777777" w:rsidR="003E48FE" w:rsidRPr="0095454A" w:rsidRDefault="003E48FE" w:rsidP="003E48FE">
      <w:pPr>
        <w:jc w:val="both"/>
        <w:rPr>
          <w:rFonts w:ascii="Arial" w:hAnsi="Arial" w:cs="Arial"/>
          <w:sz w:val="22"/>
          <w:szCs w:val="22"/>
        </w:rPr>
      </w:pPr>
    </w:p>
    <w:p w14:paraId="61BA3CC1" w14:textId="478989CB" w:rsidR="000A551C" w:rsidRPr="0095454A" w:rsidRDefault="00077454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Shicheng Guo</w:t>
      </w:r>
      <w:r w:rsidRPr="0095454A">
        <w:rPr>
          <w:rFonts w:ascii="Arial" w:hAnsi="Arial" w:cs="Arial"/>
          <w:sz w:val="22"/>
          <w:szCs w:val="22"/>
          <w:vertAlign w:val="superscript"/>
        </w:rPr>
        <w:t>1</w:t>
      </w:r>
      <w:r w:rsidR="00983269" w:rsidRPr="0095454A">
        <w:rPr>
          <w:rFonts w:ascii="Arial" w:hAnsi="Arial" w:cs="Arial"/>
          <w:sz w:val="22"/>
          <w:szCs w:val="22"/>
          <w:vertAlign w:val="superscript"/>
        </w:rPr>
        <w:t>#</w:t>
      </w:r>
      <w:r w:rsidRPr="0095454A">
        <w:rPr>
          <w:rFonts w:ascii="Arial" w:hAnsi="Arial" w:cs="Arial"/>
          <w:sz w:val="22"/>
          <w:szCs w:val="22"/>
        </w:rPr>
        <w:t xml:space="preserve">, </w:t>
      </w:r>
      <w:r w:rsidR="00445322" w:rsidRPr="0095454A">
        <w:rPr>
          <w:rFonts w:ascii="Arial" w:hAnsi="Arial" w:cs="Arial"/>
          <w:sz w:val="22"/>
          <w:szCs w:val="22"/>
        </w:rPr>
        <w:t xml:space="preserve">Jian </w:t>
      </w:r>
      <w:r w:rsidR="009357B4" w:rsidRPr="0095454A">
        <w:rPr>
          <w:rFonts w:ascii="Arial" w:hAnsi="Arial" w:cs="Arial"/>
          <w:sz w:val="22"/>
          <w:szCs w:val="22"/>
        </w:rPr>
        <w:t>Shi</w:t>
      </w:r>
      <w:r w:rsidR="009357B4" w:rsidRPr="0095454A">
        <w:rPr>
          <w:rFonts w:ascii="Arial" w:hAnsi="Arial" w:cs="Arial"/>
          <w:sz w:val="22"/>
          <w:szCs w:val="22"/>
          <w:vertAlign w:val="superscript"/>
        </w:rPr>
        <w:t>2</w:t>
      </w:r>
      <w:r w:rsidR="00C36658" w:rsidRPr="0095454A">
        <w:rPr>
          <w:rFonts w:ascii="Arial" w:hAnsi="Arial" w:cs="Arial"/>
          <w:sz w:val="22"/>
          <w:szCs w:val="22"/>
          <w:vertAlign w:val="superscript"/>
        </w:rPr>
        <w:t>#</w:t>
      </w:r>
      <w:r w:rsidR="00445322" w:rsidRPr="0095454A">
        <w:rPr>
          <w:rFonts w:ascii="Arial" w:hAnsi="Arial" w:cs="Arial"/>
          <w:sz w:val="22"/>
          <w:szCs w:val="22"/>
        </w:rPr>
        <w:t xml:space="preserve">, </w:t>
      </w:r>
      <w:r w:rsidR="00B12C69" w:rsidRPr="0095454A">
        <w:rPr>
          <w:rFonts w:ascii="Arial" w:hAnsi="Arial" w:cs="Arial"/>
          <w:sz w:val="22"/>
          <w:szCs w:val="22"/>
        </w:rPr>
        <w:t xml:space="preserve">Shaoqing </w:t>
      </w:r>
      <w:r w:rsidR="009357B4" w:rsidRPr="0095454A">
        <w:rPr>
          <w:rFonts w:ascii="Arial" w:hAnsi="Arial" w:cs="Arial"/>
          <w:sz w:val="22"/>
          <w:szCs w:val="22"/>
        </w:rPr>
        <w:t>Ju</w:t>
      </w:r>
      <w:r w:rsidR="009357B4" w:rsidRPr="0095454A">
        <w:rPr>
          <w:rFonts w:ascii="Arial" w:hAnsi="Arial" w:cs="Arial"/>
          <w:sz w:val="22"/>
          <w:szCs w:val="22"/>
          <w:vertAlign w:val="superscript"/>
        </w:rPr>
        <w:t>2</w:t>
      </w:r>
      <w:r w:rsidR="00214E3D" w:rsidRPr="0095454A">
        <w:rPr>
          <w:rFonts w:ascii="Arial" w:hAnsi="Arial" w:cs="Arial"/>
          <w:sz w:val="22"/>
          <w:szCs w:val="22"/>
        </w:rPr>
        <w:t xml:space="preserve">, </w:t>
      </w:r>
      <w:r w:rsidR="004B1F0E" w:rsidRPr="0095454A">
        <w:rPr>
          <w:rFonts w:ascii="Arial" w:hAnsi="Arial" w:cs="Arial"/>
          <w:sz w:val="22"/>
          <w:szCs w:val="22"/>
        </w:rPr>
        <w:t>Steven J. Schrodi</w:t>
      </w:r>
      <w:r w:rsidR="004B1F0E" w:rsidRPr="0095454A">
        <w:rPr>
          <w:rFonts w:ascii="Arial" w:hAnsi="Arial" w:cs="Arial"/>
          <w:sz w:val="22"/>
          <w:szCs w:val="22"/>
          <w:vertAlign w:val="superscript"/>
        </w:rPr>
        <w:t>1,</w:t>
      </w:r>
      <w:r w:rsidR="001E7932" w:rsidRPr="0095454A">
        <w:rPr>
          <w:rFonts w:ascii="Arial" w:hAnsi="Arial" w:cs="Arial"/>
          <w:sz w:val="22"/>
          <w:szCs w:val="22"/>
          <w:vertAlign w:val="superscript"/>
        </w:rPr>
        <w:t>3</w:t>
      </w:r>
      <w:r w:rsidR="004B7331" w:rsidRPr="0095454A">
        <w:rPr>
          <w:rFonts w:ascii="Arial" w:hAnsi="Arial" w:cs="Arial"/>
          <w:sz w:val="22"/>
          <w:szCs w:val="22"/>
          <w:vertAlign w:val="superscript"/>
        </w:rPr>
        <w:t>,4</w:t>
      </w:r>
      <w:r w:rsidR="00475364" w:rsidRPr="0095454A">
        <w:rPr>
          <w:rFonts w:ascii="Arial" w:hAnsi="Arial" w:cs="Arial"/>
          <w:sz w:val="22"/>
          <w:szCs w:val="22"/>
          <w:vertAlign w:val="superscript"/>
        </w:rPr>
        <w:t>*</w:t>
      </w:r>
      <w:r w:rsidR="004B1F0E" w:rsidRPr="0095454A">
        <w:rPr>
          <w:rFonts w:ascii="Arial" w:hAnsi="Arial" w:cs="Arial"/>
          <w:sz w:val="22"/>
          <w:szCs w:val="22"/>
        </w:rPr>
        <w:t xml:space="preserve">, </w:t>
      </w:r>
      <w:r w:rsidRPr="0095454A">
        <w:rPr>
          <w:rFonts w:ascii="Arial" w:hAnsi="Arial" w:cs="Arial"/>
          <w:sz w:val="22"/>
          <w:szCs w:val="22"/>
        </w:rPr>
        <w:t xml:space="preserve">Weifeng </w:t>
      </w:r>
      <w:r w:rsidR="009357B4" w:rsidRPr="0095454A">
        <w:rPr>
          <w:rFonts w:ascii="Arial" w:hAnsi="Arial" w:cs="Arial"/>
          <w:sz w:val="22"/>
          <w:szCs w:val="22"/>
        </w:rPr>
        <w:t>Ding</w:t>
      </w:r>
      <w:r w:rsidR="009357B4" w:rsidRPr="0095454A">
        <w:rPr>
          <w:rFonts w:ascii="Arial" w:hAnsi="Arial" w:cs="Arial"/>
          <w:sz w:val="22"/>
          <w:szCs w:val="22"/>
          <w:vertAlign w:val="superscript"/>
        </w:rPr>
        <w:t>2</w:t>
      </w:r>
      <w:r w:rsidR="00983269" w:rsidRPr="0095454A">
        <w:rPr>
          <w:rFonts w:ascii="Arial" w:hAnsi="Arial" w:cs="Arial"/>
          <w:sz w:val="22"/>
          <w:szCs w:val="22"/>
          <w:vertAlign w:val="superscript"/>
        </w:rPr>
        <w:t>*</w:t>
      </w:r>
    </w:p>
    <w:p w14:paraId="40B9ABF4" w14:textId="77777777" w:rsidR="00077454" w:rsidRPr="0095454A" w:rsidRDefault="00077454" w:rsidP="003E48FE">
      <w:pPr>
        <w:jc w:val="both"/>
        <w:rPr>
          <w:rFonts w:ascii="Arial" w:hAnsi="Arial" w:cs="Arial"/>
          <w:sz w:val="22"/>
          <w:szCs w:val="22"/>
        </w:rPr>
      </w:pPr>
    </w:p>
    <w:p w14:paraId="2E068270" w14:textId="77777777" w:rsidR="00077454" w:rsidRPr="0095454A" w:rsidRDefault="00077454" w:rsidP="003E48FE">
      <w:pPr>
        <w:shd w:val="clear" w:color="auto" w:fill="FFFFFF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  <w:vertAlign w:val="superscript"/>
        </w:rPr>
        <w:t>1</w:t>
      </w:r>
      <w:r w:rsidR="004B7331" w:rsidRPr="0095454A">
        <w:rPr>
          <w:rFonts w:ascii="Arial" w:hAnsi="Arial" w:cs="Arial"/>
          <w:sz w:val="22"/>
          <w:szCs w:val="22"/>
          <w:vertAlign w:val="superscript"/>
        </w:rPr>
        <w:t>.</w:t>
      </w:r>
      <w:r w:rsidRPr="0095454A">
        <w:rPr>
          <w:rFonts w:ascii="Arial" w:hAnsi="Arial" w:cs="Arial"/>
          <w:sz w:val="22"/>
          <w:szCs w:val="22"/>
        </w:rPr>
        <w:t>Center for Precision Medicine Research, Marshfield Clinic Research Institute, Marshfield, WI</w:t>
      </w:r>
      <w:r w:rsidR="00D54739" w:rsidRPr="0095454A">
        <w:rPr>
          <w:rFonts w:ascii="Arial" w:hAnsi="Arial" w:cs="Arial"/>
          <w:sz w:val="22"/>
          <w:szCs w:val="22"/>
        </w:rPr>
        <w:t xml:space="preserve"> 54449</w:t>
      </w:r>
      <w:r w:rsidRPr="0095454A">
        <w:rPr>
          <w:rFonts w:ascii="Arial" w:hAnsi="Arial" w:cs="Arial"/>
          <w:sz w:val="22"/>
          <w:szCs w:val="22"/>
        </w:rPr>
        <w:t>, USA</w:t>
      </w:r>
    </w:p>
    <w:p w14:paraId="4AC6D183" w14:textId="77777777" w:rsidR="009357B4" w:rsidRPr="0095454A" w:rsidRDefault="009357B4" w:rsidP="00887F15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  <w:vertAlign w:val="superscript"/>
        </w:rPr>
        <w:t>2</w:t>
      </w:r>
      <w:r w:rsidR="004B7331" w:rsidRPr="0095454A">
        <w:rPr>
          <w:rFonts w:ascii="Arial" w:hAnsi="Arial" w:cs="Arial"/>
          <w:sz w:val="22"/>
          <w:szCs w:val="22"/>
          <w:vertAlign w:val="superscript"/>
        </w:rPr>
        <w:t>.</w:t>
      </w:r>
      <w:r w:rsidRPr="0095454A">
        <w:rPr>
          <w:rFonts w:ascii="Arial" w:hAnsi="Arial" w:cs="Arial"/>
          <w:sz w:val="22"/>
          <w:szCs w:val="22"/>
        </w:rPr>
        <w:t>Department of Laboratory Medicine, Affiliated Hospital of Nantong University, Nantong, Jiangsu Province, China</w:t>
      </w:r>
    </w:p>
    <w:p w14:paraId="48606BBA" w14:textId="77777777" w:rsidR="002B6273" w:rsidRPr="0095454A" w:rsidRDefault="009357B4" w:rsidP="002B6273">
      <w:pPr>
        <w:shd w:val="clear" w:color="auto" w:fill="FFFFFF"/>
        <w:rPr>
          <w:rFonts w:ascii="Arial" w:hAnsi="Arial" w:cs="Arial"/>
          <w:sz w:val="22"/>
        </w:rPr>
      </w:pPr>
      <w:r w:rsidRPr="0095454A">
        <w:rPr>
          <w:rFonts w:ascii="Arial" w:hAnsi="Arial" w:cs="Arial"/>
          <w:sz w:val="22"/>
          <w:vertAlign w:val="superscript"/>
        </w:rPr>
        <w:t>3</w:t>
      </w:r>
      <w:r w:rsidR="004B7331" w:rsidRPr="0095454A">
        <w:rPr>
          <w:rFonts w:ascii="Arial" w:hAnsi="Arial" w:cs="Arial"/>
          <w:sz w:val="22"/>
          <w:vertAlign w:val="superscript"/>
        </w:rPr>
        <w:t>.</w:t>
      </w:r>
      <w:r w:rsidR="002B6273" w:rsidRPr="0095454A">
        <w:rPr>
          <w:rFonts w:ascii="Arial" w:hAnsi="Arial" w:cs="Arial"/>
          <w:sz w:val="22"/>
        </w:rPr>
        <w:t>Computation and Informatics in Biology and Medicine, University of Wisconsin-Madison, Madison, WI, USA</w:t>
      </w:r>
    </w:p>
    <w:p w14:paraId="36118FF2" w14:textId="77777777" w:rsidR="00077454" w:rsidRPr="0095454A" w:rsidRDefault="004B7331" w:rsidP="003E48FE">
      <w:pPr>
        <w:shd w:val="clear" w:color="auto" w:fill="FFFFFF"/>
        <w:rPr>
          <w:rFonts w:ascii="Arial" w:hAnsi="Arial" w:cs="Arial"/>
          <w:sz w:val="22"/>
          <w:szCs w:val="22"/>
          <w:vertAlign w:val="superscript"/>
        </w:rPr>
      </w:pPr>
      <w:r w:rsidRPr="0095454A">
        <w:rPr>
          <w:rFonts w:ascii="Arial" w:hAnsi="Arial" w:cs="Arial"/>
          <w:sz w:val="22"/>
          <w:vertAlign w:val="superscript"/>
        </w:rPr>
        <w:t>4.</w:t>
      </w:r>
      <w:r w:rsidRPr="0095454A">
        <w:rPr>
          <w:rFonts w:ascii="Arial" w:hAnsi="Arial" w:cs="Arial"/>
          <w:sz w:val="22"/>
        </w:rPr>
        <w:t>Department of Medical Genetics, School of Medicine and Public Health, University of Wisconsin-Madison, Madison, WI, USA</w:t>
      </w:r>
    </w:p>
    <w:p w14:paraId="5ACBF46E" w14:textId="77777777" w:rsidR="008860D6" w:rsidRPr="0095454A" w:rsidRDefault="008860D6" w:rsidP="003E48FE">
      <w:pPr>
        <w:jc w:val="both"/>
        <w:rPr>
          <w:rFonts w:ascii="Arial" w:hAnsi="Arial" w:cs="Arial"/>
          <w:sz w:val="22"/>
          <w:szCs w:val="22"/>
        </w:rPr>
      </w:pPr>
    </w:p>
    <w:p w14:paraId="5D6CFEAB" w14:textId="13570D4D" w:rsidR="00B02066" w:rsidRPr="0095454A" w:rsidRDefault="00C36658" w:rsidP="009832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20"/>
        <w:rPr>
          <w:rFonts w:ascii="Arial" w:hAnsi="Arial" w:cs="Arial"/>
          <w:sz w:val="22"/>
          <w:lang w:eastAsia="zh-CN"/>
        </w:rPr>
      </w:pPr>
      <w:r w:rsidRPr="0095454A">
        <w:rPr>
          <w:rFonts w:ascii="Arial" w:hAnsi="Arial" w:cs="Arial"/>
          <w:sz w:val="22"/>
        </w:rPr>
        <w:t>#</w:t>
      </w:r>
      <w:r w:rsidRPr="0095454A">
        <w:rPr>
          <w:rFonts w:ascii="Arial" w:hAnsi="Arial" w:cs="Arial"/>
          <w:sz w:val="22"/>
          <w:szCs w:val="22"/>
        </w:rPr>
        <w:t xml:space="preserve"> These authors contributed equally to the manuscript</w:t>
      </w:r>
      <w:ins w:id="1" w:author="Andreae, Emily A" w:date="2019-12-19T08:05:00Z">
        <w:r w:rsidR="00D307ED">
          <w:rPr>
            <w:rFonts w:ascii="Arial" w:hAnsi="Arial" w:cs="Arial"/>
            <w:sz w:val="22"/>
            <w:szCs w:val="22"/>
          </w:rPr>
          <w:t>.</w:t>
        </w:r>
      </w:ins>
      <w:r w:rsidRPr="0095454A" w:rsidDel="009357B4">
        <w:rPr>
          <w:rFonts w:ascii="Arial" w:hAnsi="Arial" w:cs="Arial"/>
          <w:sz w:val="22"/>
        </w:rPr>
        <w:t xml:space="preserve"> </w:t>
      </w:r>
    </w:p>
    <w:p w14:paraId="3972D6BD" w14:textId="17EC7FB7" w:rsidR="00983269" w:rsidRPr="0095454A" w:rsidRDefault="00983269" w:rsidP="009832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20"/>
        <w:rPr>
          <w:rFonts w:ascii="Arial" w:hAnsi="Arial" w:cs="Arial"/>
          <w:sz w:val="22"/>
        </w:rPr>
      </w:pPr>
      <w:r w:rsidRPr="0095454A">
        <w:rPr>
          <w:rFonts w:ascii="Arial" w:hAnsi="Arial" w:cs="Arial"/>
          <w:sz w:val="22"/>
        </w:rPr>
        <w:t>* Corresponding Author</w:t>
      </w:r>
      <w:commentRangeStart w:id="2"/>
      <w:ins w:id="3" w:author="Andreae, Emily A" w:date="2019-12-19T08:04:00Z">
        <w:r w:rsidR="00D307ED">
          <w:rPr>
            <w:rFonts w:ascii="Arial" w:hAnsi="Arial" w:cs="Arial"/>
            <w:sz w:val="22"/>
          </w:rPr>
          <w:t>s</w:t>
        </w:r>
        <w:commentRangeEnd w:id="2"/>
        <w:r w:rsidR="00D307ED">
          <w:rPr>
            <w:rStyle w:val="CommentReference"/>
          </w:rPr>
          <w:commentReference w:id="2"/>
        </w:r>
      </w:ins>
    </w:p>
    <w:p w14:paraId="22CDA1C9" w14:textId="1377C034" w:rsidR="00983269" w:rsidRPr="0095454A" w:rsidRDefault="00983269" w:rsidP="003E48FE">
      <w:pPr>
        <w:jc w:val="both"/>
        <w:rPr>
          <w:rFonts w:ascii="Arial" w:hAnsi="Arial" w:cs="Arial"/>
          <w:sz w:val="22"/>
          <w:szCs w:val="22"/>
        </w:rPr>
      </w:pPr>
    </w:p>
    <w:p w14:paraId="78087516" w14:textId="242D608D" w:rsidR="008E3E66" w:rsidRPr="0095454A" w:rsidRDefault="00D307ED" w:rsidP="003E48FE">
      <w:pPr>
        <w:jc w:val="both"/>
        <w:rPr>
          <w:rFonts w:ascii="Arial" w:hAnsi="Arial" w:cs="Arial"/>
          <w:sz w:val="22"/>
          <w:szCs w:val="22"/>
        </w:rPr>
      </w:pPr>
      <w:ins w:id="4" w:author="Andreae, Emily A" w:date="2019-12-19T08:05:00Z">
        <w:r>
          <w:rPr>
            <w:rFonts w:ascii="Arial" w:hAnsi="Arial" w:cs="Arial"/>
            <w:sz w:val="22"/>
            <w:szCs w:val="22"/>
          </w:rPr>
          <w:t>Information for Corresponding Authors:</w:t>
        </w:r>
      </w:ins>
    </w:p>
    <w:p w14:paraId="2F753163" w14:textId="77777777" w:rsidR="00475364" w:rsidRPr="0095454A" w:rsidRDefault="00475364" w:rsidP="00475364">
      <w:pPr>
        <w:rPr>
          <w:rFonts w:ascii="Arial" w:hAnsi="Arial" w:cs="Arial"/>
          <w:noProof/>
          <w:sz w:val="22"/>
        </w:rPr>
      </w:pPr>
      <w:r w:rsidRPr="0095454A">
        <w:rPr>
          <w:rFonts w:ascii="Arial" w:hAnsi="Arial" w:cs="Arial"/>
          <w:noProof/>
          <w:sz w:val="22"/>
        </w:rPr>
        <w:t>Steven J. Schrodi, Ph.D.</w:t>
      </w:r>
    </w:p>
    <w:p w14:paraId="3DF45E15" w14:textId="77777777" w:rsidR="00475364" w:rsidRPr="0095454A" w:rsidRDefault="00475364" w:rsidP="00475364">
      <w:pPr>
        <w:rPr>
          <w:rFonts w:ascii="Arial" w:hAnsi="Arial" w:cs="Arial"/>
          <w:noProof/>
          <w:sz w:val="22"/>
        </w:rPr>
      </w:pPr>
      <w:r w:rsidRPr="0095454A">
        <w:rPr>
          <w:rFonts w:ascii="Arial" w:hAnsi="Arial" w:cs="Arial"/>
          <w:noProof/>
          <w:sz w:val="22"/>
        </w:rPr>
        <w:t>Department of Medical Genetics</w:t>
      </w:r>
    </w:p>
    <w:p w14:paraId="62CA3188" w14:textId="77777777" w:rsidR="00475364" w:rsidRPr="0095454A" w:rsidRDefault="00475364" w:rsidP="00475364">
      <w:pPr>
        <w:rPr>
          <w:rFonts w:ascii="Arial" w:hAnsi="Arial" w:cs="Arial"/>
          <w:noProof/>
          <w:sz w:val="22"/>
        </w:rPr>
      </w:pPr>
      <w:r w:rsidRPr="0095454A">
        <w:rPr>
          <w:rFonts w:ascii="Arial" w:hAnsi="Arial" w:cs="Arial"/>
          <w:noProof/>
          <w:sz w:val="22"/>
        </w:rPr>
        <w:t>School of Medicine and Public Health</w:t>
      </w:r>
    </w:p>
    <w:p w14:paraId="01DB0973" w14:textId="77777777" w:rsidR="00475364" w:rsidRPr="0095454A" w:rsidRDefault="00475364" w:rsidP="00475364">
      <w:pPr>
        <w:rPr>
          <w:rFonts w:ascii="Arial" w:hAnsi="Arial" w:cs="Arial"/>
          <w:noProof/>
          <w:sz w:val="22"/>
        </w:rPr>
      </w:pPr>
      <w:r w:rsidRPr="0095454A">
        <w:rPr>
          <w:rFonts w:ascii="Arial" w:hAnsi="Arial" w:cs="Arial"/>
          <w:noProof/>
          <w:sz w:val="22"/>
        </w:rPr>
        <w:t>University of Wisconsin-Madison</w:t>
      </w:r>
    </w:p>
    <w:p w14:paraId="4B06287D" w14:textId="77777777" w:rsidR="00475364" w:rsidRPr="0095454A" w:rsidRDefault="00475364" w:rsidP="00475364">
      <w:pPr>
        <w:rPr>
          <w:rFonts w:ascii="Arial" w:hAnsi="Arial" w:cs="Arial"/>
          <w:noProof/>
          <w:sz w:val="22"/>
        </w:rPr>
      </w:pPr>
      <w:r w:rsidRPr="0095454A">
        <w:rPr>
          <w:rFonts w:ascii="Arial" w:hAnsi="Arial" w:cs="Arial"/>
          <w:noProof/>
          <w:sz w:val="22"/>
        </w:rPr>
        <w:t>Madison, WI, 53706</w:t>
      </w:r>
    </w:p>
    <w:p w14:paraId="464C2797" w14:textId="77777777" w:rsidR="00475364" w:rsidRPr="0095454A" w:rsidRDefault="00475364" w:rsidP="00475364">
      <w:pPr>
        <w:rPr>
          <w:rFonts w:ascii="Arial" w:hAnsi="Arial" w:cs="Arial"/>
          <w:noProof/>
          <w:sz w:val="22"/>
        </w:rPr>
      </w:pPr>
      <w:r w:rsidRPr="0095454A">
        <w:rPr>
          <w:rFonts w:ascii="Arial" w:hAnsi="Arial" w:cs="Arial"/>
          <w:noProof/>
          <w:sz w:val="22"/>
        </w:rPr>
        <w:t>Tel: (608) 262-1069</w:t>
      </w:r>
    </w:p>
    <w:p w14:paraId="7297B713" w14:textId="636A021E" w:rsidR="00475364" w:rsidRDefault="00475364" w:rsidP="00475364">
      <w:pPr>
        <w:rPr>
          <w:rStyle w:val="Hyperlink"/>
          <w:rFonts w:ascii="Arial" w:hAnsi="Arial" w:cs="Arial"/>
          <w:noProof/>
          <w:color w:val="auto"/>
          <w:sz w:val="22"/>
        </w:rPr>
      </w:pPr>
      <w:r w:rsidRPr="0095454A">
        <w:rPr>
          <w:rFonts w:ascii="Arial" w:hAnsi="Arial" w:cs="Arial"/>
          <w:noProof/>
          <w:sz w:val="22"/>
        </w:rPr>
        <w:t xml:space="preserve">Email: </w:t>
      </w:r>
      <w:hyperlink r:id="rId7" w:history="1">
        <w:r w:rsidRPr="0095454A">
          <w:rPr>
            <w:rStyle w:val="Hyperlink"/>
            <w:rFonts w:ascii="Arial" w:hAnsi="Arial" w:cs="Arial"/>
            <w:noProof/>
            <w:color w:val="auto"/>
            <w:sz w:val="22"/>
          </w:rPr>
          <w:t>schrodi@wisc.edu</w:t>
        </w:r>
      </w:hyperlink>
    </w:p>
    <w:p w14:paraId="74E014AF" w14:textId="77777777" w:rsidR="004E4B6F" w:rsidRPr="0095454A" w:rsidRDefault="004E4B6F" w:rsidP="00475364">
      <w:pPr>
        <w:rPr>
          <w:rStyle w:val="Hyperlink"/>
          <w:rFonts w:ascii="Arial" w:hAnsi="Arial" w:cs="Arial"/>
          <w:noProof/>
          <w:color w:val="auto"/>
          <w:sz w:val="22"/>
        </w:rPr>
      </w:pPr>
    </w:p>
    <w:p w14:paraId="7F263C92" w14:textId="042C4889" w:rsidR="008E3E66" w:rsidRPr="0095454A" w:rsidRDefault="00F24E6D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Weifeng Ding, Ph.D.</w:t>
      </w:r>
    </w:p>
    <w:p w14:paraId="6545C255" w14:textId="5EA53B7B" w:rsidR="00F24E6D" w:rsidRPr="0095454A" w:rsidRDefault="00F24E6D" w:rsidP="00F24E6D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Department of Laboratory Medicine</w:t>
      </w:r>
    </w:p>
    <w:p w14:paraId="6340B8DC" w14:textId="77777777" w:rsidR="00F24E6D" w:rsidRPr="0095454A" w:rsidRDefault="00F24E6D" w:rsidP="00F24E6D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Affiliated Hospital of Nantong University</w:t>
      </w:r>
    </w:p>
    <w:p w14:paraId="08341265" w14:textId="77777777" w:rsidR="004551C2" w:rsidRPr="0095454A" w:rsidRDefault="004551C2" w:rsidP="00F24E6D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Nantong, </w:t>
      </w:r>
      <w:r w:rsidR="00F24E6D" w:rsidRPr="0095454A">
        <w:rPr>
          <w:rFonts w:ascii="Arial" w:hAnsi="Arial" w:cs="Arial"/>
          <w:sz w:val="22"/>
          <w:szCs w:val="22"/>
        </w:rPr>
        <w:t xml:space="preserve">Jiangsu Province, </w:t>
      </w:r>
    </w:p>
    <w:p w14:paraId="7BF2CB7F" w14:textId="6F78569B" w:rsidR="00F24E6D" w:rsidRPr="0095454A" w:rsidRDefault="00F24E6D" w:rsidP="00F24E6D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China</w:t>
      </w:r>
      <w:r w:rsidR="004551C2" w:rsidRPr="0095454A">
        <w:rPr>
          <w:rFonts w:ascii="Arial" w:hAnsi="Arial" w:cs="Arial"/>
          <w:sz w:val="22"/>
          <w:szCs w:val="22"/>
        </w:rPr>
        <w:t xml:space="preserve">, </w:t>
      </w:r>
      <w:r w:rsidR="00115441" w:rsidRPr="0095454A">
        <w:rPr>
          <w:rFonts w:ascii="Arial" w:hAnsi="Arial" w:cs="Arial"/>
          <w:color w:val="000000"/>
          <w:sz w:val="20"/>
          <w:szCs w:val="20"/>
          <w:shd w:val="clear" w:color="auto" w:fill="FFFFFF"/>
        </w:rPr>
        <w:t>226001</w:t>
      </w:r>
    </w:p>
    <w:p w14:paraId="4F301CA8" w14:textId="2D26B31D" w:rsidR="00F24E6D" w:rsidRPr="0095454A" w:rsidRDefault="00F24E6D" w:rsidP="00F24E6D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Tel:</w:t>
      </w:r>
      <w:r w:rsidR="00115441" w:rsidRPr="0095454A">
        <w:rPr>
          <w:rFonts w:ascii="Arial" w:hAnsi="Arial" w:cs="Arial"/>
          <w:sz w:val="22"/>
          <w:szCs w:val="22"/>
        </w:rPr>
        <w:t xml:space="preserve"> </w:t>
      </w:r>
      <w:r w:rsidR="00967FC7" w:rsidRPr="0095454A">
        <w:rPr>
          <w:rFonts w:ascii="Arial" w:hAnsi="Arial" w:cs="Arial"/>
          <w:sz w:val="22"/>
          <w:szCs w:val="22"/>
        </w:rPr>
        <w:t>+86-152-167-60764</w:t>
      </w:r>
    </w:p>
    <w:p w14:paraId="75555BDF" w14:textId="58A810A7" w:rsidR="00F24E6D" w:rsidRPr="0095454A" w:rsidRDefault="00F24E6D" w:rsidP="00F24E6D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Email: </w:t>
      </w:r>
      <w:hyperlink r:id="rId8" w:history="1">
        <w:r w:rsidR="0057105C" w:rsidRPr="0095454A">
          <w:rPr>
            <w:rStyle w:val="Hyperlink"/>
            <w:rFonts w:ascii="Arial" w:hAnsi="Arial" w:cs="Arial"/>
            <w:color w:val="auto"/>
            <w:sz w:val="22"/>
            <w:szCs w:val="22"/>
          </w:rPr>
          <w:t>dingweifeng.ntu@163.com</w:t>
        </w:r>
      </w:hyperlink>
    </w:p>
    <w:p w14:paraId="5E6FE1E6" w14:textId="26B9F719" w:rsidR="00D307ED" w:rsidRDefault="00D307ED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AACE023" w14:textId="7EA36BEA" w:rsidR="003A01EE" w:rsidRPr="0095454A" w:rsidRDefault="003A01EE" w:rsidP="003A01E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lastRenderedPageBreak/>
        <w:t>Highlights</w:t>
      </w:r>
    </w:p>
    <w:p w14:paraId="551F9746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37FB3C4F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High-throughput screening identifies </w:t>
      </w:r>
      <w:del w:id="5" w:author="Andreae, Emily A" w:date="2019-12-19T08:06:00Z">
        <w:r w:rsidRPr="0095454A" w:rsidDel="00D307ED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Pr="0095454A">
        <w:rPr>
          <w:rFonts w:ascii="Arial" w:hAnsi="Arial" w:cs="Arial"/>
          <w:sz w:val="22"/>
          <w:szCs w:val="22"/>
        </w:rPr>
        <w:t xml:space="preserve">ncRNA </w:t>
      </w:r>
      <w:r w:rsidRPr="0095454A">
        <w:rPr>
          <w:rFonts w:ascii="Arial" w:hAnsi="Arial" w:cs="Arial"/>
          <w:i/>
          <w:sz w:val="22"/>
          <w:szCs w:val="22"/>
        </w:rPr>
        <w:t>PANC754</w:t>
      </w:r>
      <w:r w:rsidRPr="0095454A">
        <w:rPr>
          <w:rFonts w:ascii="Arial" w:hAnsi="Arial" w:cs="Arial"/>
          <w:sz w:val="22"/>
          <w:szCs w:val="22"/>
        </w:rPr>
        <w:t xml:space="preserve"> as being ubiquitously downregulated across human cancers. </w:t>
      </w:r>
    </w:p>
    <w:p w14:paraId="3C458169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51826366" w14:textId="24297A1B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Overexpression of PANC754 significantly suppresses tumor growth, migration</w:t>
      </w:r>
      <w:ins w:id="6" w:author="Andreae, Emily A" w:date="2019-12-19T08:06:00Z">
        <w:r w:rsidR="00D307ED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invasion</w:t>
      </w:r>
      <w:ins w:id="7" w:author="Andreae, Emily A" w:date="2019-12-19T08:06:00Z">
        <w:r w:rsidR="00D307ED">
          <w:rPr>
            <w:rFonts w:ascii="Arial" w:hAnsi="Arial" w:cs="Arial"/>
            <w:sz w:val="22"/>
            <w:szCs w:val="22"/>
          </w:rPr>
          <w:t>.</w:t>
        </w:r>
      </w:ins>
    </w:p>
    <w:p w14:paraId="122C1A1F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40F2D77A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Overexpression of PANC754 significantly increases cell apoptosis and downregulation of oncogenes.</w:t>
      </w:r>
    </w:p>
    <w:p w14:paraId="3F413059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42E895AE" w14:textId="716BC80E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High-expression of PANC754 is positively correlated with survival times in cancer patients</w:t>
      </w:r>
      <w:ins w:id="8" w:author="Andreae, Emily A" w:date="2019-12-19T08:06:00Z">
        <w:r w:rsidR="00D307ED">
          <w:rPr>
            <w:rFonts w:ascii="Arial" w:hAnsi="Arial" w:cs="Arial"/>
            <w:sz w:val="22"/>
            <w:szCs w:val="22"/>
          </w:rPr>
          <w:t>.</w:t>
        </w:r>
      </w:ins>
    </w:p>
    <w:p w14:paraId="6FC31BC2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2B0CE2BB" w14:textId="5315DFBC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  <w:lang w:eastAsia="zh-CN"/>
        </w:rPr>
        <w:t xml:space="preserve">The pan-cancer suppression role of </w:t>
      </w:r>
      <w:r w:rsidRPr="0095454A">
        <w:rPr>
          <w:rFonts w:ascii="Arial" w:hAnsi="Arial" w:cs="Arial"/>
          <w:sz w:val="22"/>
          <w:szCs w:val="22"/>
        </w:rPr>
        <w:t>PANC754 is KPNA4 and MTMR8 dependent</w:t>
      </w:r>
      <w:ins w:id="9" w:author="Andreae, Emily A" w:date="2019-12-19T08:10:00Z">
        <w:r w:rsidR="00D307ED">
          <w:rPr>
            <w:rFonts w:ascii="Arial" w:hAnsi="Arial" w:cs="Arial"/>
            <w:sz w:val="22"/>
            <w:szCs w:val="22"/>
          </w:rPr>
          <w:t>.</w:t>
        </w:r>
      </w:ins>
    </w:p>
    <w:p w14:paraId="2862E026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743DDED4" w14:textId="11D2EFB4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  <w:lang w:eastAsia="zh-CN"/>
        </w:rPr>
        <w:t xml:space="preserve">The pan </w:t>
      </w:r>
      <w:del w:id="10" w:author="Andreae, Emily A" w:date="2019-12-20T08:41:00Z">
        <w:r w:rsidRPr="0095454A" w:rsidDel="00A73C1C">
          <w:rPr>
            <w:rFonts w:ascii="Arial" w:hAnsi="Arial" w:cs="Arial"/>
            <w:sz w:val="22"/>
            <w:szCs w:val="22"/>
            <w:lang w:eastAsia="zh-CN"/>
          </w:rPr>
          <w:delText>pesudogene</w:delText>
        </w:r>
      </w:del>
      <w:ins w:id="11" w:author="Andreae, Emily A" w:date="2019-12-20T08:41:00Z">
        <w:r w:rsidR="00A73C1C" w:rsidRPr="0095454A">
          <w:rPr>
            <w:rFonts w:ascii="Arial" w:hAnsi="Arial" w:cs="Arial"/>
            <w:sz w:val="22"/>
            <w:szCs w:val="22"/>
            <w:lang w:eastAsia="zh-CN"/>
          </w:rPr>
          <w:t>pseudogene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12" w:author="Andreae, Emily A" w:date="2019-12-20T07:43:00Z">
        <w:r w:rsidR="00756C0F">
          <w:rPr>
            <w:rFonts w:ascii="Arial" w:hAnsi="Arial" w:cs="Arial"/>
            <w:i/>
            <w:sz w:val="22"/>
            <w:szCs w:val="22"/>
            <w:lang w:eastAsia="zh-CN"/>
          </w:rPr>
          <w:t>PANC754</w:t>
        </w:r>
        <w:r w:rsidR="00756C0F" w:rsidRPr="00756C0F">
          <w:rPr>
            <w:rFonts w:ascii="Arial" w:hAnsi="Arial" w:cs="Arial"/>
            <w:sz w:val="22"/>
            <w:szCs w:val="22"/>
            <w:lang w:eastAsia="zh-CN"/>
          </w:rPr>
          <w:t xml:space="preserve">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>can regulate its original gene</w:t>
      </w:r>
      <w:ins w:id="13" w:author="Andreae, Emily A" w:date="2019-12-19T08:10:00Z">
        <w:r w:rsidR="00D307ED">
          <w:rPr>
            <w:rFonts w:ascii="Arial" w:hAnsi="Arial" w:cs="Arial"/>
            <w:sz w:val="22"/>
            <w:szCs w:val="22"/>
            <w:lang w:eastAsia="zh-CN"/>
          </w:rPr>
          <w:t>.</w:t>
        </w:r>
      </w:ins>
    </w:p>
    <w:p w14:paraId="049A60BB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317DA733" w14:textId="7777777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</w:p>
    <w:p w14:paraId="3C840B05" w14:textId="7975D2E7" w:rsidR="003A01EE" w:rsidRPr="0095454A" w:rsidRDefault="003A01EE" w:rsidP="003A01E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Run</w:t>
      </w:r>
      <w:ins w:id="14" w:author="Andreae, Emily A" w:date="2019-12-19T08:11:00Z">
        <w:r w:rsidR="00D307ED">
          <w:rPr>
            <w:rFonts w:ascii="Arial" w:hAnsi="Arial" w:cs="Arial"/>
            <w:sz w:val="22"/>
            <w:szCs w:val="22"/>
          </w:rPr>
          <w:t>ning</w:t>
        </w:r>
      </w:ins>
      <w:r w:rsidRPr="0095454A">
        <w:rPr>
          <w:rFonts w:ascii="Arial" w:hAnsi="Arial" w:cs="Arial"/>
          <w:sz w:val="22"/>
          <w:szCs w:val="22"/>
        </w:rPr>
        <w:t xml:space="preserve"> title: </w:t>
      </w:r>
      <w:r w:rsidRPr="00756C0F">
        <w:rPr>
          <w:rFonts w:ascii="Arial" w:hAnsi="Arial" w:cs="Arial"/>
          <w:i/>
          <w:sz w:val="22"/>
          <w:szCs w:val="22"/>
        </w:rPr>
        <w:t>PANC754</w:t>
      </w:r>
      <w:r w:rsidRPr="0095454A">
        <w:rPr>
          <w:rFonts w:ascii="Arial" w:hAnsi="Arial" w:cs="Arial"/>
          <w:sz w:val="22"/>
          <w:szCs w:val="22"/>
        </w:rPr>
        <w:t xml:space="preserve"> </w:t>
      </w:r>
      <w:del w:id="15" w:author="Andreae, Emily A" w:date="2019-12-20T08:42:00Z">
        <w:r w:rsidRPr="0095454A" w:rsidDel="00A73C1C">
          <w:rPr>
            <w:rFonts w:ascii="Arial" w:hAnsi="Arial" w:cs="Arial"/>
            <w:sz w:val="22"/>
            <w:szCs w:val="22"/>
          </w:rPr>
          <w:delText xml:space="preserve">is </w:delText>
        </w:r>
      </w:del>
      <w:r w:rsidRPr="0095454A">
        <w:rPr>
          <w:rFonts w:ascii="Arial" w:hAnsi="Arial" w:cs="Arial"/>
          <w:sz w:val="22"/>
          <w:szCs w:val="22"/>
        </w:rPr>
        <w:t>identified as a novel pan-tumor suppressor lncRNA</w:t>
      </w:r>
      <w:ins w:id="16" w:author="Andreae, Emily A" w:date="2019-12-19T09:19:00Z">
        <w:r w:rsidR="00CE3393">
          <w:rPr>
            <w:rFonts w:ascii="Arial" w:hAnsi="Arial" w:cs="Arial"/>
            <w:sz w:val="22"/>
            <w:szCs w:val="22"/>
          </w:rPr>
          <w:t>.</w:t>
        </w:r>
      </w:ins>
    </w:p>
    <w:p w14:paraId="51DBAE5E" w14:textId="77777777" w:rsidR="00127E52" w:rsidRPr="0095454A" w:rsidRDefault="00127E52" w:rsidP="003A01EE">
      <w:pPr>
        <w:jc w:val="both"/>
        <w:rPr>
          <w:rFonts w:ascii="Arial" w:hAnsi="Arial" w:cs="Arial"/>
          <w:sz w:val="22"/>
          <w:szCs w:val="22"/>
        </w:rPr>
      </w:pPr>
    </w:p>
    <w:p w14:paraId="45C4690C" w14:textId="77777777" w:rsidR="000A551C" w:rsidRPr="0095454A" w:rsidRDefault="000A551C" w:rsidP="003E48FE">
      <w:pPr>
        <w:jc w:val="both"/>
        <w:rPr>
          <w:rFonts w:ascii="Arial" w:hAnsi="Arial" w:cs="Arial"/>
          <w:sz w:val="22"/>
          <w:szCs w:val="22"/>
        </w:rPr>
      </w:pPr>
    </w:p>
    <w:p w14:paraId="5A41465F" w14:textId="77777777" w:rsidR="00D307ED" w:rsidRDefault="00D307E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AFEC0B6" w14:textId="594F8229" w:rsidR="000A551C" w:rsidRPr="00D307ED" w:rsidRDefault="000A551C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D307ED">
        <w:rPr>
          <w:rFonts w:ascii="Arial" w:hAnsi="Arial" w:cs="Arial"/>
          <w:b/>
          <w:sz w:val="22"/>
          <w:szCs w:val="22"/>
        </w:rPr>
        <w:lastRenderedPageBreak/>
        <w:t>Abstract</w:t>
      </w:r>
    </w:p>
    <w:p w14:paraId="3A33C74E" w14:textId="77777777" w:rsidR="004B1F0E" w:rsidRPr="0095454A" w:rsidRDefault="004B1F0E" w:rsidP="004B1F0E">
      <w:pPr>
        <w:jc w:val="both"/>
        <w:rPr>
          <w:rFonts w:ascii="Arial" w:hAnsi="Arial" w:cs="Arial"/>
          <w:sz w:val="22"/>
          <w:szCs w:val="22"/>
        </w:rPr>
      </w:pPr>
    </w:p>
    <w:p w14:paraId="6F71D639" w14:textId="6DD0A651" w:rsidR="000A551C" w:rsidRPr="0095454A" w:rsidRDefault="004B1F0E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</w:rPr>
        <w:t xml:space="preserve">Tumor suppressor genes </w:t>
      </w:r>
      <w:del w:id="17" w:author="Andreae, Emily A" w:date="2019-12-19T09:22:00Z">
        <w:r w:rsidRPr="0095454A" w:rsidDel="00CE3393">
          <w:rPr>
            <w:rFonts w:ascii="Arial" w:hAnsi="Arial" w:cs="Arial"/>
            <w:sz w:val="22"/>
            <w:szCs w:val="22"/>
          </w:rPr>
          <w:delText>play important role</w:delText>
        </w:r>
        <w:r w:rsidR="00034B46" w:rsidRPr="0095454A" w:rsidDel="00CE3393">
          <w:rPr>
            <w:rFonts w:ascii="Arial" w:hAnsi="Arial" w:cs="Arial"/>
            <w:sz w:val="22"/>
            <w:szCs w:val="22"/>
          </w:rPr>
          <w:delText>s</w:delText>
        </w:r>
        <w:r w:rsidRPr="0095454A" w:rsidDel="00CE3393">
          <w:rPr>
            <w:rFonts w:ascii="Arial" w:hAnsi="Arial" w:cs="Arial"/>
            <w:sz w:val="22"/>
            <w:szCs w:val="22"/>
          </w:rPr>
          <w:delText xml:space="preserve"> in preventing </w:delText>
        </w:r>
      </w:del>
      <w:del w:id="18" w:author="Andreae, Emily A" w:date="2019-12-19T09:21:00Z">
        <w:r w:rsidRPr="0095454A" w:rsidDel="00CE3393">
          <w:rPr>
            <w:rFonts w:ascii="Arial" w:hAnsi="Arial" w:cs="Arial"/>
            <w:sz w:val="22"/>
            <w:szCs w:val="22"/>
          </w:rPr>
          <w:delText>the development of cancer</w:delText>
        </w:r>
      </w:del>
      <w:del w:id="19" w:author="Andreae, Emily A" w:date="2019-12-19T09:20:00Z">
        <w:r w:rsidRPr="0095454A" w:rsidDel="00CE3393">
          <w:rPr>
            <w:rFonts w:ascii="Arial" w:hAnsi="Arial" w:cs="Arial"/>
            <w:sz w:val="22"/>
            <w:szCs w:val="22"/>
          </w:rPr>
          <w:delText> cell</w:delText>
        </w:r>
      </w:del>
      <w:del w:id="20" w:author="Andreae, Emily A" w:date="2019-12-19T09:22:00Z">
        <w:r w:rsidR="00B83425" w:rsidRPr="0095454A" w:rsidDel="00CE3393">
          <w:rPr>
            <w:rFonts w:ascii="Arial" w:hAnsi="Arial" w:cs="Arial"/>
            <w:sz w:val="22"/>
            <w:szCs w:val="22"/>
          </w:rPr>
          <w:delText xml:space="preserve"> that</w:delText>
        </w:r>
        <w:r w:rsidRPr="0095454A" w:rsidDel="00CE3393">
          <w:rPr>
            <w:rFonts w:ascii="Arial" w:hAnsi="Arial" w:cs="Arial"/>
            <w:sz w:val="22"/>
            <w:szCs w:val="22"/>
          </w:rPr>
          <w:delText xml:space="preserve"> </w:delText>
        </w:r>
      </w:del>
      <w:ins w:id="21" w:author="Andreae, Emily A" w:date="2019-12-19T09:20:00Z">
        <w:r w:rsidR="00CE3393">
          <w:rPr>
            <w:rFonts w:ascii="Arial" w:hAnsi="Arial" w:cs="Arial"/>
            <w:sz w:val="22"/>
            <w:szCs w:val="22"/>
          </w:rPr>
          <w:t xml:space="preserve">are </w:t>
        </w:r>
      </w:ins>
      <w:r w:rsidRPr="0095454A">
        <w:rPr>
          <w:rFonts w:ascii="Arial" w:hAnsi="Arial" w:cs="Arial"/>
          <w:sz w:val="22"/>
          <w:szCs w:val="22"/>
        </w:rPr>
        <w:t xml:space="preserve">usually </w:t>
      </w:r>
      <w:del w:id="22" w:author="Andreae, Emily A" w:date="2019-12-19T09:20:00Z">
        <w:r w:rsidRPr="0095454A" w:rsidDel="00CE3393">
          <w:rPr>
            <w:rFonts w:ascii="Arial" w:hAnsi="Arial" w:cs="Arial"/>
            <w:sz w:val="22"/>
            <w:szCs w:val="22"/>
          </w:rPr>
          <w:delText>are</w:delText>
        </w:r>
      </w:del>
      <w:r w:rsidRPr="0095454A">
        <w:rPr>
          <w:rFonts w:ascii="Arial" w:hAnsi="Arial" w:cs="Arial"/>
          <w:sz w:val="22"/>
          <w:szCs w:val="22"/>
        </w:rPr>
        <w:t xml:space="preserve"> down-regulated </w:t>
      </w:r>
      <w:r w:rsidR="00034B46" w:rsidRPr="0095454A">
        <w:rPr>
          <w:rFonts w:ascii="Arial" w:hAnsi="Arial" w:cs="Arial"/>
          <w:sz w:val="22"/>
          <w:szCs w:val="22"/>
        </w:rPr>
        <w:t xml:space="preserve">or deleted </w:t>
      </w:r>
      <w:r w:rsidRPr="0095454A">
        <w:rPr>
          <w:rFonts w:ascii="Arial" w:hAnsi="Arial" w:cs="Arial"/>
          <w:sz w:val="22"/>
          <w:szCs w:val="22"/>
        </w:rPr>
        <w:t xml:space="preserve">in human cancers. However, </w:t>
      </w:r>
      <w:ins w:id="23" w:author="Andreae, Emily A" w:date="2019-12-19T09:22:00Z">
        <w:r w:rsidR="00CE3393">
          <w:rPr>
            <w:rFonts w:ascii="Arial" w:hAnsi="Arial" w:cs="Arial"/>
            <w:sz w:val="22"/>
            <w:szCs w:val="22"/>
          </w:rPr>
          <w:t xml:space="preserve">current </w:t>
        </w:r>
      </w:ins>
      <w:del w:id="24" w:author="Andreae, Emily A" w:date="2019-12-19T09:22:00Z">
        <w:r w:rsidRPr="0095454A" w:rsidDel="00CE3393">
          <w:rPr>
            <w:rFonts w:ascii="Arial" w:hAnsi="Arial" w:cs="Arial"/>
            <w:sz w:val="22"/>
            <w:szCs w:val="22"/>
          </w:rPr>
          <w:delText xml:space="preserve">currently, traditional </w:delText>
        </w:r>
      </w:del>
      <w:r w:rsidRPr="0095454A">
        <w:rPr>
          <w:rFonts w:ascii="Arial" w:hAnsi="Arial" w:cs="Arial"/>
          <w:sz w:val="22"/>
          <w:szCs w:val="22"/>
        </w:rPr>
        <w:t xml:space="preserve">tumor suppressor gene scanning </w:t>
      </w:r>
      <w:r w:rsidR="004277A8" w:rsidRPr="0095454A">
        <w:rPr>
          <w:rFonts w:ascii="Arial" w:hAnsi="Arial" w:cs="Arial"/>
          <w:sz w:val="22"/>
          <w:szCs w:val="22"/>
          <w:lang w:eastAsia="zh-CN"/>
        </w:rPr>
        <w:t xml:space="preserve">strategies </w:t>
      </w:r>
      <w:ins w:id="25" w:author="Andreae, Emily A" w:date="2019-12-19T09:23:00Z">
        <w:r w:rsidR="00CE3393">
          <w:rPr>
            <w:rFonts w:ascii="Arial" w:hAnsi="Arial" w:cs="Arial"/>
            <w:sz w:val="22"/>
            <w:szCs w:val="22"/>
            <w:lang w:eastAsia="zh-CN"/>
          </w:rPr>
          <w:t xml:space="preserve">preferentially select for </w:t>
        </w:r>
      </w:ins>
      <w:del w:id="26" w:author="Andreae, Emily A" w:date="2019-12-19T09:23:00Z">
        <w:r w:rsidRPr="0095454A" w:rsidDel="00CE3393">
          <w:rPr>
            <w:rFonts w:ascii="Arial" w:hAnsi="Arial" w:cs="Arial"/>
            <w:sz w:val="22"/>
            <w:szCs w:val="22"/>
          </w:rPr>
          <w:delText xml:space="preserve">are </w:delText>
        </w:r>
        <w:r w:rsidR="00B83425" w:rsidRPr="0095454A" w:rsidDel="00CE3393">
          <w:rPr>
            <w:rFonts w:ascii="Arial" w:hAnsi="Arial" w:cs="Arial"/>
            <w:sz w:val="22"/>
            <w:szCs w:val="22"/>
          </w:rPr>
          <w:delText xml:space="preserve">preferred </w:delText>
        </w:r>
        <w:r w:rsidRPr="0095454A" w:rsidDel="00CE3393">
          <w:rPr>
            <w:rFonts w:ascii="Arial" w:hAnsi="Arial" w:cs="Arial"/>
            <w:sz w:val="22"/>
            <w:szCs w:val="22"/>
          </w:rPr>
          <w:delText xml:space="preserve">to </w:delText>
        </w:r>
        <w:r w:rsidR="00A820D5" w:rsidRPr="0095454A" w:rsidDel="00CE3393">
          <w:rPr>
            <w:rFonts w:ascii="Arial" w:hAnsi="Arial" w:cs="Arial"/>
            <w:sz w:val="22"/>
            <w:szCs w:val="22"/>
          </w:rPr>
          <w:delText xml:space="preserve">focus on </w:delText>
        </w:r>
      </w:del>
      <w:r w:rsidRPr="0095454A">
        <w:rPr>
          <w:rFonts w:ascii="Arial" w:hAnsi="Arial" w:cs="Arial"/>
          <w:sz w:val="22"/>
          <w:szCs w:val="22"/>
        </w:rPr>
        <w:t xml:space="preserve">protein coding genes. </w:t>
      </w:r>
      <w:ins w:id="27" w:author="Andreae, Emily A" w:date="2019-12-19T09:24:00Z">
        <w:r w:rsidR="00CE3393">
          <w:rPr>
            <w:rFonts w:ascii="Arial" w:hAnsi="Arial" w:cs="Arial"/>
            <w:sz w:val="22"/>
            <w:szCs w:val="22"/>
          </w:rPr>
          <w:t xml:space="preserve">By </w:t>
        </w:r>
      </w:ins>
      <w:del w:id="28" w:author="Andreae, Emily A" w:date="2019-12-19T09:24:00Z">
        <w:r w:rsidRPr="0095454A" w:rsidDel="00CE3393">
          <w:rPr>
            <w:rFonts w:ascii="Arial" w:hAnsi="Arial" w:cs="Arial"/>
            <w:sz w:val="22"/>
            <w:szCs w:val="22"/>
          </w:rPr>
          <w:delText xml:space="preserve">In this study, </w:delText>
        </w:r>
      </w:del>
      <w:r w:rsidRPr="0095454A">
        <w:rPr>
          <w:rFonts w:ascii="Arial" w:hAnsi="Arial" w:cs="Arial"/>
          <w:sz w:val="22"/>
          <w:szCs w:val="22"/>
        </w:rPr>
        <w:t xml:space="preserve">applying </w:t>
      </w:r>
      <w:ins w:id="29" w:author="Andreae, Emily A" w:date="2019-12-20T08:42:00Z">
        <w:r w:rsidR="00A73C1C">
          <w:rPr>
            <w:rFonts w:ascii="Arial" w:hAnsi="Arial" w:cs="Arial"/>
            <w:sz w:val="22"/>
            <w:szCs w:val="22"/>
          </w:rPr>
          <w:t>an</w:t>
        </w:r>
      </w:ins>
      <w:ins w:id="30" w:author="Andreae, Emily A" w:date="2019-12-19T09:24:00Z">
        <w:r w:rsidR="00CE3393">
          <w:rPr>
            <w:rFonts w:ascii="Arial" w:hAnsi="Arial" w:cs="Arial"/>
            <w:sz w:val="22"/>
            <w:szCs w:val="22"/>
          </w:rPr>
          <w:t xml:space="preserve"> </w:t>
        </w:r>
      </w:ins>
      <w:r w:rsidR="00A00278" w:rsidRPr="0095454A">
        <w:rPr>
          <w:rFonts w:ascii="Arial" w:hAnsi="Arial" w:cs="Arial"/>
          <w:sz w:val="22"/>
          <w:szCs w:val="22"/>
        </w:rPr>
        <w:t xml:space="preserve">11,093 </w:t>
      </w:r>
      <w:r w:rsidRPr="0095454A">
        <w:rPr>
          <w:rFonts w:ascii="Arial" w:hAnsi="Arial" w:cs="Arial"/>
          <w:sz w:val="22"/>
          <w:szCs w:val="22"/>
        </w:rPr>
        <w:t>pan-cancer high-throughput mRNA-seq</w:t>
      </w:r>
      <w:r w:rsidR="00A00278" w:rsidRPr="0095454A">
        <w:rPr>
          <w:rFonts w:ascii="Arial" w:hAnsi="Arial" w:cs="Arial"/>
          <w:sz w:val="22"/>
          <w:szCs w:val="22"/>
        </w:rPr>
        <w:t xml:space="preserve"> data </w:t>
      </w:r>
      <w:ins w:id="31" w:author="Andreae, Emily A" w:date="2019-12-19T09:25:00Z">
        <w:r w:rsidR="00CE3393">
          <w:rPr>
            <w:rFonts w:ascii="Arial" w:hAnsi="Arial" w:cs="Arial"/>
            <w:sz w:val="22"/>
            <w:szCs w:val="22"/>
          </w:rPr>
          <w:t>analysis a</w:t>
        </w:r>
      </w:ins>
      <w:r w:rsidR="00A00278" w:rsidRPr="0095454A">
        <w:rPr>
          <w:rFonts w:ascii="Arial" w:hAnsi="Arial" w:cs="Arial"/>
          <w:sz w:val="22"/>
          <w:szCs w:val="22"/>
        </w:rPr>
        <w:t>cross 23 human cancers</w:t>
      </w:r>
      <w:r w:rsidRPr="0095454A">
        <w:rPr>
          <w:rFonts w:ascii="Arial" w:hAnsi="Arial" w:cs="Arial"/>
          <w:sz w:val="22"/>
          <w:szCs w:val="22"/>
        </w:rPr>
        <w:t xml:space="preserve">, we identified a novel ncRNA </w:t>
      </w:r>
      <w:r w:rsidRPr="0095454A">
        <w:rPr>
          <w:rFonts w:ascii="Arial" w:hAnsi="Arial" w:cs="Arial"/>
          <w:i/>
          <w:sz w:val="22"/>
          <w:szCs w:val="22"/>
        </w:rPr>
        <w:t>PANC754</w:t>
      </w:r>
      <w:r w:rsidRPr="0095454A">
        <w:rPr>
          <w:rFonts w:ascii="Arial" w:hAnsi="Arial" w:cs="Arial"/>
          <w:sz w:val="22"/>
          <w:szCs w:val="22"/>
        </w:rPr>
        <w:t xml:space="preserve"> </w:t>
      </w:r>
      <w:r w:rsidR="00B83425" w:rsidRPr="0095454A">
        <w:rPr>
          <w:rFonts w:ascii="Arial" w:hAnsi="Arial" w:cs="Arial"/>
          <w:sz w:val="22"/>
          <w:szCs w:val="22"/>
        </w:rPr>
        <w:t xml:space="preserve">that </w:t>
      </w:r>
      <w:r w:rsidR="00A00278" w:rsidRPr="0095454A">
        <w:rPr>
          <w:rFonts w:ascii="Arial" w:hAnsi="Arial" w:cs="Arial"/>
          <w:sz w:val="22"/>
          <w:szCs w:val="22"/>
        </w:rPr>
        <w:t xml:space="preserve">is </w:t>
      </w:r>
      <w:r w:rsidRPr="0095454A">
        <w:rPr>
          <w:rFonts w:ascii="Arial" w:hAnsi="Arial" w:cs="Arial"/>
          <w:sz w:val="22"/>
          <w:szCs w:val="22"/>
        </w:rPr>
        <w:t>ubiquitous</w:t>
      </w:r>
      <w:r w:rsidR="00A00278" w:rsidRPr="0095454A">
        <w:rPr>
          <w:rFonts w:ascii="Arial" w:hAnsi="Arial" w:cs="Arial"/>
          <w:sz w:val="22"/>
          <w:szCs w:val="22"/>
        </w:rPr>
        <w:t>ly down-regulated</w:t>
      </w:r>
      <w:r w:rsidR="004831F4" w:rsidRPr="0095454A">
        <w:rPr>
          <w:rFonts w:ascii="Arial" w:hAnsi="Arial" w:cs="Arial"/>
          <w:sz w:val="22"/>
          <w:szCs w:val="22"/>
        </w:rPr>
        <w:t xml:space="preserve"> in </w:t>
      </w:r>
      <w:r w:rsidR="00116C4E" w:rsidRPr="0095454A">
        <w:rPr>
          <w:rFonts w:ascii="Arial" w:hAnsi="Arial" w:cs="Arial"/>
          <w:sz w:val="22"/>
          <w:szCs w:val="22"/>
        </w:rPr>
        <w:t>human cancers</w:t>
      </w:r>
      <w:r w:rsidR="00A00278" w:rsidRPr="0095454A">
        <w:rPr>
          <w:rFonts w:ascii="Arial" w:hAnsi="Arial" w:cs="Arial"/>
          <w:sz w:val="22"/>
          <w:szCs w:val="22"/>
        </w:rPr>
        <w:t xml:space="preserve">. </w:t>
      </w:r>
      <w:r w:rsidR="00B83425" w:rsidRPr="0095454A">
        <w:rPr>
          <w:rFonts w:ascii="Arial" w:hAnsi="Arial" w:cs="Arial"/>
          <w:sz w:val="22"/>
          <w:szCs w:val="22"/>
        </w:rPr>
        <w:t xml:space="preserve">We validated the low-expression status of </w:t>
      </w:r>
      <w:r w:rsidR="00B83425" w:rsidRPr="0095454A">
        <w:rPr>
          <w:rFonts w:ascii="Arial" w:hAnsi="Arial" w:cs="Arial"/>
          <w:i/>
          <w:sz w:val="22"/>
          <w:szCs w:val="22"/>
        </w:rPr>
        <w:t>PANC754</w:t>
      </w:r>
      <w:r w:rsidR="00B83425" w:rsidRPr="0095454A">
        <w:rPr>
          <w:rFonts w:ascii="Arial" w:hAnsi="Arial" w:cs="Arial"/>
          <w:sz w:val="22"/>
          <w:szCs w:val="22"/>
        </w:rPr>
        <w:t xml:space="preserve"> in cancer cell lines and cancer tissues collected</w:t>
      </w:r>
      <w:r w:rsidR="00BB0BF5" w:rsidRPr="0095454A">
        <w:rPr>
          <w:rFonts w:ascii="Arial" w:hAnsi="Arial" w:cs="Arial"/>
          <w:sz w:val="22"/>
          <w:szCs w:val="22"/>
        </w:rPr>
        <w:t xml:space="preserve"> from colorectal and gastric cancer patients</w:t>
      </w:r>
      <w:ins w:id="32" w:author="Andreae, Emily A" w:date="2019-12-19T09:27:00Z">
        <w:r w:rsidR="00CE3393">
          <w:rPr>
            <w:rFonts w:ascii="Arial" w:hAnsi="Arial" w:cs="Arial"/>
            <w:sz w:val="22"/>
            <w:szCs w:val="22"/>
          </w:rPr>
          <w:t xml:space="preserve"> and noted that</w:t>
        </w:r>
      </w:ins>
      <w:del w:id="33" w:author="Andreae, Emily A" w:date="2019-12-19T09:27:00Z">
        <w:r w:rsidR="00BB0BF5" w:rsidRPr="0095454A" w:rsidDel="00CE3393">
          <w:rPr>
            <w:rFonts w:ascii="Arial" w:hAnsi="Arial" w:cs="Arial"/>
            <w:sz w:val="22"/>
            <w:szCs w:val="22"/>
          </w:rPr>
          <w:delText xml:space="preserve">. </w:delText>
        </w:r>
        <w:r w:rsidR="006023BB" w:rsidRPr="0095454A" w:rsidDel="00CE3393">
          <w:rPr>
            <w:rFonts w:ascii="Arial" w:hAnsi="Arial" w:cs="Arial"/>
            <w:sz w:val="22"/>
            <w:szCs w:val="22"/>
          </w:rPr>
          <w:delText>We found</w:delText>
        </w:r>
      </w:del>
      <w:r w:rsidR="006023BB" w:rsidRPr="0095454A">
        <w:rPr>
          <w:rFonts w:ascii="Arial" w:hAnsi="Arial" w:cs="Arial"/>
          <w:sz w:val="22"/>
          <w:szCs w:val="22"/>
        </w:rPr>
        <w:t xml:space="preserve"> o</w:t>
      </w:r>
      <w:r w:rsidR="00116C4E" w:rsidRPr="0095454A">
        <w:rPr>
          <w:rFonts w:ascii="Arial" w:hAnsi="Arial" w:cs="Arial"/>
          <w:sz w:val="22"/>
          <w:szCs w:val="22"/>
        </w:rPr>
        <w:t>ver</w:t>
      </w:r>
      <w:r w:rsidR="00B83425" w:rsidRPr="0095454A">
        <w:rPr>
          <w:rFonts w:ascii="Arial" w:hAnsi="Arial" w:cs="Arial"/>
          <w:sz w:val="22"/>
          <w:szCs w:val="22"/>
        </w:rPr>
        <w:t>-</w:t>
      </w:r>
      <w:r w:rsidR="00116C4E" w:rsidRPr="0095454A">
        <w:rPr>
          <w:rFonts w:ascii="Arial" w:hAnsi="Arial" w:cs="Arial"/>
          <w:sz w:val="22"/>
          <w:szCs w:val="22"/>
        </w:rPr>
        <w:t xml:space="preserve">expression </w:t>
      </w:r>
      <w:r w:rsidR="00B83425" w:rsidRPr="0095454A">
        <w:rPr>
          <w:rFonts w:ascii="Arial" w:hAnsi="Arial" w:cs="Arial"/>
          <w:sz w:val="22"/>
          <w:szCs w:val="22"/>
        </w:rPr>
        <w:t xml:space="preserve">of </w:t>
      </w:r>
      <w:r w:rsidR="00B83425" w:rsidRPr="0095454A">
        <w:rPr>
          <w:rFonts w:ascii="Arial" w:hAnsi="Arial" w:cs="Arial"/>
          <w:i/>
          <w:sz w:val="22"/>
          <w:szCs w:val="22"/>
        </w:rPr>
        <w:t>PANC754</w:t>
      </w:r>
      <w:r w:rsidR="00B83425" w:rsidRPr="0095454A">
        <w:rPr>
          <w:rFonts w:ascii="Arial" w:hAnsi="Arial" w:cs="Arial"/>
          <w:sz w:val="22"/>
          <w:szCs w:val="22"/>
        </w:rPr>
        <w:t xml:space="preserve"> </w:t>
      </w:r>
      <w:ins w:id="34" w:author="Andreae, Emily A" w:date="2019-12-19T09:27:00Z">
        <w:r w:rsidR="00CE3393">
          <w:rPr>
            <w:rFonts w:ascii="Arial" w:hAnsi="Arial" w:cs="Arial"/>
            <w:sz w:val="22"/>
            <w:szCs w:val="22"/>
          </w:rPr>
          <w:t xml:space="preserve">in these cells </w:t>
        </w:r>
      </w:ins>
      <w:r w:rsidR="00116C4E" w:rsidRPr="0095454A">
        <w:rPr>
          <w:rFonts w:ascii="Arial" w:hAnsi="Arial" w:cs="Arial"/>
          <w:sz w:val="22"/>
          <w:szCs w:val="22"/>
        </w:rPr>
        <w:t>significantly suppressed the growth, migration</w:t>
      </w:r>
      <w:ins w:id="35" w:author="Andreae, Emily A" w:date="2019-12-19T09:27:00Z">
        <w:r w:rsidR="00CE3393">
          <w:rPr>
            <w:rFonts w:ascii="Arial" w:hAnsi="Arial" w:cs="Arial"/>
            <w:sz w:val="22"/>
            <w:szCs w:val="22"/>
          </w:rPr>
          <w:t>,</w:t>
        </w:r>
      </w:ins>
      <w:r w:rsidR="00116C4E" w:rsidRPr="0095454A">
        <w:rPr>
          <w:rFonts w:ascii="Arial" w:hAnsi="Arial" w:cs="Arial"/>
          <w:sz w:val="22"/>
          <w:szCs w:val="22"/>
        </w:rPr>
        <w:t xml:space="preserve"> and invasion of </w:t>
      </w:r>
      <w:r w:rsidR="006023BB" w:rsidRPr="0095454A">
        <w:rPr>
          <w:rFonts w:ascii="Arial" w:hAnsi="Arial" w:cs="Arial"/>
          <w:sz w:val="22"/>
          <w:szCs w:val="22"/>
        </w:rPr>
        <w:t xml:space="preserve">multiple human </w:t>
      </w:r>
      <w:r w:rsidR="00116C4E" w:rsidRPr="0095454A">
        <w:rPr>
          <w:rFonts w:ascii="Arial" w:hAnsi="Arial" w:cs="Arial"/>
          <w:sz w:val="22"/>
          <w:szCs w:val="22"/>
        </w:rPr>
        <w:t>tumor</w:t>
      </w:r>
      <w:r w:rsidR="00B83425" w:rsidRPr="0095454A">
        <w:rPr>
          <w:rFonts w:ascii="Arial" w:hAnsi="Arial" w:cs="Arial"/>
          <w:sz w:val="22"/>
          <w:szCs w:val="22"/>
        </w:rPr>
        <w:t xml:space="preserve"> cell lines</w:t>
      </w:r>
      <w:ins w:id="36" w:author="Andreae, Emily A" w:date="2019-12-19T09:28:00Z">
        <w:r w:rsidR="00CE3393">
          <w:rPr>
            <w:rFonts w:ascii="Arial" w:hAnsi="Arial" w:cs="Arial"/>
            <w:sz w:val="22"/>
            <w:szCs w:val="22"/>
          </w:rPr>
          <w:t xml:space="preserve"> and </w:t>
        </w:r>
      </w:ins>
      <w:del w:id="37" w:author="Andreae, Emily A" w:date="2019-12-19T09:28:00Z">
        <w:r w:rsidR="00116C4E" w:rsidRPr="0095454A" w:rsidDel="00CE3393">
          <w:rPr>
            <w:rFonts w:ascii="Arial" w:hAnsi="Arial" w:cs="Arial"/>
            <w:sz w:val="22"/>
            <w:szCs w:val="22"/>
          </w:rPr>
          <w:delText xml:space="preserve">. Meanwhile, </w:delText>
        </w:r>
      </w:del>
      <w:del w:id="38" w:author="Andreae, Emily A" w:date="2019-12-19T09:27:00Z">
        <w:r w:rsidR="008E5691" w:rsidRPr="0095454A" w:rsidDel="00CE3393">
          <w:rPr>
            <w:rFonts w:ascii="Arial" w:hAnsi="Arial" w:cs="Arial"/>
            <w:sz w:val="22"/>
            <w:szCs w:val="22"/>
          </w:rPr>
          <w:delText xml:space="preserve">the </w:delText>
        </w:r>
        <w:r w:rsidR="00116C4E" w:rsidRPr="0095454A" w:rsidDel="00CE3393">
          <w:rPr>
            <w:rFonts w:ascii="Arial" w:hAnsi="Arial" w:cs="Arial"/>
            <w:sz w:val="22"/>
            <w:szCs w:val="22"/>
          </w:rPr>
          <w:delText xml:space="preserve">apoptosis of </w:delText>
        </w:r>
      </w:del>
      <w:del w:id="39" w:author="Andreae, Emily A" w:date="2019-12-19T09:28:00Z">
        <w:r w:rsidR="00116C4E" w:rsidRPr="0095454A" w:rsidDel="00CE3393">
          <w:rPr>
            <w:rFonts w:ascii="Arial" w:hAnsi="Arial" w:cs="Arial"/>
            <w:sz w:val="22"/>
            <w:szCs w:val="22"/>
          </w:rPr>
          <w:delText>tumor</w:delText>
        </w:r>
        <w:r w:rsidR="008E5691" w:rsidRPr="0095454A" w:rsidDel="00CE3393">
          <w:rPr>
            <w:rFonts w:ascii="Arial" w:hAnsi="Arial" w:cs="Arial"/>
            <w:sz w:val="22"/>
            <w:szCs w:val="22"/>
          </w:rPr>
          <w:delText xml:space="preserve"> cells</w:delText>
        </w:r>
        <w:r w:rsidR="00116C4E" w:rsidRPr="0095454A" w:rsidDel="00CE3393">
          <w:rPr>
            <w:rFonts w:ascii="Arial" w:hAnsi="Arial" w:cs="Arial"/>
            <w:sz w:val="22"/>
            <w:szCs w:val="22"/>
          </w:rPr>
          <w:delText xml:space="preserve"> </w:delText>
        </w:r>
        <w:r w:rsidR="008E5691" w:rsidRPr="0095454A" w:rsidDel="00CE3393">
          <w:rPr>
            <w:rFonts w:ascii="Arial" w:hAnsi="Arial" w:cs="Arial"/>
            <w:sz w:val="22"/>
            <w:szCs w:val="22"/>
          </w:rPr>
          <w:delText xml:space="preserve">were </w:delText>
        </w:r>
      </w:del>
      <w:r w:rsidR="00116C4E" w:rsidRPr="0095454A">
        <w:rPr>
          <w:rFonts w:ascii="Arial" w:hAnsi="Arial" w:cs="Arial"/>
          <w:sz w:val="22"/>
          <w:szCs w:val="22"/>
        </w:rPr>
        <w:t>significant</w:t>
      </w:r>
      <w:ins w:id="40" w:author="Andreae, Emily A" w:date="2019-12-19T09:28:00Z">
        <w:r w:rsidR="00CE3393">
          <w:rPr>
            <w:rFonts w:ascii="Arial" w:hAnsi="Arial" w:cs="Arial"/>
            <w:sz w:val="22"/>
            <w:szCs w:val="22"/>
          </w:rPr>
          <w:t>ly</w:t>
        </w:r>
      </w:ins>
      <w:r w:rsidR="00116C4E" w:rsidRPr="0095454A">
        <w:rPr>
          <w:rFonts w:ascii="Arial" w:hAnsi="Arial" w:cs="Arial"/>
          <w:sz w:val="22"/>
          <w:szCs w:val="22"/>
        </w:rPr>
        <w:t xml:space="preserve"> increased</w:t>
      </w:r>
      <w:ins w:id="41" w:author="Andreae, Emily A" w:date="2019-12-19T09:28:00Z">
        <w:r w:rsidR="00CE3393">
          <w:rPr>
            <w:rFonts w:ascii="Arial" w:hAnsi="Arial" w:cs="Arial"/>
            <w:sz w:val="22"/>
            <w:szCs w:val="22"/>
          </w:rPr>
          <w:t xml:space="preserve"> tumor cell apoptosis</w:t>
        </w:r>
      </w:ins>
      <w:del w:id="42" w:author="Andreae, Emily A" w:date="2019-12-19T09:28:00Z">
        <w:r w:rsidR="00116C4E" w:rsidRPr="0095454A" w:rsidDel="00CE3393">
          <w:rPr>
            <w:rFonts w:ascii="Arial" w:hAnsi="Arial" w:cs="Arial"/>
            <w:sz w:val="22"/>
            <w:szCs w:val="22"/>
          </w:rPr>
          <w:delText xml:space="preserve"> with </w:delText>
        </w:r>
        <w:r w:rsidR="00116C4E" w:rsidRPr="0095454A" w:rsidDel="00CE3393">
          <w:rPr>
            <w:rFonts w:ascii="Arial" w:hAnsi="Arial" w:cs="Arial"/>
            <w:i/>
            <w:sz w:val="22"/>
            <w:szCs w:val="22"/>
          </w:rPr>
          <w:delText>PANC754</w:delText>
        </w:r>
        <w:r w:rsidR="00116C4E" w:rsidRPr="0095454A" w:rsidDel="00CE3393">
          <w:rPr>
            <w:rFonts w:ascii="Arial" w:hAnsi="Arial" w:cs="Arial"/>
            <w:sz w:val="22"/>
            <w:szCs w:val="22"/>
          </w:rPr>
          <w:delText xml:space="preserve"> over-expression</w:delText>
        </w:r>
      </w:del>
      <w:r w:rsidR="00116C4E" w:rsidRPr="0095454A">
        <w:rPr>
          <w:rFonts w:ascii="Arial" w:hAnsi="Arial" w:cs="Arial"/>
          <w:sz w:val="22"/>
          <w:szCs w:val="22"/>
        </w:rPr>
        <w:t xml:space="preserve">. </w:t>
      </w:r>
      <w:ins w:id="43" w:author="Andreae, Emily A" w:date="2019-12-19T09:28:00Z">
        <w:r w:rsidR="00CE3393">
          <w:rPr>
            <w:rFonts w:ascii="Arial" w:hAnsi="Arial" w:cs="Arial"/>
            <w:sz w:val="22"/>
            <w:szCs w:val="22"/>
          </w:rPr>
          <w:t>Furt</w:t>
        </w:r>
        <w:r w:rsidR="00A4427F">
          <w:rPr>
            <w:rFonts w:ascii="Arial" w:hAnsi="Arial" w:cs="Arial"/>
            <w:sz w:val="22"/>
            <w:szCs w:val="22"/>
          </w:rPr>
          <w:t>her signaling analysis revealed</w:t>
        </w:r>
        <w:r w:rsidR="00CE3393">
          <w:rPr>
            <w:rFonts w:ascii="Arial" w:hAnsi="Arial" w:cs="Arial"/>
            <w:sz w:val="22"/>
            <w:szCs w:val="22"/>
          </w:rPr>
          <w:t xml:space="preserve"> that </w:t>
        </w:r>
      </w:ins>
      <w:del w:id="44" w:author="Andreae, Emily A" w:date="2019-12-19T09:28:00Z">
        <w:r w:rsidR="00DA7172" w:rsidRPr="0095454A" w:rsidDel="00CE3393">
          <w:rPr>
            <w:rFonts w:ascii="Arial" w:hAnsi="Arial" w:cs="Arial"/>
            <w:sz w:val="22"/>
            <w:szCs w:val="22"/>
          </w:rPr>
          <w:delText xml:space="preserve">Mechanismly, </w:delText>
        </w:r>
      </w:del>
      <w:r w:rsidR="00DA7172" w:rsidRPr="0095454A">
        <w:rPr>
          <w:rFonts w:ascii="Arial" w:hAnsi="Arial" w:cs="Arial"/>
          <w:sz w:val="22"/>
          <w:szCs w:val="22"/>
          <w:lang w:eastAsia="zh-CN"/>
        </w:rPr>
        <w:t xml:space="preserve">the pan-cancer suppression role of </w:t>
      </w:r>
      <w:r w:rsidR="00DA7172" w:rsidRPr="0095454A">
        <w:rPr>
          <w:rFonts w:ascii="Arial" w:hAnsi="Arial" w:cs="Arial"/>
          <w:sz w:val="22"/>
          <w:szCs w:val="22"/>
        </w:rPr>
        <w:t xml:space="preserve">PANC754 </w:t>
      </w:r>
      <w:r w:rsidR="00654C60" w:rsidRPr="0095454A">
        <w:rPr>
          <w:rFonts w:ascii="Arial" w:hAnsi="Arial" w:cs="Arial"/>
          <w:sz w:val="22"/>
          <w:szCs w:val="22"/>
        </w:rPr>
        <w:t>wa</w:t>
      </w:r>
      <w:r w:rsidR="00DA7172" w:rsidRPr="0095454A">
        <w:rPr>
          <w:rFonts w:ascii="Arial" w:hAnsi="Arial" w:cs="Arial"/>
          <w:sz w:val="22"/>
          <w:szCs w:val="22"/>
        </w:rPr>
        <w:t xml:space="preserve">s </w:t>
      </w:r>
      <w:r w:rsidR="00DA7172" w:rsidRPr="0095454A">
        <w:rPr>
          <w:rFonts w:ascii="Arial" w:hAnsi="Arial" w:cs="Arial"/>
          <w:i/>
          <w:sz w:val="22"/>
          <w:szCs w:val="22"/>
        </w:rPr>
        <w:t>KPNA4</w:t>
      </w:r>
      <w:r w:rsidR="00DA7172" w:rsidRPr="0095454A">
        <w:rPr>
          <w:rFonts w:ascii="Arial" w:hAnsi="Arial" w:cs="Arial"/>
          <w:sz w:val="22"/>
          <w:szCs w:val="22"/>
        </w:rPr>
        <w:t xml:space="preserve"> and </w:t>
      </w:r>
      <w:r w:rsidR="00956A7B" w:rsidRPr="0095454A">
        <w:rPr>
          <w:rFonts w:ascii="Arial" w:hAnsi="Arial" w:cs="Arial"/>
          <w:i/>
          <w:sz w:val="22"/>
          <w:szCs w:val="22"/>
        </w:rPr>
        <w:t>MTMR8</w:t>
      </w:r>
      <w:r w:rsidR="00DA7172" w:rsidRPr="0095454A">
        <w:rPr>
          <w:rFonts w:ascii="Arial" w:hAnsi="Arial" w:cs="Arial"/>
          <w:sz w:val="22"/>
          <w:szCs w:val="22"/>
        </w:rPr>
        <w:t xml:space="preserve"> dependent</w:t>
      </w:r>
      <w:ins w:id="45" w:author="Andreae, Emily A" w:date="2019-12-19T09:29:00Z">
        <w:r w:rsidR="00CE3393">
          <w:rPr>
            <w:rFonts w:ascii="Arial" w:hAnsi="Arial" w:cs="Arial"/>
            <w:sz w:val="22"/>
            <w:szCs w:val="22"/>
          </w:rPr>
          <w:t>. Furthermore,</w:t>
        </w:r>
      </w:ins>
      <w:del w:id="46" w:author="Andreae, Emily A" w:date="2019-12-19T09:29:00Z">
        <w:r w:rsidR="00AF07F6" w:rsidRPr="0095454A" w:rsidDel="00CE3393">
          <w:rPr>
            <w:rFonts w:ascii="Arial" w:hAnsi="Arial" w:cs="Arial"/>
            <w:sz w:val="22"/>
            <w:szCs w:val="22"/>
          </w:rPr>
          <w:delText xml:space="preserve"> and</w:delText>
        </w:r>
      </w:del>
      <w:r w:rsidR="00AF07F6" w:rsidRPr="0095454A">
        <w:rPr>
          <w:rFonts w:ascii="Arial" w:hAnsi="Arial" w:cs="Arial"/>
          <w:sz w:val="22"/>
          <w:szCs w:val="22"/>
        </w:rPr>
        <w:t xml:space="preserve"> </w:t>
      </w:r>
      <w:r w:rsidR="00654C60" w:rsidRPr="0095454A">
        <w:rPr>
          <w:rFonts w:ascii="Arial" w:hAnsi="Arial" w:cs="Arial"/>
          <w:sz w:val="22"/>
          <w:szCs w:val="22"/>
        </w:rPr>
        <w:t xml:space="preserve">oncogenes </w:t>
      </w:r>
      <w:r w:rsidR="00654C60" w:rsidRPr="0095454A">
        <w:rPr>
          <w:rFonts w:ascii="Arial" w:hAnsi="Arial" w:cs="Arial"/>
          <w:i/>
          <w:sz w:val="22"/>
          <w:szCs w:val="22"/>
        </w:rPr>
        <w:t>DNMT1</w:t>
      </w:r>
      <w:del w:id="47" w:author="Andreae, Emily A" w:date="2019-12-19T09:29:00Z">
        <w:r w:rsidR="00654C60" w:rsidRPr="0095454A" w:rsidDel="00A4427F">
          <w:rPr>
            <w:rFonts w:ascii="Arial" w:hAnsi="Arial" w:cs="Arial"/>
            <w:sz w:val="22"/>
            <w:szCs w:val="22"/>
          </w:rPr>
          <w:delText>,</w:delText>
        </w:r>
      </w:del>
      <w:r w:rsidR="00654C60" w:rsidRPr="0095454A">
        <w:rPr>
          <w:rFonts w:ascii="Arial" w:hAnsi="Arial" w:cs="Arial"/>
          <w:sz w:val="22"/>
          <w:szCs w:val="22"/>
        </w:rPr>
        <w:t xml:space="preserve"> and</w:t>
      </w:r>
      <w:r w:rsidR="00654C60" w:rsidRPr="0095454A">
        <w:rPr>
          <w:rFonts w:ascii="Arial" w:hAnsi="Arial" w:cs="Arial"/>
          <w:i/>
          <w:sz w:val="22"/>
          <w:szCs w:val="22"/>
        </w:rPr>
        <w:t xml:space="preserve"> CDK2</w:t>
      </w:r>
      <w:r w:rsidR="00654C60" w:rsidRPr="0095454A">
        <w:rPr>
          <w:rFonts w:ascii="Arial" w:hAnsi="Arial" w:cs="Arial"/>
          <w:sz w:val="22"/>
          <w:szCs w:val="22"/>
        </w:rPr>
        <w:t xml:space="preserve"> were down-regulated when </w:t>
      </w:r>
      <w:r w:rsidR="00654C60" w:rsidRPr="0095454A">
        <w:rPr>
          <w:rFonts w:ascii="Arial" w:hAnsi="Arial" w:cs="Arial"/>
          <w:i/>
          <w:sz w:val="22"/>
          <w:szCs w:val="22"/>
        </w:rPr>
        <w:t>PANC754</w:t>
      </w:r>
      <w:r w:rsidR="00654C60" w:rsidRPr="0095454A">
        <w:rPr>
          <w:rFonts w:ascii="Arial" w:hAnsi="Arial" w:cs="Arial"/>
          <w:sz w:val="22"/>
          <w:szCs w:val="22"/>
        </w:rPr>
        <w:t xml:space="preserve"> was overexpressed, which </w:t>
      </w:r>
      <w:ins w:id="48" w:author="Andreae, Emily A" w:date="2019-12-19T09:29:00Z">
        <w:r w:rsidR="00A4427F">
          <w:rPr>
            <w:rFonts w:ascii="Arial" w:hAnsi="Arial" w:cs="Arial"/>
            <w:sz w:val="22"/>
            <w:szCs w:val="22"/>
          </w:rPr>
          <w:t xml:space="preserve">may </w:t>
        </w:r>
      </w:ins>
      <w:r w:rsidR="00654C60" w:rsidRPr="0095454A">
        <w:rPr>
          <w:rFonts w:ascii="Arial" w:hAnsi="Arial" w:cs="Arial"/>
          <w:sz w:val="22"/>
          <w:szCs w:val="22"/>
        </w:rPr>
        <w:t>indicate</w:t>
      </w:r>
      <w:del w:id="49" w:author="Andreae, Emily A" w:date="2019-12-19T09:29:00Z">
        <w:r w:rsidR="00654C60" w:rsidRPr="0095454A" w:rsidDel="00A4427F">
          <w:rPr>
            <w:rFonts w:ascii="Arial" w:hAnsi="Arial" w:cs="Arial"/>
            <w:sz w:val="22"/>
            <w:szCs w:val="22"/>
          </w:rPr>
          <w:delText>d</w:delText>
        </w:r>
      </w:del>
      <w:r w:rsidR="00654C60" w:rsidRPr="0095454A">
        <w:rPr>
          <w:rFonts w:ascii="Arial" w:hAnsi="Arial" w:cs="Arial"/>
          <w:sz w:val="22"/>
          <w:szCs w:val="22"/>
        </w:rPr>
        <w:t xml:space="preserve"> that </w:t>
      </w:r>
      <w:r w:rsidR="00654C60" w:rsidRPr="0095454A">
        <w:rPr>
          <w:rFonts w:ascii="Arial" w:hAnsi="Arial" w:cs="Arial"/>
          <w:i/>
          <w:sz w:val="22"/>
          <w:szCs w:val="22"/>
        </w:rPr>
        <w:t xml:space="preserve">PANC754 </w:t>
      </w:r>
      <w:del w:id="50" w:author="Andreae, Emily A" w:date="2019-12-19T09:29:00Z">
        <w:r w:rsidR="00AF07F6" w:rsidRPr="0095454A" w:rsidDel="00A4427F">
          <w:rPr>
            <w:rFonts w:ascii="Arial" w:hAnsi="Arial" w:cs="Arial"/>
            <w:sz w:val="22"/>
            <w:szCs w:val="22"/>
          </w:rPr>
          <w:delText xml:space="preserve">maybe </w:delText>
        </w:r>
      </w:del>
      <w:r w:rsidR="004D1694" w:rsidRPr="0095454A">
        <w:rPr>
          <w:rFonts w:ascii="Arial" w:hAnsi="Arial" w:cs="Arial"/>
          <w:sz w:val="22"/>
          <w:szCs w:val="22"/>
        </w:rPr>
        <w:t xml:space="preserve">widely suppresses cancer </w:t>
      </w:r>
      <w:ins w:id="51" w:author="Andreae, Emily A" w:date="2019-12-19T09:29:00Z">
        <w:r w:rsidR="00A4427F">
          <w:rPr>
            <w:rFonts w:ascii="Arial" w:hAnsi="Arial" w:cs="Arial"/>
            <w:sz w:val="22"/>
            <w:szCs w:val="22"/>
          </w:rPr>
          <w:t xml:space="preserve">via </w:t>
        </w:r>
      </w:ins>
      <w:ins w:id="52" w:author="Andreae, Emily A" w:date="2019-12-19T09:30:00Z">
        <w:r w:rsidR="00A4427F">
          <w:rPr>
            <w:rFonts w:ascii="Arial" w:hAnsi="Arial" w:cs="Arial"/>
            <w:sz w:val="22"/>
            <w:szCs w:val="22"/>
          </w:rPr>
          <w:t xml:space="preserve">the </w:t>
        </w:r>
      </w:ins>
      <w:del w:id="53" w:author="Andreae, Emily A" w:date="2019-12-19T09:29:00Z">
        <w:r w:rsidR="004D1694" w:rsidRPr="0095454A" w:rsidDel="00A4427F">
          <w:rPr>
            <w:rFonts w:ascii="Arial" w:hAnsi="Arial" w:cs="Arial"/>
            <w:sz w:val="22"/>
            <w:szCs w:val="22"/>
          </w:rPr>
          <w:delText xml:space="preserve">by </w:delText>
        </w:r>
        <w:r w:rsidR="00AF07F6" w:rsidRPr="0095454A" w:rsidDel="00A4427F">
          <w:rPr>
            <w:rFonts w:ascii="Arial" w:hAnsi="Arial" w:cs="Arial"/>
            <w:sz w:val="22"/>
            <w:szCs w:val="22"/>
          </w:rPr>
          <w:delText xml:space="preserve">involving in </w:delText>
        </w:r>
      </w:del>
      <w:r w:rsidR="00AF07F6" w:rsidRPr="0095454A">
        <w:rPr>
          <w:rFonts w:ascii="Arial" w:hAnsi="Arial" w:cs="Arial"/>
          <w:sz w:val="22"/>
          <w:szCs w:val="22"/>
        </w:rPr>
        <w:t>CDK2 signaling pathway</w:t>
      </w:r>
      <w:r w:rsidR="00DA7172" w:rsidRPr="0095454A">
        <w:rPr>
          <w:rFonts w:ascii="Arial" w:hAnsi="Arial" w:cs="Arial"/>
          <w:sz w:val="22"/>
          <w:szCs w:val="22"/>
        </w:rPr>
        <w:t>.</w:t>
      </w:r>
      <w:r w:rsidR="00DA7172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A00278" w:rsidRPr="0095454A">
        <w:rPr>
          <w:rFonts w:ascii="Arial" w:hAnsi="Arial" w:cs="Arial"/>
          <w:sz w:val="22"/>
          <w:szCs w:val="22"/>
        </w:rPr>
        <w:t xml:space="preserve">Our study indicates </w:t>
      </w:r>
      <w:ins w:id="54" w:author="Andreae, Emily A" w:date="2019-12-19T09:30:00Z">
        <w:r w:rsidR="00A4427F">
          <w:rPr>
            <w:rFonts w:ascii="Arial" w:hAnsi="Arial" w:cs="Arial"/>
            <w:sz w:val="22"/>
            <w:szCs w:val="22"/>
          </w:rPr>
          <w:t xml:space="preserve">that including non-coding RNA analysis in </w:t>
        </w:r>
      </w:ins>
      <w:r w:rsidR="00116C4E" w:rsidRPr="0095454A">
        <w:rPr>
          <w:rFonts w:ascii="Arial" w:hAnsi="Arial" w:cs="Arial"/>
          <w:sz w:val="22"/>
          <w:szCs w:val="22"/>
        </w:rPr>
        <w:t xml:space="preserve">genome-wide </w:t>
      </w:r>
      <w:r w:rsidR="00A00278" w:rsidRPr="0095454A">
        <w:rPr>
          <w:rFonts w:ascii="Arial" w:hAnsi="Arial" w:cs="Arial"/>
          <w:sz w:val="22"/>
          <w:szCs w:val="22"/>
        </w:rPr>
        <w:t xml:space="preserve">tumor suppressor gene </w:t>
      </w:r>
      <w:ins w:id="55" w:author="Andreae, Emily A" w:date="2019-12-19T09:30:00Z">
        <w:r w:rsidR="00A4427F">
          <w:rPr>
            <w:rFonts w:ascii="Arial" w:hAnsi="Arial" w:cs="Arial"/>
            <w:sz w:val="22"/>
            <w:szCs w:val="22"/>
          </w:rPr>
          <w:t>and</w:t>
        </w:r>
      </w:ins>
      <w:del w:id="56" w:author="Andreae, Emily A" w:date="2019-12-19T09:30:00Z">
        <w:r w:rsidR="00A00278" w:rsidRPr="0095454A" w:rsidDel="00A4427F">
          <w:rPr>
            <w:rFonts w:ascii="Arial" w:hAnsi="Arial" w:cs="Arial"/>
            <w:sz w:val="22"/>
            <w:szCs w:val="22"/>
          </w:rPr>
          <w:delText>or</w:delText>
        </w:r>
      </w:del>
      <w:r w:rsidR="00A00278" w:rsidRPr="0095454A">
        <w:rPr>
          <w:rFonts w:ascii="Arial" w:hAnsi="Arial" w:cs="Arial"/>
          <w:sz w:val="22"/>
          <w:szCs w:val="22"/>
        </w:rPr>
        <w:t xml:space="preserve"> oncogene screening </w:t>
      </w:r>
      <w:del w:id="57" w:author="Andreae, Emily A" w:date="2019-12-19T09:30:00Z">
        <w:r w:rsidR="00A00278" w:rsidRPr="0095454A" w:rsidDel="00A4427F">
          <w:rPr>
            <w:rFonts w:ascii="Arial" w:hAnsi="Arial" w:cs="Arial"/>
            <w:sz w:val="22"/>
            <w:szCs w:val="22"/>
          </w:rPr>
          <w:delText xml:space="preserve">to </w:delText>
        </w:r>
        <w:r w:rsidR="0088494F" w:rsidRPr="0095454A" w:rsidDel="00A4427F">
          <w:rPr>
            <w:rFonts w:ascii="Arial" w:hAnsi="Arial" w:cs="Arial"/>
            <w:sz w:val="22"/>
            <w:szCs w:val="22"/>
          </w:rPr>
          <w:delText xml:space="preserve">include </w:delText>
        </w:r>
        <w:r w:rsidR="00A00278" w:rsidRPr="0095454A" w:rsidDel="00A4427F">
          <w:rPr>
            <w:rFonts w:ascii="Arial" w:hAnsi="Arial" w:cs="Arial"/>
            <w:sz w:val="22"/>
            <w:szCs w:val="22"/>
          </w:rPr>
          <w:delText xml:space="preserve">ncRNA in </w:delText>
        </w:r>
        <w:r w:rsidR="0088494F" w:rsidRPr="0095454A" w:rsidDel="00A4427F">
          <w:rPr>
            <w:rFonts w:ascii="Arial" w:hAnsi="Arial" w:cs="Arial"/>
            <w:sz w:val="22"/>
            <w:szCs w:val="22"/>
          </w:rPr>
          <w:delText xml:space="preserve">the </w:delText>
        </w:r>
        <w:r w:rsidR="00A00278" w:rsidRPr="0095454A" w:rsidDel="00A4427F">
          <w:rPr>
            <w:rFonts w:ascii="Arial" w:hAnsi="Arial" w:cs="Arial"/>
            <w:sz w:val="22"/>
            <w:szCs w:val="22"/>
          </w:rPr>
          <w:delText xml:space="preserve">human </w:delText>
        </w:r>
        <w:r w:rsidR="00116C4E" w:rsidRPr="0095454A" w:rsidDel="00A4427F">
          <w:rPr>
            <w:rFonts w:ascii="Arial" w:hAnsi="Arial" w:cs="Arial"/>
            <w:sz w:val="22"/>
            <w:szCs w:val="22"/>
          </w:rPr>
          <w:delText xml:space="preserve">genome </w:delText>
        </w:r>
      </w:del>
      <w:r w:rsidR="0088494F" w:rsidRPr="0095454A">
        <w:rPr>
          <w:rFonts w:ascii="Arial" w:hAnsi="Arial" w:cs="Arial"/>
          <w:sz w:val="22"/>
          <w:szCs w:val="22"/>
        </w:rPr>
        <w:t>is likely</w:t>
      </w:r>
      <w:r w:rsidR="00A00278" w:rsidRPr="0095454A">
        <w:rPr>
          <w:rFonts w:ascii="Arial" w:hAnsi="Arial" w:cs="Arial"/>
          <w:sz w:val="22"/>
          <w:szCs w:val="22"/>
        </w:rPr>
        <w:t xml:space="preserve"> necessary </w:t>
      </w:r>
      <w:r w:rsidR="00116C4E" w:rsidRPr="0095454A">
        <w:rPr>
          <w:rFonts w:ascii="Arial" w:hAnsi="Arial" w:cs="Arial"/>
          <w:sz w:val="22"/>
          <w:szCs w:val="22"/>
        </w:rPr>
        <w:t xml:space="preserve">to better understand </w:t>
      </w:r>
      <w:r w:rsidR="00A00278" w:rsidRPr="0095454A">
        <w:rPr>
          <w:rFonts w:ascii="Arial" w:hAnsi="Arial" w:cs="Arial"/>
          <w:sz w:val="22"/>
          <w:szCs w:val="22"/>
        </w:rPr>
        <w:t>cancer pathogenesis and</w:t>
      </w:r>
      <w:r w:rsidR="00116C4E" w:rsidRPr="0095454A">
        <w:rPr>
          <w:rFonts w:ascii="Arial" w:hAnsi="Arial" w:cs="Arial"/>
          <w:sz w:val="22"/>
          <w:szCs w:val="22"/>
        </w:rPr>
        <w:t xml:space="preserve"> identify novel </w:t>
      </w:r>
      <w:r w:rsidR="00A00278" w:rsidRPr="0095454A">
        <w:rPr>
          <w:rFonts w:ascii="Arial" w:hAnsi="Arial" w:cs="Arial"/>
          <w:sz w:val="22"/>
          <w:szCs w:val="22"/>
        </w:rPr>
        <w:t>therapeutic targe</w:t>
      </w:r>
      <w:r w:rsidR="00116C4E" w:rsidRPr="0095454A">
        <w:rPr>
          <w:rFonts w:ascii="Arial" w:hAnsi="Arial" w:cs="Arial"/>
          <w:sz w:val="22"/>
          <w:szCs w:val="22"/>
        </w:rPr>
        <w:t xml:space="preserve">ts. </w:t>
      </w:r>
    </w:p>
    <w:p w14:paraId="5603F0AD" w14:textId="77777777" w:rsidR="006A176E" w:rsidRPr="0095454A" w:rsidRDefault="006A176E" w:rsidP="008860D6">
      <w:pPr>
        <w:rPr>
          <w:rFonts w:ascii="Arial" w:hAnsi="Arial" w:cs="Arial"/>
          <w:b/>
          <w:sz w:val="22"/>
          <w:szCs w:val="22"/>
        </w:rPr>
      </w:pPr>
    </w:p>
    <w:p w14:paraId="7034F064" w14:textId="003FEC9F" w:rsidR="008860D6" w:rsidRPr="0095454A" w:rsidRDefault="008860D6" w:rsidP="008860D6">
      <w:pPr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Keywords</w:t>
      </w:r>
      <w:r w:rsidRPr="0095454A">
        <w:rPr>
          <w:rFonts w:ascii="Arial" w:hAnsi="Arial" w:cs="Arial"/>
          <w:sz w:val="22"/>
          <w:szCs w:val="22"/>
        </w:rPr>
        <w:t xml:space="preserve">: Pan-cancer, non-coding RNA, </w:t>
      </w:r>
      <w:r w:rsidR="00703F4A" w:rsidRPr="0095454A">
        <w:rPr>
          <w:rFonts w:ascii="Arial" w:hAnsi="Arial" w:cs="Arial"/>
          <w:sz w:val="22"/>
          <w:szCs w:val="22"/>
        </w:rPr>
        <w:t>epigenetics, t</w:t>
      </w:r>
      <w:r w:rsidRPr="0095454A">
        <w:rPr>
          <w:rFonts w:ascii="Arial" w:hAnsi="Arial" w:cs="Arial"/>
          <w:sz w:val="22"/>
          <w:szCs w:val="22"/>
        </w:rPr>
        <w:t>umor suppressor gene</w:t>
      </w:r>
      <w:r w:rsidR="00C37210" w:rsidRPr="0095454A">
        <w:rPr>
          <w:rFonts w:ascii="Arial" w:hAnsi="Arial" w:cs="Arial"/>
          <w:sz w:val="22"/>
          <w:szCs w:val="22"/>
        </w:rPr>
        <w:t>, regulatory</w:t>
      </w:r>
    </w:p>
    <w:p w14:paraId="39F71A79" w14:textId="77777777" w:rsidR="006A176E" w:rsidRPr="0095454A" w:rsidRDefault="006A176E" w:rsidP="008860D6">
      <w:pPr>
        <w:rPr>
          <w:rFonts w:ascii="Arial" w:hAnsi="Arial" w:cs="Arial"/>
          <w:sz w:val="22"/>
          <w:szCs w:val="22"/>
        </w:rPr>
      </w:pPr>
    </w:p>
    <w:p w14:paraId="6E0B765E" w14:textId="77777777" w:rsidR="00C24BAC" w:rsidRPr="0095454A" w:rsidRDefault="00C24BAC" w:rsidP="00880B8E">
      <w:pPr>
        <w:jc w:val="both"/>
        <w:rPr>
          <w:rFonts w:ascii="Arial" w:hAnsi="Arial" w:cs="Arial"/>
          <w:sz w:val="22"/>
          <w:szCs w:val="22"/>
        </w:rPr>
      </w:pPr>
    </w:p>
    <w:p w14:paraId="57EEDA9A" w14:textId="77777777" w:rsidR="00D307ED" w:rsidRDefault="00D307ED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5BE0A5A7" w14:textId="6D5E5BA6" w:rsidR="00BB513B" w:rsidRPr="0095454A" w:rsidRDefault="00BB513B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lastRenderedPageBreak/>
        <w:t>Background</w:t>
      </w:r>
    </w:p>
    <w:p w14:paraId="543FECB4" w14:textId="77777777" w:rsidR="00BB513B" w:rsidRPr="0095454A" w:rsidRDefault="00BB513B" w:rsidP="003E48FE">
      <w:pPr>
        <w:jc w:val="both"/>
        <w:rPr>
          <w:rFonts w:ascii="Arial" w:hAnsi="Arial" w:cs="Arial"/>
          <w:sz w:val="22"/>
          <w:szCs w:val="22"/>
        </w:rPr>
      </w:pPr>
    </w:p>
    <w:p w14:paraId="00644724" w14:textId="2028D4B2" w:rsidR="008F5C70" w:rsidRPr="0095454A" w:rsidRDefault="00B37283">
      <w:pPr>
        <w:jc w:val="both"/>
        <w:rPr>
          <w:rFonts w:ascii="Arial" w:hAnsi="Arial" w:cs="Arial"/>
          <w:sz w:val="22"/>
          <w:szCs w:val="22"/>
        </w:rPr>
      </w:pPr>
      <w:ins w:id="58" w:author="Andreae, Emily A" w:date="2019-12-19T09:35:00Z">
        <w:r>
          <w:rPr>
            <w:rFonts w:ascii="Arial" w:hAnsi="Arial" w:cs="Arial"/>
            <w:sz w:val="22"/>
            <w:szCs w:val="22"/>
          </w:rPr>
          <w:t xml:space="preserve">Although </w:t>
        </w:r>
        <w:r w:rsidRPr="0095454A">
          <w:rPr>
            <w:rFonts w:ascii="Arial" w:hAnsi="Arial" w:cs="Arial"/>
            <w:sz w:val="22"/>
            <w:szCs w:val="22"/>
          </w:rPr>
          <w:t>cancer incidence and m</w:t>
        </w:r>
        <w:r>
          <w:rPr>
            <w:rFonts w:ascii="Arial" w:hAnsi="Arial" w:cs="Arial"/>
            <w:sz w:val="22"/>
            <w:szCs w:val="22"/>
          </w:rPr>
          <w:t xml:space="preserve">ortality rates </w:t>
        </w:r>
        <w:r w:rsidRPr="0095454A">
          <w:rPr>
            <w:rFonts w:ascii="Arial" w:hAnsi="Arial" w:cs="Arial"/>
            <w:sz w:val="22"/>
            <w:szCs w:val="22"/>
          </w:rPr>
          <w:t xml:space="preserve">declined </w:t>
        </w:r>
        <w:r>
          <w:rPr>
            <w:rFonts w:ascii="Arial" w:hAnsi="Arial" w:cs="Arial"/>
            <w:sz w:val="22"/>
            <w:szCs w:val="22"/>
          </w:rPr>
          <w:t>over</w:t>
        </w:r>
      </w:ins>
      <w:del w:id="59" w:author="Andreae, Emily A" w:date="2019-12-19T09:35:00Z">
        <w:r w:rsidR="00F077A1" w:rsidRPr="0095454A" w:rsidDel="00B37283">
          <w:rPr>
            <w:rFonts w:ascii="Arial" w:hAnsi="Arial" w:cs="Arial"/>
            <w:sz w:val="22"/>
            <w:szCs w:val="22"/>
          </w:rPr>
          <w:delText>In</w:delText>
        </w:r>
      </w:del>
      <w:r w:rsidR="00F077A1" w:rsidRPr="0095454A">
        <w:rPr>
          <w:rFonts w:ascii="Arial" w:hAnsi="Arial" w:cs="Arial"/>
          <w:sz w:val="22"/>
          <w:szCs w:val="22"/>
        </w:rPr>
        <w:t xml:space="preserve"> the past decade,</w:t>
      </w:r>
      <w:del w:id="60" w:author="Andreae, Emily A" w:date="2019-12-19T09:35:00Z">
        <w:r w:rsidR="00F077A1" w:rsidRPr="0095454A" w:rsidDel="00B37283">
          <w:rPr>
            <w:rFonts w:ascii="Arial" w:hAnsi="Arial" w:cs="Arial"/>
            <w:sz w:val="22"/>
            <w:szCs w:val="22"/>
          </w:rPr>
          <w:delText xml:space="preserve"> although the cancer incidence and mortality rates were declined</w:delText>
        </w:r>
      </w:del>
      <w:r w:rsidR="00F077A1" w:rsidRPr="0095454A">
        <w:rPr>
          <w:rFonts w:ascii="Arial" w:hAnsi="Arial" w:cs="Arial"/>
          <w:sz w:val="22"/>
          <w:szCs w:val="22"/>
          <w:vertAlign w:val="superscript"/>
        </w:rPr>
        <w:fldChar w:fldCharType="begin"/>
      </w:r>
      <w:r w:rsidR="003F27A6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&lt;EndNote&gt;&lt;Cite&gt;&lt;Author&gt;Siegel&lt;/Author&gt;&lt;Year&gt;2019&lt;/Year&gt;&lt;RecNum&gt;26013&lt;/RecNum&gt;&lt;DisplayText&gt;&lt;style face="superscript"&gt;1&lt;/style&gt;&lt;/DisplayText&gt;&lt;record&gt;&lt;rec-number&gt;26013&lt;/rec-number&gt;&lt;foreign-keys&gt;&lt;key app="EN" db-id="w0ese0awerxv5me5avdpzvwqf9a5treea0ef" timestamp="1547689447"&gt;26013&lt;/key&gt;&lt;/foreign-keys&gt;&lt;ref-type name="Journal Article"&gt;17&lt;/ref-type&gt;&lt;contributors&gt;&lt;authors&gt;&lt;author&gt;Siegel, R. L.&lt;/author&gt;&lt;author&gt;Miller, K. D.&lt;/author&gt;&lt;author&gt;Jemal, A.&lt;/author&gt;&lt;/authors&gt;&lt;/contributors&gt;&lt;auth-address&gt;Scientific Director, Surveillance Research, American Cancer Society, Atlanta, GA.&amp;#xD;Senior Associate Scientist, Surveillance Research, American Cancer Society, Atlanta, GA.&amp;#xD;Scientific Vice President, Surveillance and Health Services Research, American Cancer Society, Atlanta, GA.&lt;/auth-address&gt;&lt;titles&gt;&lt;title&gt;Cancer statistics, 2019&lt;/title&gt;&lt;secondary-title&gt;CA Cancer J Clin&lt;/secondary-title&gt;&lt;/titles&gt;&lt;periodical&gt;&lt;full-title&gt;CA Cancer J Clin&lt;/full-title&gt;&lt;/periodical&gt;&lt;pages&gt;7-34&lt;/pages&gt;&lt;volume&gt;69&lt;/volume&gt;&lt;number&gt;1&lt;/number&gt;&lt;keywords&gt;&lt;keyword&gt;cancer cases&lt;/keyword&gt;&lt;keyword&gt;cancer statistics&lt;/keyword&gt;&lt;keyword&gt;death rates&lt;/keyword&gt;&lt;keyword&gt;incidence&lt;/keyword&gt;&lt;keyword&gt;mortality&lt;/keyword&gt;&lt;/keywords&gt;&lt;dates&gt;&lt;year&gt;2019&lt;/year&gt;&lt;pub-dates&gt;&lt;date&gt;Jan&lt;/date&gt;&lt;/pub-dates&gt;&lt;/dates&gt;&lt;isbn&gt;1542-4863 (Electronic)&amp;#xD;0007-9235 (Linking)&lt;/isbn&gt;&lt;accession-num&gt;30620402&lt;/accession-num&gt;&lt;urls&gt;&lt;related-urls&gt;&lt;url&gt;https://www.ncbi.nlm.nih.gov/pubmed/30620402&lt;/url&gt;&lt;/related-urls&gt;&lt;/urls&gt;&lt;electronic-resource-num&gt;10.3322/caac.21551&lt;/electronic-resource-num&gt;&lt;/record&gt;&lt;/Cite&gt;&lt;/EndNote&gt;</w:instrText>
      </w:r>
      <w:r w:rsidR="00F077A1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3F27A6" w:rsidRPr="0095454A">
        <w:rPr>
          <w:rFonts w:ascii="Arial" w:hAnsi="Arial" w:cs="Arial"/>
          <w:noProof/>
          <w:sz w:val="22"/>
          <w:szCs w:val="22"/>
          <w:vertAlign w:val="superscript"/>
        </w:rPr>
        <w:t>1</w:t>
      </w:r>
      <w:r w:rsidR="00F077A1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del w:id="61" w:author="Andreae, Emily A" w:date="2019-12-19T09:35:00Z">
        <w:r w:rsidR="00F077A1" w:rsidRPr="0095454A" w:rsidDel="00B37283">
          <w:rPr>
            <w:rFonts w:ascii="Arial" w:hAnsi="Arial" w:cs="Arial"/>
            <w:sz w:val="22"/>
            <w:szCs w:val="22"/>
          </w:rPr>
          <w:delText>,</w:delText>
        </w:r>
      </w:del>
      <w:r w:rsidR="00F077A1" w:rsidRPr="0095454A">
        <w:rPr>
          <w:rFonts w:ascii="Arial" w:hAnsi="Arial" w:cs="Arial"/>
          <w:sz w:val="22"/>
          <w:szCs w:val="22"/>
        </w:rPr>
        <w:t xml:space="preserve"> cancer</w:t>
      </w:r>
      <w:r w:rsidR="008B3EF8" w:rsidRPr="0095454A">
        <w:rPr>
          <w:rFonts w:ascii="Arial" w:hAnsi="Arial" w:cs="Arial"/>
          <w:sz w:val="22"/>
          <w:szCs w:val="22"/>
        </w:rPr>
        <w:t>s</w:t>
      </w:r>
      <w:r w:rsidR="00F077A1" w:rsidRPr="0095454A">
        <w:rPr>
          <w:rFonts w:ascii="Arial" w:hAnsi="Arial" w:cs="Arial"/>
          <w:sz w:val="22"/>
          <w:szCs w:val="22"/>
        </w:rPr>
        <w:t xml:space="preserve"> </w:t>
      </w:r>
      <w:r w:rsidR="008B3EF8" w:rsidRPr="0095454A">
        <w:rPr>
          <w:rFonts w:ascii="Arial" w:hAnsi="Arial" w:cs="Arial"/>
          <w:sz w:val="22"/>
          <w:szCs w:val="22"/>
        </w:rPr>
        <w:t>are</w:t>
      </w:r>
      <w:r w:rsidR="00F077A1" w:rsidRPr="0095454A">
        <w:rPr>
          <w:rFonts w:ascii="Arial" w:hAnsi="Arial" w:cs="Arial"/>
          <w:sz w:val="22"/>
          <w:szCs w:val="22"/>
        </w:rPr>
        <w:t xml:space="preserve"> </w:t>
      </w:r>
      <w:r w:rsidR="001A0AB6" w:rsidRPr="0095454A">
        <w:rPr>
          <w:rFonts w:ascii="Arial" w:hAnsi="Arial" w:cs="Arial"/>
          <w:sz w:val="22"/>
          <w:szCs w:val="22"/>
        </w:rPr>
        <w:t xml:space="preserve">still </w:t>
      </w:r>
      <w:r w:rsidR="00F077A1" w:rsidRPr="0095454A">
        <w:rPr>
          <w:rFonts w:ascii="Arial" w:hAnsi="Arial" w:cs="Arial"/>
          <w:sz w:val="22"/>
          <w:szCs w:val="22"/>
        </w:rPr>
        <w:t xml:space="preserve">the </w:t>
      </w:r>
      <w:commentRangeStart w:id="62"/>
      <w:r w:rsidR="00F077A1" w:rsidRPr="0095454A">
        <w:rPr>
          <w:rFonts w:ascii="Arial" w:hAnsi="Arial" w:cs="Arial"/>
          <w:sz w:val="22"/>
          <w:szCs w:val="22"/>
        </w:rPr>
        <w:t xml:space="preserve">second </w:t>
      </w:r>
      <w:r w:rsidR="001A0AB6" w:rsidRPr="0095454A">
        <w:rPr>
          <w:rFonts w:ascii="Arial" w:hAnsi="Arial" w:cs="Arial"/>
          <w:sz w:val="22"/>
          <w:szCs w:val="22"/>
        </w:rPr>
        <w:t xml:space="preserve">leading </w:t>
      </w:r>
      <w:ins w:id="63" w:author="Andreae, Emily A" w:date="2019-12-19T09:35:00Z">
        <w:r>
          <w:rPr>
            <w:rFonts w:ascii="Arial" w:hAnsi="Arial" w:cs="Arial"/>
            <w:sz w:val="22"/>
            <w:szCs w:val="22"/>
          </w:rPr>
          <w:t>cause of death in China</w:t>
        </w:r>
      </w:ins>
      <w:commentRangeEnd w:id="62"/>
      <w:ins w:id="64" w:author="Andreae, Emily A" w:date="2019-12-19T09:36:00Z">
        <w:r>
          <w:rPr>
            <w:rStyle w:val="CommentReference"/>
          </w:rPr>
          <w:commentReference w:id="62"/>
        </w:r>
        <w:r>
          <w:rPr>
            <w:rFonts w:ascii="Arial" w:hAnsi="Arial" w:cs="Arial"/>
            <w:sz w:val="22"/>
            <w:szCs w:val="22"/>
          </w:rPr>
          <w:t>.</w:t>
        </w:r>
      </w:ins>
      <w:del w:id="65" w:author="Andreae, Emily A" w:date="2019-12-19T09:35:00Z">
        <w:r w:rsidR="001A0AB6" w:rsidRPr="0095454A" w:rsidDel="00B37283">
          <w:rPr>
            <w:rFonts w:ascii="Arial" w:hAnsi="Arial" w:cs="Arial"/>
            <w:sz w:val="22"/>
            <w:szCs w:val="22"/>
          </w:rPr>
          <w:delText>“</w:delText>
        </w:r>
        <w:r w:rsidR="00F077A1" w:rsidRPr="0095454A" w:rsidDel="00B37283">
          <w:rPr>
            <w:rFonts w:ascii="Arial" w:hAnsi="Arial" w:cs="Arial"/>
            <w:sz w:val="22"/>
            <w:szCs w:val="22"/>
          </w:rPr>
          <w:delText>killer</w:delText>
        </w:r>
        <w:r w:rsidR="001A0AB6" w:rsidRPr="0095454A" w:rsidDel="00B37283">
          <w:rPr>
            <w:rFonts w:ascii="Arial" w:hAnsi="Arial" w:cs="Arial"/>
            <w:sz w:val="22"/>
            <w:szCs w:val="22"/>
          </w:rPr>
          <w:delText>”</w:delText>
        </w:r>
        <w:r w:rsidR="00F077A1" w:rsidRPr="0095454A" w:rsidDel="00B37283">
          <w:rPr>
            <w:rFonts w:ascii="Arial" w:hAnsi="Arial" w:cs="Arial"/>
            <w:sz w:val="22"/>
            <w:szCs w:val="22"/>
          </w:rPr>
          <w:delText xml:space="preserve"> to </w:delText>
        </w:r>
        <w:r w:rsidR="001A0AB6" w:rsidRPr="0095454A" w:rsidDel="00B37283">
          <w:rPr>
            <w:rFonts w:ascii="Arial" w:hAnsi="Arial" w:cs="Arial"/>
            <w:sz w:val="22"/>
            <w:szCs w:val="22"/>
          </w:rPr>
          <w:delText xml:space="preserve">the </w:delText>
        </w:r>
        <w:r w:rsidR="00F077A1" w:rsidRPr="0095454A" w:rsidDel="00B37283">
          <w:rPr>
            <w:rFonts w:ascii="Arial" w:hAnsi="Arial" w:cs="Arial"/>
            <w:sz w:val="22"/>
            <w:szCs w:val="22"/>
          </w:rPr>
          <w:delText>human health</w:delText>
        </w:r>
      </w:del>
      <w:r w:rsidR="00A60AB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PEVuZE5vdGU+PENpdGU+PEF1dGhvcj5DaGVuPC9BdXRob3I+PFllYXI+MjAxNjwvWWVhcj48UmVj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==
</w:fldData>
        </w:fldChar>
      </w:r>
      <w:r w:rsidR="003F27A6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3F27A6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PEVuZE5vdGU+PENpdGU+PEF1dGhvcj5DaGVuPC9BdXRob3I+PFllYXI+MjAxNjwvWWVhcj48UmVj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==
</w:fldData>
        </w:fldChar>
      </w:r>
      <w:r w:rsidR="003F27A6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3F27A6" w:rsidRPr="0095454A">
        <w:rPr>
          <w:rFonts w:ascii="Arial" w:hAnsi="Arial" w:cs="Arial"/>
          <w:sz w:val="22"/>
          <w:szCs w:val="22"/>
          <w:vertAlign w:val="superscript"/>
        </w:rPr>
      </w:r>
      <w:r w:rsidR="003F27A6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A60ABE" w:rsidRPr="0095454A">
        <w:rPr>
          <w:rFonts w:ascii="Arial" w:hAnsi="Arial" w:cs="Arial"/>
          <w:sz w:val="22"/>
          <w:szCs w:val="22"/>
          <w:vertAlign w:val="superscript"/>
        </w:rPr>
      </w:r>
      <w:r w:rsidR="00A60ABE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3F27A6" w:rsidRPr="0095454A">
        <w:rPr>
          <w:rFonts w:ascii="Arial" w:hAnsi="Arial" w:cs="Arial"/>
          <w:noProof/>
          <w:sz w:val="22"/>
          <w:szCs w:val="22"/>
          <w:vertAlign w:val="superscript"/>
        </w:rPr>
        <w:t>2</w:t>
      </w:r>
      <w:r w:rsidR="00A60AB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del w:id="66" w:author="Andreae, Emily A" w:date="2019-12-19T09:36:00Z">
        <w:r w:rsidR="00F077A1" w:rsidRPr="0095454A" w:rsidDel="00B37283">
          <w:rPr>
            <w:rFonts w:ascii="Arial" w:hAnsi="Arial" w:cs="Arial"/>
            <w:sz w:val="22"/>
            <w:szCs w:val="22"/>
          </w:rPr>
          <w:delText>.</w:delText>
        </w:r>
      </w:del>
      <w:r w:rsidR="00F077A1" w:rsidRPr="0095454A">
        <w:rPr>
          <w:rFonts w:ascii="Arial" w:hAnsi="Arial" w:cs="Arial"/>
          <w:sz w:val="22"/>
          <w:szCs w:val="22"/>
        </w:rPr>
        <w:t xml:space="preserve"> </w:t>
      </w:r>
      <w:r w:rsidR="0001442D" w:rsidRPr="0095454A">
        <w:rPr>
          <w:rFonts w:ascii="Arial" w:hAnsi="Arial" w:cs="Arial"/>
          <w:sz w:val="22"/>
          <w:szCs w:val="22"/>
        </w:rPr>
        <w:t xml:space="preserve">There are two primary types of genes involved in </w:t>
      </w:r>
      <w:del w:id="67" w:author="Andreae, Emily A" w:date="2019-12-19T09:37:00Z">
        <w:r w:rsidR="0001442D" w:rsidRPr="0095454A" w:rsidDel="00B37283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A9031D" w:rsidRPr="0095454A">
        <w:rPr>
          <w:rFonts w:ascii="Arial" w:hAnsi="Arial" w:cs="Arial"/>
          <w:sz w:val="22"/>
          <w:szCs w:val="22"/>
        </w:rPr>
        <w:t>tumorigenesis</w:t>
      </w:r>
      <w:del w:id="68" w:author="Andreae, Emily A" w:date="2019-12-19T09:37:00Z">
        <w:r w:rsidR="0001442D" w:rsidRPr="0095454A" w:rsidDel="00B37283">
          <w:rPr>
            <w:rFonts w:ascii="Arial" w:hAnsi="Arial" w:cs="Arial"/>
            <w:sz w:val="22"/>
            <w:szCs w:val="22"/>
          </w:rPr>
          <w:delText xml:space="preserve"> of cancer</w:delText>
        </w:r>
      </w:del>
      <w:r w:rsidR="0001442D" w:rsidRPr="0095454A">
        <w:rPr>
          <w:rFonts w:ascii="Arial" w:hAnsi="Arial" w:cs="Arial"/>
          <w:sz w:val="22"/>
          <w:szCs w:val="22"/>
        </w:rPr>
        <w:t>, oncogenes and tumor suppressor genes</w:t>
      </w:r>
      <w:r w:rsidR="00F63EE4" w:rsidRPr="0095454A">
        <w:rPr>
          <w:rFonts w:ascii="Arial" w:hAnsi="Arial" w:cs="Arial"/>
          <w:sz w:val="22"/>
          <w:szCs w:val="22"/>
        </w:rPr>
        <w:t xml:space="preserve"> (TSGs)</w:t>
      </w:r>
      <w:r w:rsidR="0001442D" w:rsidRPr="0095454A">
        <w:rPr>
          <w:rFonts w:ascii="Arial" w:hAnsi="Arial" w:cs="Arial"/>
          <w:sz w:val="22"/>
          <w:szCs w:val="22"/>
        </w:rPr>
        <w:t>. O</w:t>
      </w:r>
      <w:r w:rsidR="004F3014" w:rsidRPr="0095454A">
        <w:rPr>
          <w:rFonts w:ascii="Arial" w:hAnsi="Arial" w:cs="Arial"/>
          <w:sz w:val="22"/>
          <w:szCs w:val="22"/>
        </w:rPr>
        <w:t>ncogenes</w:t>
      </w:r>
      <w:ins w:id="69" w:author="Andreae, Emily A" w:date="2019-12-19T09:37:00Z">
        <w:r>
          <w:rPr>
            <w:rFonts w:ascii="Arial" w:hAnsi="Arial" w:cs="Arial"/>
            <w:sz w:val="22"/>
            <w:szCs w:val="22"/>
          </w:rPr>
          <w:t>,</w:t>
        </w:r>
      </w:ins>
      <w:r w:rsidR="003F3A0C" w:rsidRPr="0095454A">
        <w:rPr>
          <w:rFonts w:ascii="Arial" w:hAnsi="Arial" w:cs="Arial"/>
          <w:sz w:val="22"/>
          <w:szCs w:val="22"/>
        </w:rPr>
        <w:t xml:space="preserve"> such as </w:t>
      </w:r>
      <w:r w:rsidR="003F3A0C" w:rsidRPr="0095454A">
        <w:rPr>
          <w:rFonts w:ascii="Arial" w:hAnsi="Arial" w:cs="Arial"/>
          <w:i/>
          <w:sz w:val="22"/>
          <w:szCs w:val="22"/>
        </w:rPr>
        <w:t>DNMT1</w:t>
      </w:r>
      <w:r w:rsidR="00A9275B" w:rsidRPr="0095454A">
        <w:rPr>
          <w:rFonts w:ascii="Arial" w:hAnsi="Arial" w:cs="Arial"/>
          <w:sz w:val="22"/>
          <w:szCs w:val="22"/>
        </w:rPr>
        <w:t xml:space="preserve"> (DNA methyltransferase 1)</w:t>
      </w:r>
      <w:r w:rsidR="00BA084E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PEVuZE5vdGU+PENpdGU+PEF1dGhvcj5YdTwvQXV0aG9yPjxZZWFyPjIwMTg8L1llYXI+PFJlY051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</w:fldData>
        </w:fldChar>
      </w:r>
      <w:r w:rsidR="00BA084E" w:rsidRPr="0095454A">
        <w:rPr>
          <w:rFonts w:ascii="Arial" w:hAnsi="Arial" w:cs="Arial"/>
          <w:sz w:val="22"/>
          <w:szCs w:val="22"/>
        </w:rPr>
        <w:instrText xml:space="preserve"> ADDIN EN.CITE </w:instrText>
      </w:r>
      <w:r w:rsidR="00BA084E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PEVuZE5vdGU+PENpdGU+PEF1dGhvcj5YdTwvQXV0aG9yPjxZZWFyPjIwMTg8L1llYXI+PFJlY051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</w:fldData>
        </w:fldChar>
      </w:r>
      <w:r w:rsidR="00BA084E" w:rsidRPr="0095454A">
        <w:rPr>
          <w:rFonts w:ascii="Arial" w:hAnsi="Arial" w:cs="Arial"/>
          <w:sz w:val="22"/>
          <w:szCs w:val="22"/>
        </w:rPr>
        <w:instrText xml:space="preserve"> ADDIN EN.CITE.DATA </w:instrText>
      </w:r>
      <w:r w:rsidR="00BA084E" w:rsidRPr="0095454A">
        <w:rPr>
          <w:rFonts w:ascii="Arial" w:hAnsi="Arial" w:cs="Arial"/>
          <w:sz w:val="22"/>
          <w:szCs w:val="22"/>
        </w:rPr>
      </w:r>
      <w:r w:rsidR="00BA084E" w:rsidRPr="0095454A">
        <w:rPr>
          <w:rFonts w:ascii="Arial" w:hAnsi="Arial" w:cs="Arial"/>
          <w:sz w:val="22"/>
          <w:szCs w:val="22"/>
        </w:rPr>
        <w:fldChar w:fldCharType="end"/>
      </w:r>
      <w:r w:rsidR="00BA084E" w:rsidRPr="0095454A">
        <w:rPr>
          <w:rFonts w:ascii="Arial" w:hAnsi="Arial" w:cs="Arial"/>
          <w:sz w:val="22"/>
          <w:szCs w:val="22"/>
        </w:rPr>
      </w:r>
      <w:r w:rsidR="00BA084E" w:rsidRPr="0095454A">
        <w:rPr>
          <w:rFonts w:ascii="Arial" w:hAnsi="Arial" w:cs="Arial"/>
          <w:sz w:val="22"/>
          <w:szCs w:val="22"/>
        </w:rPr>
        <w:fldChar w:fldCharType="separate"/>
      </w:r>
      <w:r w:rsidR="00BA084E" w:rsidRPr="0095454A">
        <w:rPr>
          <w:rFonts w:ascii="Arial" w:hAnsi="Arial" w:cs="Arial"/>
          <w:noProof/>
          <w:sz w:val="22"/>
          <w:szCs w:val="22"/>
          <w:vertAlign w:val="superscript"/>
        </w:rPr>
        <w:t>3</w:t>
      </w:r>
      <w:r w:rsidR="00BA084E" w:rsidRPr="0095454A">
        <w:rPr>
          <w:rFonts w:ascii="Arial" w:hAnsi="Arial" w:cs="Arial"/>
          <w:sz w:val="22"/>
          <w:szCs w:val="22"/>
        </w:rPr>
        <w:fldChar w:fldCharType="end"/>
      </w:r>
      <w:r w:rsidR="003F3A0C" w:rsidRPr="0095454A">
        <w:rPr>
          <w:rFonts w:ascii="Arial" w:hAnsi="Arial" w:cs="Arial"/>
          <w:sz w:val="22"/>
          <w:szCs w:val="22"/>
        </w:rPr>
        <w:t xml:space="preserve">, </w:t>
      </w:r>
      <w:r w:rsidR="003F3A0C" w:rsidRPr="0095454A">
        <w:rPr>
          <w:rFonts w:ascii="Arial" w:hAnsi="Arial" w:cs="Arial"/>
          <w:i/>
          <w:sz w:val="22"/>
          <w:szCs w:val="22"/>
        </w:rPr>
        <w:t>CDK2</w:t>
      </w:r>
      <w:r w:rsidR="009C18F7" w:rsidRPr="0095454A">
        <w:rPr>
          <w:rFonts w:ascii="Arial" w:hAnsi="Arial" w:cs="Arial" w:hint="eastAsia"/>
          <w:sz w:val="22"/>
          <w:szCs w:val="22"/>
          <w:lang w:eastAsia="zh-CN"/>
        </w:rPr>
        <w:t xml:space="preserve"> (</w:t>
      </w:r>
      <w:r w:rsidR="009C18F7" w:rsidRPr="0095454A">
        <w:rPr>
          <w:rFonts w:ascii="Arial" w:hAnsi="Arial" w:cs="Arial"/>
          <w:sz w:val="22"/>
          <w:szCs w:val="22"/>
        </w:rPr>
        <w:t>cyclin</w:t>
      </w:r>
      <w:r w:rsidR="009C18F7" w:rsidRPr="0095454A">
        <w:rPr>
          <w:rFonts w:ascii="Arial" w:hAnsi="Arial" w:cs="Arial" w:hint="eastAsia"/>
          <w:sz w:val="22"/>
          <w:szCs w:val="22"/>
        </w:rPr>
        <w:t xml:space="preserve"> </w:t>
      </w:r>
      <w:r w:rsidR="009C18F7" w:rsidRPr="0095454A">
        <w:rPr>
          <w:rFonts w:ascii="Arial" w:hAnsi="Arial" w:cs="Arial"/>
          <w:sz w:val="22"/>
          <w:szCs w:val="22"/>
        </w:rPr>
        <w:t>dependent</w:t>
      </w:r>
      <w:r w:rsidR="009C18F7" w:rsidRPr="0095454A">
        <w:rPr>
          <w:rFonts w:ascii="Arial" w:hAnsi="Arial" w:cs="Arial" w:hint="eastAsia"/>
          <w:sz w:val="22"/>
          <w:szCs w:val="22"/>
        </w:rPr>
        <w:t xml:space="preserve"> </w:t>
      </w:r>
      <w:r w:rsidR="009C18F7" w:rsidRPr="0095454A">
        <w:rPr>
          <w:rFonts w:ascii="Arial" w:hAnsi="Arial" w:cs="Arial"/>
          <w:sz w:val="22"/>
          <w:szCs w:val="22"/>
        </w:rPr>
        <w:t>kinase</w:t>
      </w:r>
      <w:r w:rsidR="00A9275B" w:rsidRPr="0095454A">
        <w:rPr>
          <w:rFonts w:ascii="Arial" w:hAnsi="Arial" w:cs="Arial"/>
          <w:sz w:val="22"/>
          <w:szCs w:val="22"/>
        </w:rPr>
        <w:t xml:space="preserve"> </w:t>
      </w:r>
      <w:r w:rsidR="009C18F7" w:rsidRPr="0095454A">
        <w:rPr>
          <w:rFonts w:ascii="Arial" w:hAnsi="Arial" w:cs="Arial"/>
          <w:sz w:val="22"/>
          <w:szCs w:val="22"/>
        </w:rPr>
        <w:t>2</w:t>
      </w:r>
      <w:r w:rsidR="009C18F7" w:rsidRPr="0095454A">
        <w:rPr>
          <w:rFonts w:ascii="Arial" w:hAnsi="Arial" w:cs="Arial" w:hint="eastAsia"/>
          <w:sz w:val="22"/>
          <w:szCs w:val="22"/>
          <w:lang w:eastAsia="zh-CN"/>
        </w:rPr>
        <w:t>)</w:t>
      </w:r>
      <w:r w:rsidR="00C82A68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PEVuZE5vdGU+PENpdGU+PEF1dGhvcj5DYW1wYW5lcjwvQXV0aG9yPjxZZWFyPjIwMTA8L1llYXI+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</w:fldData>
        </w:fldChar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 </w:instrText>
      </w:r>
      <w:r w:rsidR="00C82A68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PEVuZE5vdGU+PENpdGU+PEF1dGhvcj5DYW1wYW5lcjwvQXV0aG9yPjxZZWFyPjIwMTA8L1llYXI+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</w:fldData>
        </w:fldChar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EN.CITE.DATA </w:instrText>
      </w:r>
      <w:r w:rsidR="00C82A68" w:rsidRPr="0095454A">
        <w:rPr>
          <w:rFonts w:ascii="Arial" w:hAnsi="Arial" w:cs="Arial"/>
          <w:sz w:val="22"/>
          <w:szCs w:val="22"/>
        </w:rPr>
      </w:r>
      <w:r w:rsidR="00C82A68" w:rsidRPr="0095454A">
        <w:rPr>
          <w:rFonts w:ascii="Arial" w:hAnsi="Arial" w:cs="Arial"/>
          <w:sz w:val="22"/>
          <w:szCs w:val="22"/>
        </w:rPr>
        <w:fldChar w:fldCharType="end"/>
      </w:r>
      <w:r w:rsidR="00C82A68" w:rsidRPr="0095454A">
        <w:rPr>
          <w:rFonts w:ascii="Arial" w:hAnsi="Arial" w:cs="Arial"/>
          <w:sz w:val="22"/>
          <w:szCs w:val="22"/>
        </w:rPr>
      </w:r>
      <w:r w:rsidR="00C82A68" w:rsidRPr="0095454A">
        <w:rPr>
          <w:rFonts w:ascii="Arial" w:hAnsi="Arial" w:cs="Arial"/>
          <w:sz w:val="22"/>
          <w:szCs w:val="22"/>
        </w:rPr>
        <w:fldChar w:fldCharType="separate"/>
      </w:r>
      <w:r w:rsidR="00C82A68" w:rsidRPr="0095454A">
        <w:rPr>
          <w:rFonts w:ascii="Arial" w:hAnsi="Arial" w:cs="Arial"/>
          <w:noProof/>
          <w:sz w:val="22"/>
          <w:szCs w:val="22"/>
          <w:vertAlign w:val="superscript"/>
        </w:rPr>
        <w:t>4</w:t>
      </w:r>
      <w:r w:rsidR="00C82A68" w:rsidRPr="0095454A">
        <w:rPr>
          <w:rFonts w:ascii="Arial" w:hAnsi="Arial" w:cs="Arial"/>
          <w:sz w:val="22"/>
          <w:szCs w:val="22"/>
        </w:rPr>
        <w:fldChar w:fldCharType="end"/>
      </w:r>
      <w:r w:rsidR="003F3A0C" w:rsidRPr="0095454A">
        <w:rPr>
          <w:rFonts w:ascii="Arial" w:hAnsi="Arial" w:cs="Arial"/>
          <w:sz w:val="22"/>
          <w:szCs w:val="22"/>
        </w:rPr>
        <w:t xml:space="preserve">, </w:t>
      </w:r>
      <w:r w:rsidR="003F3A0C" w:rsidRPr="0095454A">
        <w:rPr>
          <w:rFonts w:ascii="Arial" w:hAnsi="Arial" w:cs="Arial"/>
          <w:i/>
          <w:sz w:val="22"/>
          <w:szCs w:val="22"/>
        </w:rPr>
        <w:t>HRAS</w:t>
      </w:r>
      <w:r w:rsidR="009C18F7" w:rsidRPr="0095454A">
        <w:rPr>
          <w:rFonts w:ascii="Arial" w:hAnsi="Arial" w:cs="Arial" w:hint="eastAsia"/>
          <w:sz w:val="22"/>
          <w:szCs w:val="22"/>
          <w:lang w:eastAsia="zh-CN"/>
        </w:rPr>
        <w:t xml:space="preserve"> (</w:t>
      </w:r>
      <w:r w:rsidR="009C18F7" w:rsidRPr="0095454A">
        <w:rPr>
          <w:rFonts w:ascii="Arial" w:hAnsi="Arial" w:cs="Arial"/>
          <w:sz w:val="22"/>
          <w:szCs w:val="22"/>
        </w:rPr>
        <w:t>Human V-Ha-ras Harvey Rat Sarcoma Viral Oncogene Homolog</w:t>
      </w:r>
      <w:r w:rsidR="009C18F7" w:rsidRPr="0095454A">
        <w:rPr>
          <w:rFonts w:ascii="Arial" w:hAnsi="Arial" w:cs="Arial" w:hint="eastAsia"/>
          <w:sz w:val="22"/>
          <w:szCs w:val="22"/>
          <w:lang w:eastAsia="zh-CN"/>
        </w:rPr>
        <w:t>)</w:t>
      </w:r>
      <w:r w:rsidR="00C82A68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PEVuZE5vdGU+PENpdGU+PEF1dGhvcj5NZW5rZTwvQXV0aG9yPjxZZWFyPjIwMTU8L1llYXI+PFJl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</w:fldData>
        </w:fldChar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 </w:instrText>
      </w:r>
      <w:r w:rsidR="00C82A68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PEVuZE5vdGU+PENpdGU+PEF1dGhvcj5NZW5rZTwvQXV0aG9yPjxZZWFyPjIwMTU8L1llYXI+PFJl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</w:fldData>
        </w:fldChar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EN.CITE.DATA </w:instrText>
      </w:r>
      <w:r w:rsidR="00C82A68" w:rsidRPr="0095454A">
        <w:rPr>
          <w:rFonts w:ascii="Arial" w:hAnsi="Arial" w:cs="Arial"/>
          <w:sz w:val="22"/>
          <w:szCs w:val="22"/>
        </w:rPr>
      </w:r>
      <w:r w:rsidR="00C82A68" w:rsidRPr="0095454A">
        <w:rPr>
          <w:rFonts w:ascii="Arial" w:hAnsi="Arial" w:cs="Arial"/>
          <w:sz w:val="22"/>
          <w:szCs w:val="22"/>
        </w:rPr>
        <w:fldChar w:fldCharType="end"/>
      </w:r>
      <w:r w:rsidR="00C82A68" w:rsidRPr="0095454A">
        <w:rPr>
          <w:rFonts w:ascii="Arial" w:hAnsi="Arial" w:cs="Arial"/>
          <w:sz w:val="22"/>
          <w:szCs w:val="22"/>
        </w:rPr>
      </w:r>
      <w:r w:rsidR="00C82A68" w:rsidRPr="0095454A">
        <w:rPr>
          <w:rFonts w:ascii="Arial" w:hAnsi="Arial" w:cs="Arial"/>
          <w:sz w:val="22"/>
          <w:szCs w:val="22"/>
        </w:rPr>
        <w:fldChar w:fldCharType="separate"/>
      </w:r>
      <w:r w:rsidR="00C82A68" w:rsidRPr="0095454A">
        <w:rPr>
          <w:rFonts w:ascii="Arial" w:hAnsi="Arial" w:cs="Arial"/>
          <w:noProof/>
          <w:sz w:val="22"/>
          <w:szCs w:val="22"/>
          <w:vertAlign w:val="superscript"/>
        </w:rPr>
        <w:t>5</w:t>
      </w:r>
      <w:r w:rsidR="00C82A68" w:rsidRPr="0095454A">
        <w:rPr>
          <w:rFonts w:ascii="Arial" w:hAnsi="Arial" w:cs="Arial"/>
          <w:sz w:val="22"/>
          <w:szCs w:val="22"/>
        </w:rPr>
        <w:fldChar w:fldCharType="end"/>
      </w:r>
      <w:ins w:id="70" w:author="Andreae, Emily A" w:date="2019-12-19T09:37:00Z">
        <w:r>
          <w:rPr>
            <w:rFonts w:ascii="Arial" w:hAnsi="Arial" w:cs="Arial"/>
            <w:sz w:val="22"/>
            <w:szCs w:val="22"/>
          </w:rPr>
          <w:t>,</w:t>
        </w:r>
      </w:ins>
      <w:r w:rsidR="003F3A0C" w:rsidRPr="0095454A">
        <w:rPr>
          <w:rFonts w:ascii="Arial" w:hAnsi="Arial" w:cs="Arial"/>
          <w:sz w:val="22"/>
          <w:szCs w:val="22"/>
        </w:rPr>
        <w:t xml:space="preserve"> and</w:t>
      </w:r>
      <w:r w:rsidR="004F3014" w:rsidRPr="0095454A">
        <w:rPr>
          <w:rFonts w:ascii="Arial" w:hAnsi="Arial" w:cs="Arial"/>
          <w:sz w:val="22"/>
          <w:szCs w:val="22"/>
        </w:rPr>
        <w:t xml:space="preserve"> </w:t>
      </w:r>
      <w:r w:rsidR="003F27A6" w:rsidRPr="0095454A">
        <w:rPr>
          <w:rFonts w:ascii="Arial" w:hAnsi="Arial" w:cs="Arial"/>
          <w:i/>
          <w:sz w:val="22"/>
          <w:szCs w:val="22"/>
        </w:rPr>
        <w:t>HDAC7</w:t>
      </w:r>
      <w:r w:rsidR="009C18F7" w:rsidRPr="0095454A">
        <w:rPr>
          <w:rFonts w:ascii="Arial" w:hAnsi="Arial" w:cs="Arial" w:hint="eastAsia"/>
          <w:sz w:val="22"/>
          <w:szCs w:val="22"/>
          <w:lang w:eastAsia="zh-CN"/>
        </w:rPr>
        <w:t xml:space="preserve"> (</w:t>
      </w:r>
      <w:r w:rsidR="00A9275B" w:rsidRPr="0095454A">
        <w:rPr>
          <w:rFonts w:ascii="Arial" w:hAnsi="Arial" w:cs="Arial"/>
          <w:sz w:val="22"/>
          <w:szCs w:val="22"/>
        </w:rPr>
        <w:t>Histone deacetylase</w:t>
      </w:r>
      <w:r w:rsidR="00A9275B" w:rsidRPr="0095454A">
        <w:rPr>
          <w:rFonts w:ascii="Arial" w:hAnsi="Arial" w:cs="Arial" w:hint="eastAsia"/>
          <w:sz w:val="22"/>
          <w:szCs w:val="22"/>
        </w:rPr>
        <w:t xml:space="preserve"> 7</w:t>
      </w:r>
      <w:r w:rsidR="009C18F7" w:rsidRPr="0095454A">
        <w:rPr>
          <w:rFonts w:ascii="Arial" w:hAnsi="Arial" w:cs="Arial" w:hint="eastAsia"/>
          <w:sz w:val="22"/>
          <w:szCs w:val="22"/>
          <w:lang w:eastAsia="zh-CN"/>
        </w:rPr>
        <w:t>)</w:t>
      </w:r>
      <w:r w:rsidR="003F27A6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PEVuZE5vdGU+PENpdGU+PEF1dGhvcj5MZWk8L0F1dGhvcj48WWVhcj4yMDE3PC9ZZWFyPjxSZWNO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</w:fldData>
        </w:fldChar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 </w:instrText>
      </w:r>
      <w:r w:rsidR="00C82A68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PEVuZE5vdGU+PENpdGU+PEF1dGhvcj5MZWk8L0F1dGhvcj48WWVhcj4yMDE3PC9ZZWFyPjxSZWNO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</w:fldData>
        </w:fldChar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EN.CITE.DATA </w:instrText>
      </w:r>
      <w:r w:rsidR="00C82A68" w:rsidRPr="0095454A">
        <w:rPr>
          <w:rFonts w:ascii="Arial" w:hAnsi="Arial" w:cs="Arial"/>
          <w:sz w:val="22"/>
          <w:szCs w:val="22"/>
        </w:rPr>
      </w:r>
      <w:r w:rsidR="00C82A68" w:rsidRPr="0095454A">
        <w:rPr>
          <w:rFonts w:ascii="Arial" w:hAnsi="Arial" w:cs="Arial"/>
          <w:sz w:val="22"/>
          <w:szCs w:val="22"/>
        </w:rPr>
        <w:fldChar w:fldCharType="end"/>
      </w:r>
      <w:r w:rsidR="003F27A6" w:rsidRPr="0095454A">
        <w:rPr>
          <w:rFonts w:ascii="Arial" w:hAnsi="Arial" w:cs="Arial"/>
          <w:sz w:val="22"/>
          <w:szCs w:val="22"/>
        </w:rPr>
      </w:r>
      <w:r w:rsidR="003F27A6" w:rsidRPr="0095454A">
        <w:rPr>
          <w:rFonts w:ascii="Arial" w:hAnsi="Arial" w:cs="Arial"/>
          <w:sz w:val="22"/>
          <w:szCs w:val="22"/>
        </w:rPr>
        <w:fldChar w:fldCharType="separate"/>
      </w:r>
      <w:r w:rsidR="00C82A68" w:rsidRPr="0095454A">
        <w:rPr>
          <w:rFonts w:ascii="Arial" w:hAnsi="Arial" w:cs="Arial"/>
          <w:noProof/>
          <w:sz w:val="22"/>
          <w:szCs w:val="22"/>
          <w:vertAlign w:val="superscript"/>
        </w:rPr>
        <w:t>6</w:t>
      </w:r>
      <w:r w:rsidR="003F27A6" w:rsidRPr="0095454A">
        <w:rPr>
          <w:rFonts w:ascii="Arial" w:hAnsi="Arial" w:cs="Arial"/>
          <w:sz w:val="22"/>
          <w:szCs w:val="22"/>
        </w:rPr>
        <w:fldChar w:fldCharType="end"/>
      </w:r>
      <w:r w:rsidR="003F27A6" w:rsidRPr="0095454A">
        <w:rPr>
          <w:rFonts w:ascii="Arial" w:hAnsi="Arial" w:cs="Arial"/>
          <w:sz w:val="22"/>
          <w:szCs w:val="22"/>
        </w:rPr>
        <w:t xml:space="preserve">, </w:t>
      </w:r>
      <w:r w:rsidR="0001442D" w:rsidRPr="0095454A">
        <w:rPr>
          <w:rFonts w:ascii="Arial" w:hAnsi="Arial" w:cs="Arial"/>
          <w:sz w:val="22"/>
          <w:szCs w:val="22"/>
        </w:rPr>
        <w:t>result in the uncontrolled growth of cells</w:t>
      </w:r>
      <w:r w:rsidR="001B7E0B" w:rsidRPr="0095454A">
        <w:rPr>
          <w:rFonts w:ascii="Arial" w:hAnsi="Arial" w:cs="Arial"/>
          <w:sz w:val="22"/>
          <w:szCs w:val="22"/>
        </w:rPr>
        <w:t>, while</w:t>
      </w:r>
      <w:r w:rsidR="0001442D" w:rsidRPr="0095454A">
        <w:rPr>
          <w:rFonts w:ascii="Arial" w:hAnsi="Arial" w:cs="Arial"/>
          <w:sz w:val="22"/>
          <w:szCs w:val="22"/>
        </w:rPr>
        <w:t xml:space="preserve"> </w:t>
      </w:r>
      <w:r w:rsidR="009A6815" w:rsidRPr="0095454A">
        <w:rPr>
          <w:rFonts w:ascii="Arial" w:hAnsi="Arial" w:cs="Arial"/>
          <w:sz w:val="22"/>
          <w:szCs w:val="22"/>
        </w:rPr>
        <w:t xml:space="preserve">tumor suppressor genes </w:t>
      </w:r>
      <w:r w:rsidR="00D578E8" w:rsidRPr="0095454A">
        <w:rPr>
          <w:rFonts w:ascii="Arial" w:hAnsi="Arial" w:cs="Arial"/>
          <w:sz w:val="22"/>
          <w:szCs w:val="22"/>
        </w:rPr>
        <w:t>like</w:t>
      </w:r>
      <w:r w:rsidR="009A1807" w:rsidRPr="0095454A">
        <w:rPr>
          <w:rFonts w:ascii="Arial" w:hAnsi="Arial" w:cs="Arial"/>
          <w:sz w:val="22"/>
          <w:szCs w:val="22"/>
        </w:rPr>
        <w:t xml:space="preserve"> </w:t>
      </w:r>
      <w:r w:rsidR="009A1807" w:rsidRPr="0095454A">
        <w:rPr>
          <w:rFonts w:ascii="Arial" w:hAnsi="Arial" w:cs="Arial"/>
          <w:i/>
          <w:sz w:val="22"/>
          <w:szCs w:val="22"/>
        </w:rPr>
        <w:t>CDH13</w:t>
      </w:r>
      <w:r w:rsidR="00A9275B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A9275B" w:rsidRPr="0095454A">
        <w:rPr>
          <w:rFonts w:ascii="Arial" w:hAnsi="Arial" w:cs="Arial" w:hint="eastAsia"/>
          <w:sz w:val="22"/>
          <w:szCs w:val="22"/>
        </w:rPr>
        <w:t>(</w:t>
      </w:r>
      <w:r w:rsidR="00A9275B" w:rsidRPr="0095454A">
        <w:rPr>
          <w:rFonts w:ascii="Arial" w:hAnsi="Arial" w:cs="Arial"/>
          <w:sz w:val="22"/>
          <w:szCs w:val="22"/>
        </w:rPr>
        <w:t>cadherin 13</w:t>
      </w:r>
      <w:r w:rsidR="00A9275B" w:rsidRPr="0095454A">
        <w:rPr>
          <w:rFonts w:ascii="Arial" w:hAnsi="Arial" w:cs="Arial" w:hint="eastAsia"/>
          <w:sz w:val="22"/>
          <w:szCs w:val="22"/>
        </w:rPr>
        <w:t>)</w:t>
      </w:r>
      <w:r w:rsidR="00BA084E" w:rsidRPr="0095454A">
        <w:rPr>
          <w:rFonts w:ascii="Arial" w:hAnsi="Arial" w:cs="Arial"/>
          <w:sz w:val="22"/>
          <w:szCs w:val="22"/>
        </w:rPr>
        <w:fldChar w:fldCharType="begin"/>
      </w:r>
      <w:r w:rsidR="00C82A68" w:rsidRPr="0095454A">
        <w:rPr>
          <w:rFonts w:ascii="Arial" w:hAnsi="Arial" w:cs="Arial"/>
          <w:sz w:val="22"/>
          <w:szCs w:val="22"/>
        </w:rPr>
        <w:instrText xml:space="preserve"> ADDIN EN.CITE &lt;EndNote&gt;&lt;Cite&gt;&lt;Author&gt;Pu&lt;/Author&gt;&lt;Year&gt;2016&lt;/Year&gt;&lt;RecNum&gt;1841&lt;/RecNum&gt;&lt;DisplayText&gt;&lt;style face="superscript"&gt;7&lt;/style&gt;&lt;/DisplayText&gt;&lt;record&gt;&lt;rec-number&gt;1841&lt;/rec-number&gt;&lt;foreign-keys&gt;&lt;key app="EN" db-id="f2wserdepdw2wbexd5aptwdtrzeaw922edsx" timestamp="1575771487"&gt;1841&lt;/key&gt;&lt;/foreign-keys&gt;&lt;ref-type name="Journal Article"&gt;17&lt;/ref-type&gt;&lt;contributors&gt;&lt;authors&gt;&lt;author&gt;Pu, W.&lt;/author&gt;&lt;author&gt;Geng, X.&lt;/author&gt;&lt;author&gt;Chen, S.&lt;/author&gt;&lt;author&gt;Tan, L.&lt;/author&gt;&lt;author&gt;Tan, Y.&lt;/author&gt;&lt;author&gt;Wang, A.&lt;/author&gt;&lt;author&gt;Lu, Z.&lt;/author&gt;&lt;author&gt;Guo, S.&lt;/author&gt;&lt;author&gt;Chen, X.&lt;/author&gt;&lt;author&gt;Wang, J.&lt;/author&gt;&lt;/authors&gt;&lt;/contributors&gt;&lt;auth-address&gt;State Key Laboratory of Genetic Engineering and Ministry of Education Key Laboratory of Contemporary Anthropology, School of Life Sciences, Fudan University, Shanghai 200433, China.&amp;#xD;Department of Cardiothoracic Surgery, Huashan Hospital, Fudan University, Shanghai 200032, China.&amp;#xD;Department of Chest Surgery, Shanghai Pulmonary Hospital, Shanghai 200433, China.&amp;#xD;Department of Bioengineering, University of California at San Diego, 9500 Gilman Drive, MC0412, La Jolla, CA 92093-0412.&lt;/auth-address&gt;&lt;titles&gt;&lt;title&gt;Aberrant methylation of CDH13 can be a diagnostic biomarker for lung adenocarcinoma&lt;/title&gt;&lt;secondary-title&gt;J Cancer&lt;/secondary-title&gt;&lt;/titles&gt;&lt;periodical&gt;&lt;full-title&gt;J Cancer&lt;/full-title&gt;&lt;/periodical&gt;&lt;pages&gt;2280-2289&lt;/pages&gt;&lt;volume&gt;7&lt;/volume&gt;&lt;number&gt;15&lt;/number&gt;&lt;edition&gt;2016/12/21&lt;/edition&gt;&lt;keywords&gt;&lt;keyword&gt;Adenocarcinoma&lt;/keyword&gt;&lt;keyword&gt;Biomarker.&lt;/keyword&gt;&lt;keyword&gt;Cdh13&lt;/keyword&gt;&lt;keyword&gt;DNA methylation&lt;/keyword&gt;&lt;keyword&gt;Diagnosis&lt;/keyword&gt;&lt;keyword&gt;Nsclc&lt;/keyword&gt;&lt;keyword&gt;Non-small cell lung cancer&lt;/keyword&gt;&lt;/keywords&gt;&lt;dates&gt;&lt;year&gt;2016&lt;/year&gt;&lt;/dates&gt;&lt;isbn&gt;1837-9664 (Print)&amp;#xD;1837-9664 (Linking)&lt;/isbn&gt;&lt;accession-num&gt;27994665&lt;/accession-num&gt;&lt;urls&gt;&lt;related-urls&gt;&lt;url&gt;https://www.ncbi.nlm.nih.gov/pubmed/27994665&lt;/url&gt;&lt;/related-urls&gt;&lt;/urls&gt;&lt;custom2&gt;PMC5166538&lt;/custom2&gt;&lt;electronic-resource-num&gt;10.7150/jca.15758&lt;/electronic-resource-num&gt;&lt;/record&gt;&lt;/Cite&gt;&lt;/EndNote&gt;</w:instrText>
      </w:r>
      <w:r w:rsidR="00BA084E" w:rsidRPr="0095454A">
        <w:rPr>
          <w:rFonts w:ascii="Arial" w:hAnsi="Arial" w:cs="Arial"/>
          <w:sz w:val="22"/>
          <w:szCs w:val="22"/>
        </w:rPr>
        <w:fldChar w:fldCharType="separate"/>
      </w:r>
      <w:r w:rsidR="00C82A68" w:rsidRPr="0095454A">
        <w:rPr>
          <w:rFonts w:ascii="Arial" w:hAnsi="Arial" w:cs="Arial"/>
          <w:noProof/>
          <w:sz w:val="22"/>
          <w:szCs w:val="22"/>
          <w:vertAlign w:val="superscript"/>
        </w:rPr>
        <w:t>7</w:t>
      </w:r>
      <w:r w:rsidR="00BA084E" w:rsidRPr="0095454A">
        <w:rPr>
          <w:rFonts w:ascii="Arial" w:hAnsi="Arial" w:cs="Arial"/>
          <w:sz w:val="22"/>
          <w:szCs w:val="22"/>
        </w:rPr>
        <w:fldChar w:fldCharType="end"/>
      </w:r>
      <w:r w:rsidR="009A1807" w:rsidRPr="0095454A">
        <w:rPr>
          <w:rFonts w:ascii="Arial" w:hAnsi="Arial" w:cs="Arial"/>
          <w:sz w:val="22"/>
          <w:szCs w:val="22"/>
        </w:rPr>
        <w:t>,</w:t>
      </w:r>
      <w:r w:rsidR="00254ED9" w:rsidRPr="0095454A">
        <w:rPr>
          <w:rFonts w:ascii="Arial" w:hAnsi="Arial" w:cs="Arial"/>
          <w:sz w:val="22"/>
          <w:szCs w:val="22"/>
        </w:rPr>
        <w:t xml:space="preserve"> </w:t>
      </w:r>
      <w:r w:rsidR="00E87DAB" w:rsidRPr="0095454A">
        <w:rPr>
          <w:rFonts w:ascii="Arial" w:hAnsi="Arial" w:cs="Arial"/>
          <w:i/>
          <w:sz w:val="22"/>
          <w:szCs w:val="22"/>
        </w:rPr>
        <w:t>ZNF132</w:t>
      </w:r>
      <w:r w:rsidR="00A9275B" w:rsidRPr="0095454A">
        <w:rPr>
          <w:rFonts w:ascii="Arial" w:hAnsi="Arial" w:cs="Arial" w:hint="eastAsia"/>
          <w:sz w:val="22"/>
          <w:szCs w:val="22"/>
          <w:lang w:eastAsia="zh-CN"/>
        </w:rPr>
        <w:t xml:space="preserve"> (</w:t>
      </w:r>
      <w:r w:rsidR="00A9275B" w:rsidRPr="0095454A">
        <w:rPr>
          <w:rFonts w:ascii="Arial" w:hAnsi="Arial" w:cs="Arial"/>
          <w:sz w:val="22"/>
          <w:szCs w:val="22"/>
          <w:lang w:eastAsia="zh-CN"/>
        </w:rPr>
        <w:t>zinc finger protein 132</w:t>
      </w:r>
      <w:r w:rsidR="00A9275B" w:rsidRPr="0095454A">
        <w:rPr>
          <w:rFonts w:ascii="Arial" w:hAnsi="Arial" w:cs="Arial" w:hint="eastAsia"/>
          <w:sz w:val="22"/>
          <w:szCs w:val="22"/>
          <w:lang w:eastAsia="zh-CN"/>
        </w:rPr>
        <w:t>)</w:t>
      </w:r>
      <w:r w:rsidR="00BA084E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PEVuZE5vdGU+PENpdGU+PEF1dGhvcj5KaWFuZzwvQXV0aG9yPjxZZWFyPjIwMTg8L1llYXI+PFJl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PEVuZE5vdGU+PENpdGU+PEF1dGhvcj5KaWFuZzwvQXV0aG9yPjxZZWFyPjIwMTg8L1llYXI+PFJl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</w:rPr>
      </w:r>
      <w:r w:rsidR="0020625E" w:rsidRPr="0095454A">
        <w:rPr>
          <w:rFonts w:ascii="Arial" w:hAnsi="Arial" w:cs="Arial"/>
          <w:sz w:val="22"/>
          <w:szCs w:val="22"/>
        </w:rPr>
        <w:fldChar w:fldCharType="end"/>
      </w:r>
      <w:r w:rsidR="00BA084E" w:rsidRPr="0095454A">
        <w:rPr>
          <w:rFonts w:ascii="Arial" w:hAnsi="Arial" w:cs="Arial"/>
          <w:sz w:val="22"/>
          <w:szCs w:val="22"/>
        </w:rPr>
      </w:r>
      <w:r w:rsidR="00BA084E" w:rsidRPr="0095454A">
        <w:rPr>
          <w:rFonts w:ascii="Arial" w:hAnsi="Arial" w:cs="Arial"/>
          <w:sz w:val="22"/>
          <w:szCs w:val="22"/>
        </w:rPr>
        <w:fldChar w:fldCharType="separate"/>
      </w:r>
      <w:r w:rsidR="00C82A68" w:rsidRPr="0095454A">
        <w:rPr>
          <w:rFonts w:ascii="Arial" w:hAnsi="Arial" w:cs="Arial"/>
          <w:noProof/>
          <w:sz w:val="22"/>
          <w:szCs w:val="22"/>
          <w:vertAlign w:val="superscript"/>
        </w:rPr>
        <w:t>8</w:t>
      </w:r>
      <w:r w:rsidR="00BA084E" w:rsidRPr="0095454A">
        <w:rPr>
          <w:rFonts w:ascii="Arial" w:hAnsi="Arial" w:cs="Arial"/>
          <w:sz w:val="22"/>
          <w:szCs w:val="22"/>
        </w:rPr>
        <w:fldChar w:fldCharType="end"/>
      </w:r>
      <w:r w:rsidR="00E87DAB" w:rsidRPr="0095454A">
        <w:rPr>
          <w:rFonts w:ascii="Arial" w:hAnsi="Arial" w:cs="Arial"/>
          <w:sz w:val="22"/>
          <w:szCs w:val="22"/>
        </w:rPr>
        <w:t xml:space="preserve">, </w:t>
      </w:r>
      <w:r w:rsidR="00E87DAB" w:rsidRPr="0095454A">
        <w:rPr>
          <w:rFonts w:ascii="Arial" w:hAnsi="Arial" w:cs="Arial"/>
          <w:i/>
          <w:sz w:val="22"/>
          <w:szCs w:val="22"/>
        </w:rPr>
        <w:t>EPAS1</w:t>
      </w:r>
      <w:r w:rsidR="00A9275B" w:rsidRPr="0095454A">
        <w:rPr>
          <w:rFonts w:ascii="Arial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A9275B" w:rsidRPr="0095454A">
        <w:rPr>
          <w:rFonts w:ascii="Arial" w:hAnsi="Arial" w:cs="Arial"/>
          <w:iCs/>
          <w:sz w:val="20"/>
          <w:szCs w:val="20"/>
          <w:shd w:val="clear" w:color="auto" w:fill="FFFFFF"/>
        </w:rPr>
        <w:t>(</w:t>
      </w:r>
      <w:r w:rsidR="00A9275B" w:rsidRPr="0095454A">
        <w:rPr>
          <w:rFonts w:ascii="Arial" w:hAnsi="Arial" w:cs="Arial"/>
          <w:sz w:val="22"/>
          <w:szCs w:val="22"/>
        </w:rPr>
        <w:t>endothelial PAS domain protein 1</w:t>
      </w:r>
      <w:r w:rsidR="00A9275B" w:rsidRPr="0095454A">
        <w:rPr>
          <w:rFonts w:ascii="Arial" w:hAnsi="Arial" w:cs="Arial"/>
          <w:iCs/>
          <w:sz w:val="20"/>
          <w:szCs w:val="20"/>
          <w:shd w:val="clear" w:color="auto" w:fill="FFFFFF"/>
        </w:rPr>
        <w:t>)</w:t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fldChar w:fldCharType="begin">
          <w:fldData xml:space="preserve">PEVuZE5vdGU+PENpdGU+PEF1dGhvcj5YdTwvQXV0aG9yPjxZZWFyPjIwMTg8L1llYXI+PFJlY051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</w:fldData>
        </w:fldChar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instrText xml:space="preserve"> ADDIN EN.CITE </w:instrText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fldChar w:fldCharType="begin">
          <w:fldData xml:space="preserve">PEVuZE5vdGU+PENpdGU+PEF1dGhvcj5YdTwvQXV0aG9yPjxZZWFyPjIwMTg8L1llYXI+PFJlY051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</w:fldData>
        </w:fldChar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instrText xml:space="preserve"> ADDIN EN.CITE.DATA </w:instrText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fldChar w:fldCharType="end"/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fldChar w:fldCharType="separate"/>
      </w:r>
      <w:r w:rsidR="00BA084E" w:rsidRPr="0095454A">
        <w:rPr>
          <w:rFonts w:ascii="Arial" w:hAnsi="Arial" w:cs="Arial"/>
          <w:iCs/>
          <w:noProof/>
          <w:sz w:val="20"/>
          <w:szCs w:val="20"/>
          <w:shd w:val="clear" w:color="auto" w:fill="FFFFFF"/>
          <w:vertAlign w:val="superscript"/>
        </w:rPr>
        <w:t>3</w:t>
      </w:r>
      <w:r w:rsidR="00BA084E" w:rsidRPr="0095454A">
        <w:rPr>
          <w:rFonts w:ascii="Arial" w:hAnsi="Arial" w:cs="Arial"/>
          <w:iCs/>
          <w:sz w:val="20"/>
          <w:szCs w:val="20"/>
          <w:shd w:val="clear" w:color="auto" w:fill="FFFFFF"/>
        </w:rPr>
        <w:fldChar w:fldCharType="end"/>
      </w:r>
      <w:r w:rsidR="00E87DAB" w:rsidRPr="0095454A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r w:rsidR="00254ED9" w:rsidRPr="0095454A">
        <w:rPr>
          <w:rFonts w:ascii="Arial" w:hAnsi="Arial" w:cs="Arial"/>
          <w:sz w:val="22"/>
          <w:szCs w:val="22"/>
        </w:rPr>
        <w:t xml:space="preserve">and </w:t>
      </w:r>
      <w:r w:rsidR="0020625E" w:rsidRPr="0095454A">
        <w:rPr>
          <w:rFonts w:ascii="Arial" w:hAnsi="Arial" w:cs="Arial"/>
          <w:i/>
          <w:sz w:val="22"/>
          <w:szCs w:val="22"/>
        </w:rPr>
        <w:t>RARG</w:t>
      </w:r>
      <w:r w:rsidR="0020625E" w:rsidRPr="0095454A">
        <w:rPr>
          <w:rFonts w:ascii="Arial" w:hAnsi="Arial" w:cs="Arial"/>
          <w:sz w:val="22"/>
          <w:szCs w:val="22"/>
        </w:rPr>
        <w:t xml:space="preserve"> (</w:t>
      </w:r>
      <w:r w:rsidR="0020625E" w:rsidRPr="0095454A">
        <w:rPr>
          <w:rFonts w:ascii="Arial" w:hAnsi="Arial" w:cs="Arial"/>
          <w:sz w:val="22"/>
          <w:szCs w:val="22"/>
          <w:lang w:eastAsia="zh-CN"/>
        </w:rPr>
        <w:t>retinoic acid receptor, gamma</w:t>
      </w:r>
      <w:r w:rsidR="0020625E" w:rsidRPr="0095454A">
        <w:rPr>
          <w:rFonts w:ascii="Arial" w:hAnsi="Arial" w:cs="Arial"/>
          <w:sz w:val="22"/>
          <w:szCs w:val="22"/>
        </w:rPr>
        <w:t>)</w:t>
      </w:r>
      <w:r w:rsidR="0020625E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PEVuZE5vdGU+PENpdGU+PEF1dGhvcj5Qcmllc3RsZXk8L0F1dGhvcj48WWVhcj4yMDE5PC9ZZWFy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</w:rPr>
        <w:fldChar w:fldCharType="begin">
          <w:fldData xml:space="preserve">PEVuZE5vdGU+PENpdGU+PEF1dGhvcj5Qcmllc3RsZXk8L0F1dGhvcj48WWVhcj4yMDE5PC9ZZWFy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</w:rPr>
      </w:r>
      <w:r w:rsidR="0020625E" w:rsidRPr="0095454A">
        <w:rPr>
          <w:rFonts w:ascii="Arial" w:hAnsi="Arial" w:cs="Arial"/>
          <w:sz w:val="22"/>
          <w:szCs w:val="22"/>
        </w:rPr>
        <w:fldChar w:fldCharType="end"/>
      </w:r>
      <w:r w:rsidR="0020625E" w:rsidRPr="0095454A">
        <w:rPr>
          <w:rFonts w:ascii="Arial" w:hAnsi="Arial" w:cs="Arial"/>
          <w:sz w:val="22"/>
          <w:szCs w:val="22"/>
        </w:rPr>
      </w:r>
      <w:r w:rsidR="0020625E" w:rsidRPr="0095454A">
        <w:rPr>
          <w:rFonts w:ascii="Arial" w:hAnsi="Arial" w:cs="Arial"/>
          <w:sz w:val="22"/>
          <w:szCs w:val="22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9</w:t>
      </w:r>
      <w:r w:rsidR="0020625E" w:rsidRPr="0095454A">
        <w:rPr>
          <w:rFonts w:ascii="Arial" w:hAnsi="Arial" w:cs="Arial"/>
          <w:sz w:val="22"/>
          <w:szCs w:val="22"/>
        </w:rPr>
        <w:fldChar w:fldCharType="end"/>
      </w:r>
      <w:r w:rsidR="00254ED9" w:rsidRPr="0095454A">
        <w:rPr>
          <w:rFonts w:ascii="Arial" w:hAnsi="Arial" w:cs="Arial"/>
          <w:sz w:val="22"/>
          <w:szCs w:val="22"/>
        </w:rPr>
        <w:t>,</w:t>
      </w:r>
      <w:r w:rsidR="0078381D" w:rsidRPr="0095454A">
        <w:rPr>
          <w:rFonts w:ascii="Arial" w:hAnsi="Arial" w:cs="Arial"/>
          <w:sz w:val="22"/>
          <w:szCs w:val="22"/>
        </w:rPr>
        <w:t xml:space="preserve"> </w:t>
      </w:r>
      <w:r w:rsidR="001B7E0B" w:rsidRPr="0095454A">
        <w:rPr>
          <w:rFonts w:ascii="Arial" w:hAnsi="Arial" w:cs="Arial"/>
          <w:sz w:val="22"/>
          <w:szCs w:val="22"/>
        </w:rPr>
        <w:t>typically</w:t>
      </w:r>
      <w:r w:rsidR="0078381D" w:rsidRPr="0095454A">
        <w:rPr>
          <w:rFonts w:ascii="Arial" w:hAnsi="Arial" w:cs="Arial"/>
          <w:sz w:val="22"/>
          <w:szCs w:val="22"/>
        </w:rPr>
        <w:t xml:space="preserve"> contribute to the fidelity of the </w:t>
      </w:r>
      <w:hyperlink r:id="rId9" w:tooltip="Learn more about Cell Cycle from ScienceDirect's AI-generated Topic Pages" w:history="1">
        <w:r w:rsidR="0078381D" w:rsidRPr="0095454A">
          <w:rPr>
            <w:rFonts w:ascii="Arial" w:hAnsi="Arial" w:cs="Arial"/>
            <w:sz w:val="22"/>
            <w:szCs w:val="22"/>
          </w:rPr>
          <w:t>cell cycle</w:t>
        </w:r>
      </w:hyperlink>
      <w:ins w:id="71" w:author="Andreae, Emily A" w:date="2019-12-19T09:38:00Z">
        <w:r>
          <w:rPr>
            <w:rFonts w:ascii="Arial" w:hAnsi="Arial" w:cs="Arial"/>
            <w:sz w:val="22"/>
            <w:szCs w:val="22"/>
          </w:rPr>
          <w:t>.</w:t>
        </w:r>
      </w:ins>
      <w:del w:id="72" w:author="Andreae, Emily A" w:date="2019-12-19T09:38:00Z">
        <w:r w:rsidR="0078381D" w:rsidRPr="0095454A" w:rsidDel="00B37283">
          <w:rPr>
            <w:rFonts w:ascii="Arial" w:hAnsi="Arial" w:cs="Arial"/>
            <w:sz w:val="22"/>
            <w:szCs w:val="22"/>
          </w:rPr>
          <w:delText> replication</w:delText>
        </w:r>
        <w:r w:rsidR="0043176F" w:rsidRPr="0095454A" w:rsidDel="00B37283">
          <w:rPr>
            <w:rFonts w:ascii="Arial" w:hAnsi="Arial" w:cs="Arial"/>
            <w:sz w:val="22"/>
            <w:szCs w:val="22"/>
          </w:rPr>
          <w:delText xml:space="preserve"> </w:delText>
        </w:r>
        <w:r w:rsidR="0078381D" w:rsidRPr="0095454A" w:rsidDel="00B37283">
          <w:rPr>
            <w:rFonts w:ascii="Arial" w:hAnsi="Arial" w:cs="Arial"/>
            <w:sz w:val="22"/>
            <w:szCs w:val="22"/>
          </w:rPr>
          <w:delText>process</w:delText>
        </w:r>
      </w:del>
      <w:commentRangeStart w:id="73"/>
      <w:r w:rsidR="00931532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PEVuZE5vdGU+PENpdGU+PEF1dGhvcj5MZWU8L0F1dGhvcj48WWVhcj4yMDE4PC9ZZWFyPjxSZWNO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PEVuZE5vdGU+PENpdGU+PEF1dGhvcj5MZWU8L0F1dGhvcj48WWVhcj4yMDE4PC9ZZWFyPjxSZWNO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931532" w:rsidRPr="0095454A">
        <w:rPr>
          <w:rFonts w:ascii="Arial" w:hAnsi="Arial" w:cs="Arial"/>
          <w:sz w:val="22"/>
          <w:szCs w:val="22"/>
          <w:vertAlign w:val="superscript"/>
        </w:rPr>
      </w:r>
      <w:r w:rsidR="00931532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10</w:t>
      </w:r>
      <w:r w:rsidR="00931532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commentRangeEnd w:id="73"/>
      <w:r w:rsidR="00C220AE">
        <w:rPr>
          <w:rStyle w:val="CommentReference"/>
        </w:rPr>
        <w:commentReference w:id="73"/>
      </w:r>
      <w:del w:id="74" w:author="Andreae, Emily A" w:date="2019-12-19T09:38:00Z">
        <w:r w:rsidR="001B7E0B" w:rsidRPr="0095454A" w:rsidDel="00B37283">
          <w:rPr>
            <w:rFonts w:ascii="Arial" w:hAnsi="Arial" w:cs="Arial"/>
            <w:sz w:val="22"/>
            <w:szCs w:val="22"/>
          </w:rPr>
          <w:delText>.</w:delText>
        </w:r>
      </w:del>
      <w:r w:rsidR="0078381D" w:rsidRPr="0095454A">
        <w:rPr>
          <w:rFonts w:ascii="Arial" w:hAnsi="Arial" w:cs="Arial"/>
          <w:sz w:val="22"/>
          <w:szCs w:val="22"/>
        </w:rPr>
        <w:t xml:space="preserve"> </w:t>
      </w:r>
      <w:r w:rsidR="001B7E0B" w:rsidRPr="0095454A">
        <w:rPr>
          <w:rFonts w:ascii="Arial" w:hAnsi="Arial" w:cs="Arial"/>
          <w:sz w:val="22"/>
          <w:szCs w:val="22"/>
        </w:rPr>
        <w:t>TSGs commonly</w:t>
      </w:r>
      <w:r w:rsidR="0078381D" w:rsidRPr="0095454A">
        <w:rPr>
          <w:rFonts w:ascii="Arial" w:hAnsi="Arial" w:cs="Arial"/>
          <w:sz w:val="22"/>
          <w:szCs w:val="22"/>
        </w:rPr>
        <w:t xml:space="preserve"> act as negative regulators of </w:t>
      </w:r>
      <w:hyperlink r:id="rId10" w:tooltip="Learn more about Oncogenes from ScienceDirect's AI-generated Topic Pages" w:history="1">
        <w:r w:rsidR="0078381D" w:rsidRPr="0095454A">
          <w:rPr>
            <w:rFonts w:ascii="Arial" w:hAnsi="Arial" w:cs="Arial"/>
            <w:sz w:val="22"/>
            <w:szCs w:val="22"/>
          </w:rPr>
          <w:t>oncogenes</w:t>
        </w:r>
      </w:hyperlink>
      <w:r w:rsidR="0078381D" w:rsidRPr="0095454A">
        <w:rPr>
          <w:rFonts w:ascii="Arial" w:hAnsi="Arial" w:cs="Arial"/>
          <w:sz w:val="22"/>
          <w:szCs w:val="22"/>
        </w:rPr>
        <w:t>, </w:t>
      </w:r>
      <w:hyperlink r:id="rId11" w:tooltip="Learn more about Cell Cycle Checkpoint from ScienceDirect's AI-generated Topic Pages" w:history="1">
        <w:r w:rsidR="0078381D" w:rsidRPr="0095454A">
          <w:rPr>
            <w:rFonts w:ascii="Arial" w:hAnsi="Arial" w:cs="Arial"/>
            <w:sz w:val="22"/>
            <w:szCs w:val="22"/>
          </w:rPr>
          <w:t>cell cycle check points</w:t>
        </w:r>
      </w:hyperlink>
      <w:r w:rsidR="0078381D" w:rsidRPr="0095454A">
        <w:rPr>
          <w:rFonts w:ascii="Arial" w:hAnsi="Arial" w:cs="Arial"/>
          <w:sz w:val="22"/>
          <w:szCs w:val="22"/>
        </w:rPr>
        <w:t>, or </w:t>
      </w:r>
      <w:hyperlink r:id="rId12" w:tooltip="Learn more about Gene Product from ScienceDirect's AI-generated Topic Pages" w:history="1">
        <w:r w:rsidR="0078381D" w:rsidRPr="0095454A">
          <w:rPr>
            <w:rFonts w:ascii="Arial" w:hAnsi="Arial" w:cs="Arial"/>
            <w:sz w:val="22"/>
            <w:szCs w:val="22"/>
          </w:rPr>
          <w:t>gene products</w:t>
        </w:r>
      </w:hyperlink>
      <w:r w:rsidR="0078381D" w:rsidRPr="0095454A">
        <w:rPr>
          <w:rFonts w:ascii="Arial" w:hAnsi="Arial" w:cs="Arial"/>
          <w:sz w:val="22"/>
          <w:szCs w:val="22"/>
        </w:rPr>
        <w:t xml:space="preserve"> that supply </w:t>
      </w:r>
      <w:del w:id="75" w:author="Andreae, Emily A" w:date="2019-12-19T09:39:00Z">
        <w:r w:rsidR="0078381D" w:rsidRPr="0095454A" w:rsidDel="00B37283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78381D" w:rsidRPr="0095454A">
        <w:rPr>
          <w:rFonts w:ascii="Arial" w:hAnsi="Arial" w:cs="Arial"/>
          <w:sz w:val="22"/>
          <w:szCs w:val="22"/>
        </w:rPr>
        <w:t xml:space="preserve">appropriate nutrients or components to complete </w:t>
      </w:r>
      <w:ins w:id="76" w:author="Andreae, Emily A" w:date="2019-12-19T09:39:00Z">
        <w:r>
          <w:rPr>
            <w:rFonts w:ascii="Arial" w:hAnsi="Arial" w:cs="Arial"/>
            <w:sz w:val="22"/>
            <w:szCs w:val="22"/>
          </w:rPr>
          <w:t xml:space="preserve">cell </w:t>
        </w:r>
      </w:ins>
      <w:del w:id="77" w:author="Andreae, Emily A" w:date="2019-12-19T09:39:00Z">
        <w:r w:rsidR="0078381D" w:rsidRPr="0095454A" w:rsidDel="00B37283">
          <w:rPr>
            <w:rFonts w:ascii="Arial" w:hAnsi="Arial" w:cs="Arial"/>
            <w:sz w:val="22"/>
            <w:szCs w:val="22"/>
          </w:rPr>
          <w:delText xml:space="preserve">a faithful cell cycle </w:delText>
        </w:r>
      </w:del>
      <w:r w:rsidR="0078381D" w:rsidRPr="0095454A">
        <w:rPr>
          <w:rFonts w:ascii="Arial" w:hAnsi="Arial" w:cs="Arial"/>
          <w:sz w:val="22"/>
          <w:szCs w:val="22"/>
        </w:rPr>
        <w:t>division in the absence of stress</w:t>
      </w:r>
      <w:ins w:id="78" w:author="Andreae, Emily A" w:date="2019-12-19T09:39:00Z">
        <w:r>
          <w:rPr>
            <w:rFonts w:ascii="Arial" w:hAnsi="Arial" w:cs="Arial"/>
            <w:sz w:val="22"/>
            <w:szCs w:val="22"/>
          </w:rPr>
          <w:t>.</w:t>
        </w:r>
      </w:ins>
      <w:r w:rsidR="00931532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PEVuZE5vdGU+PENpdGU+PEF1dGhvcj5Uc2hlcm5pYWs8L0F1dGhvcj48WWVhcj4yMDE3PC9ZZWFy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PEVuZE5vdGU+PENpdGU+PEF1dGhvcj5Uc2hlcm5pYWs8L0F1dGhvcj48WWVhcj4yMDE3PC9ZZWFy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931532" w:rsidRPr="0095454A">
        <w:rPr>
          <w:rFonts w:ascii="Arial" w:hAnsi="Arial" w:cs="Arial"/>
          <w:sz w:val="22"/>
          <w:szCs w:val="22"/>
          <w:vertAlign w:val="superscript"/>
        </w:rPr>
      </w:r>
      <w:r w:rsidR="00931532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11</w:t>
      </w:r>
      <w:r w:rsidR="00931532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del w:id="79" w:author="Andreae, Emily A" w:date="2019-12-19T09:39:00Z">
        <w:r w:rsidR="001B7E0B" w:rsidRPr="0095454A" w:rsidDel="00B37283">
          <w:rPr>
            <w:rFonts w:ascii="Arial" w:hAnsi="Arial" w:cs="Arial"/>
            <w:sz w:val="22"/>
            <w:szCs w:val="22"/>
          </w:rPr>
          <w:delText>.</w:delText>
        </w:r>
      </w:del>
      <w:r w:rsidR="0078381D" w:rsidRPr="0095454A">
        <w:rPr>
          <w:rFonts w:ascii="Arial" w:hAnsi="Arial" w:cs="Arial"/>
          <w:sz w:val="22"/>
          <w:szCs w:val="22"/>
        </w:rPr>
        <w:t> </w:t>
      </w:r>
      <w:r w:rsidR="00E332A2" w:rsidRPr="0095454A">
        <w:rPr>
          <w:rFonts w:ascii="Arial" w:hAnsi="Arial" w:cs="Arial"/>
          <w:sz w:val="22"/>
          <w:szCs w:val="22"/>
        </w:rPr>
        <w:t>Traditionally</w:t>
      </w:r>
      <w:r w:rsidR="001B7E0B" w:rsidRPr="0095454A">
        <w:rPr>
          <w:rFonts w:ascii="Arial" w:hAnsi="Arial" w:cs="Arial"/>
          <w:sz w:val="22"/>
          <w:szCs w:val="22"/>
        </w:rPr>
        <w:t xml:space="preserve">, tumor suppressor gene </w:t>
      </w:r>
      <w:r w:rsidR="00322482" w:rsidRPr="0095454A">
        <w:rPr>
          <w:rFonts w:ascii="Arial" w:hAnsi="Arial" w:cs="Arial"/>
          <w:sz w:val="22"/>
          <w:szCs w:val="22"/>
        </w:rPr>
        <w:t>s</w:t>
      </w:r>
      <w:r w:rsidR="00E332A2" w:rsidRPr="0095454A">
        <w:rPr>
          <w:rFonts w:ascii="Arial" w:hAnsi="Arial" w:cs="Arial"/>
          <w:sz w:val="22"/>
          <w:szCs w:val="22"/>
        </w:rPr>
        <w:t>canning was</w:t>
      </w:r>
      <w:r w:rsidR="001B7E0B" w:rsidRPr="0095454A">
        <w:rPr>
          <w:rFonts w:ascii="Arial" w:hAnsi="Arial" w:cs="Arial"/>
          <w:sz w:val="22"/>
          <w:szCs w:val="22"/>
        </w:rPr>
        <w:t xml:space="preserve"> </w:t>
      </w:r>
      <w:r w:rsidR="0082044F" w:rsidRPr="0095454A">
        <w:rPr>
          <w:rFonts w:ascii="Arial" w:hAnsi="Arial" w:cs="Arial"/>
          <w:sz w:val="22"/>
          <w:szCs w:val="22"/>
        </w:rPr>
        <w:t xml:space="preserve">largely </w:t>
      </w:r>
      <w:r w:rsidR="001B7E0B" w:rsidRPr="0095454A">
        <w:rPr>
          <w:rFonts w:ascii="Arial" w:hAnsi="Arial" w:cs="Arial"/>
          <w:sz w:val="22"/>
          <w:szCs w:val="22"/>
        </w:rPr>
        <w:t xml:space="preserve">limited to protein coding </w:t>
      </w:r>
      <w:r w:rsidR="00730E04" w:rsidRPr="0095454A">
        <w:rPr>
          <w:rFonts w:ascii="Arial" w:hAnsi="Arial" w:cs="Arial"/>
          <w:sz w:val="22"/>
          <w:szCs w:val="22"/>
        </w:rPr>
        <w:t>genes.</w:t>
      </w:r>
      <w:r w:rsidR="001B7E0B" w:rsidRPr="0095454A">
        <w:rPr>
          <w:rFonts w:ascii="Arial" w:hAnsi="Arial" w:cs="Arial"/>
          <w:sz w:val="22"/>
          <w:szCs w:val="22"/>
        </w:rPr>
        <w:t xml:space="preserve"> </w:t>
      </w:r>
      <w:r w:rsidR="00730E04" w:rsidRPr="0095454A">
        <w:rPr>
          <w:rFonts w:ascii="Arial" w:hAnsi="Arial" w:cs="Arial"/>
          <w:sz w:val="22"/>
          <w:szCs w:val="22"/>
        </w:rPr>
        <w:t>However,</w:t>
      </w:r>
      <w:r w:rsidR="001B7E0B" w:rsidRPr="0095454A">
        <w:rPr>
          <w:rFonts w:ascii="Arial" w:hAnsi="Arial" w:cs="Arial"/>
          <w:sz w:val="22"/>
          <w:szCs w:val="22"/>
        </w:rPr>
        <w:t xml:space="preserve"> </w:t>
      </w:r>
      <w:r w:rsidR="00547114" w:rsidRPr="0095454A">
        <w:rPr>
          <w:rFonts w:ascii="Arial" w:hAnsi="Arial" w:cs="Arial"/>
          <w:sz w:val="22"/>
          <w:szCs w:val="22"/>
        </w:rPr>
        <w:t xml:space="preserve">more and more evidence </w:t>
      </w:r>
      <w:ins w:id="80" w:author="Andreae, Emily A" w:date="2019-12-19T12:57:00Z">
        <w:r w:rsidR="00C220AE">
          <w:rPr>
            <w:rFonts w:ascii="Arial" w:hAnsi="Arial" w:cs="Arial"/>
            <w:sz w:val="22"/>
            <w:szCs w:val="22"/>
          </w:rPr>
          <w:t>indicates that</w:t>
        </w:r>
      </w:ins>
      <w:del w:id="81" w:author="Andreae, Emily A" w:date="2019-12-19T12:57:00Z">
        <w:r w:rsidR="00547114" w:rsidRPr="0095454A" w:rsidDel="00C220AE">
          <w:rPr>
            <w:rFonts w:ascii="Arial" w:hAnsi="Arial" w:cs="Arial"/>
            <w:sz w:val="22"/>
            <w:szCs w:val="22"/>
          </w:rPr>
          <w:delText>showed</w:delText>
        </w:r>
      </w:del>
      <w:r w:rsidR="00547114" w:rsidRPr="0095454A">
        <w:rPr>
          <w:rFonts w:ascii="Arial" w:hAnsi="Arial" w:cs="Arial"/>
          <w:sz w:val="22"/>
          <w:szCs w:val="22"/>
        </w:rPr>
        <w:t xml:space="preserve"> non-coding RNAs also have important regulatory </w:t>
      </w:r>
      <w:r w:rsidR="00730E04" w:rsidRPr="0095454A">
        <w:rPr>
          <w:rFonts w:ascii="Arial" w:hAnsi="Arial" w:cs="Arial"/>
          <w:sz w:val="22"/>
          <w:szCs w:val="22"/>
        </w:rPr>
        <w:t>functions that</w:t>
      </w:r>
      <w:r w:rsidR="00547114" w:rsidRPr="0095454A">
        <w:rPr>
          <w:rFonts w:ascii="Arial" w:hAnsi="Arial" w:cs="Arial"/>
          <w:sz w:val="22"/>
          <w:szCs w:val="22"/>
        </w:rPr>
        <w:t xml:space="preserve"> might be novel oncogene or tumor suppressor </w:t>
      </w:r>
      <w:commentRangeStart w:id="82"/>
      <w:r w:rsidR="00547114" w:rsidRPr="0095454A">
        <w:rPr>
          <w:rFonts w:ascii="Arial" w:hAnsi="Arial" w:cs="Arial"/>
          <w:sz w:val="22"/>
          <w:szCs w:val="22"/>
        </w:rPr>
        <w:t>genes</w:t>
      </w:r>
      <w:commentRangeEnd w:id="82"/>
      <w:r w:rsidR="00960631">
        <w:rPr>
          <w:rStyle w:val="CommentReference"/>
        </w:rPr>
        <w:commentReference w:id="82"/>
      </w:r>
      <w:r w:rsidR="001B7E0B" w:rsidRPr="0095454A">
        <w:rPr>
          <w:rFonts w:ascii="Arial" w:hAnsi="Arial" w:cs="Arial"/>
          <w:sz w:val="22"/>
          <w:szCs w:val="22"/>
        </w:rPr>
        <w:t>.</w:t>
      </w:r>
    </w:p>
    <w:p w14:paraId="0BD48280" w14:textId="69FD22DF" w:rsidR="001B7E0B" w:rsidRPr="0095454A" w:rsidRDefault="001B7E0B">
      <w:pPr>
        <w:jc w:val="both"/>
        <w:rPr>
          <w:rFonts w:ascii="Arial" w:hAnsi="Arial" w:cs="Arial"/>
          <w:sz w:val="22"/>
          <w:szCs w:val="22"/>
        </w:rPr>
      </w:pPr>
    </w:p>
    <w:p w14:paraId="569C616D" w14:textId="1706FA8C" w:rsidR="001B7E0B" w:rsidRPr="0095454A" w:rsidRDefault="00C16F8C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Non-coding RNA</w:t>
      </w:r>
      <w:r w:rsidR="00D9186C" w:rsidRPr="0095454A">
        <w:rPr>
          <w:rFonts w:ascii="Arial" w:hAnsi="Arial" w:cs="Arial"/>
          <w:sz w:val="22"/>
          <w:szCs w:val="22"/>
        </w:rPr>
        <w:t>s</w:t>
      </w:r>
      <w:r w:rsidRPr="0095454A">
        <w:rPr>
          <w:rFonts w:ascii="Arial" w:hAnsi="Arial" w:cs="Arial"/>
          <w:sz w:val="22"/>
          <w:szCs w:val="22"/>
        </w:rPr>
        <w:t xml:space="preserve"> </w:t>
      </w:r>
      <w:r w:rsidR="00A00783" w:rsidRPr="0095454A">
        <w:rPr>
          <w:rFonts w:ascii="Arial" w:hAnsi="Arial" w:cs="Arial"/>
          <w:sz w:val="22"/>
          <w:szCs w:val="22"/>
        </w:rPr>
        <w:t xml:space="preserve">(ncRNAs) </w:t>
      </w:r>
      <w:r w:rsidR="00D9186C" w:rsidRPr="0095454A">
        <w:rPr>
          <w:rFonts w:ascii="Arial" w:hAnsi="Arial" w:cs="Arial"/>
          <w:sz w:val="22"/>
          <w:szCs w:val="22"/>
        </w:rPr>
        <w:t>are RNA molecules that are not translated into proteins</w:t>
      </w:r>
      <w:del w:id="83" w:author="Andreae, Emily A" w:date="2019-12-19T12:59:00Z">
        <w:r w:rsidR="00D9186C" w:rsidRPr="0095454A" w:rsidDel="00C220AE">
          <w:rPr>
            <w:rFonts w:ascii="Arial" w:hAnsi="Arial" w:cs="Arial"/>
            <w:sz w:val="22"/>
            <w:szCs w:val="22"/>
          </w:rPr>
          <w:delText>,</w:delText>
        </w:r>
      </w:del>
      <w:r w:rsidR="00D9186C" w:rsidRPr="0095454A">
        <w:rPr>
          <w:rFonts w:ascii="Arial" w:hAnsi="Arial" w:cs="Arial"/>
          <w:sz w:val="22"/>
          <w:szCs w:val="22"/>
        </w:rPr>
        <w:t xml:space="preserve"> </w:t>
      </w:r>
      <w:ins w:id="84" w:author="Andreae, Emily A" w:date="2019-12-19T12:59:00Z">
        <w:r w:rsidR="00C220AE">
          <w:rPr>
            <w:rFonts w:ascii="Arial" w:hAnsi="Arial" w:cs="Arial"/>
            <w:sz w:val="22"/>
            <w:szCs w:val="22"/>
          </w:rPr>
          <w:t xml:space="preserve">and </w:t>
        </w:r>
      </w:ins>
      <w:r w:rsidR="00D9186C" w:rsidRPr="0095454A">
        <w:rPr>
          <w:rFonts w:ascii="Arial" w:hAnsi="Arial" w:cs="Arial"/>
          <w:sz w:val="22"/>
          <w:szCs w:val="22"/>
        </w:rPr>
        <w:t>classically includ</w:t>
      </w:r>
      <w:ins w:id="85" w:author="Andreae, Emily A" w:date="2019-12-19T12:59:00Z">
        <w:r w:rsidR="00C220AE">
          <w:rPr>
            <w:rFonts w:ascii="Arial" w:hAnsi="Arial" w:cs="Arial"/>
            <w:sz w:val="22"/>
            <w:szCs w:val="22"/>
          </w:rPr>
          <w:t>e</w:t>
        </w:r>
      </w:ins>
      <w:del w:id="86" w:author="Andreae, Emily A" w:date="2019-12-19T12:59:00Z">
        <w:r w:rsidR="00D9186C" w:rsidRPr="0095454A" w:rsidDel="00C220AE">
          <w:rPr>
            <w:rFonts w:ascii="Arial" w:hAnsi="Arial" w:cs="Arial"/>
            <w:sz w:val="22"/>
            <w:szCs w:val="22"/>
          </w:rPr>
          <w:delText>ing</w:delText>
        </w:r>
      </w:del>
      <w:r w:rsidR="00D9186C" w:rsidRPr="0095454A">
        <w:rPr>
          <w:rFonts w:ascii="Arial" w:hAnsi="Arial" w:cs="Arial"/>
          <w:sz w:val="22"/>
          <w:szCs w:val="22"/>
        </w:rPr>
        <w:t xml:space="preserve"> transfer RNA</w:t>
      </w:r>
      <w:r w:rsidR="00BC11B4" w:rsidRPr="0095454A">
        <w:rPr>
          <w:rFonts w:ascii="Arial" w:hAnsi="Arial" w:cs="Arial"/>
          <w:sz w:val="22"/>
          <w:szCs w:val="22"/>
        </w:rPr>
        <w:t>s</w:t>
      </w:r>
      <w:r w:rsidR="00D9186C" w:rsidRPr="0095454A">
        <w:rPr>
          <w:rFonts w:ascii="Arial" w:hAnsi="Arial" w:cs="Arial"/>
          <w:sz w:val="22"/>
          <w:szCs w:val="22"/>
        </w:rPr>
        <w:t xml:space="preserve"> (tRNA</w:t>
      </w:r>
      <w:r w:rsidR="00BC11B4" w:rsidRPr="0095454A">
        <w:rPr>
          <w:rFonts w:ascii="Arial" w:hAnsi="Arial" w:cs="Arial"/>
          <w:sz w:val="22"/>
          <w:szCs w:val="22"/>
        </w:rPr>
        <w:t>s</w:t>
      </w:r>
      <w:r w:rsidR="00D9186C" w:rsidRPr="0095454A">
        <w:rPr>
          <w:rFonts w:ascii="Arial" w:hAnsi="Arial" w:cs="Arial"/>
          <w:sz w:val="22"/>
          <w:szCs w:val="22"/>
        </w:rPr>
        <w:t>), ribosomal RNA</w:t>
      </w:r>
      <w:r w:rsidR="00BC11B4" w:rsidRPr="0095454A">
        <w:rPr>
          <w:rFonts w:ascii="Arial" w:hAnsi="Arial" w:cs="Arial"/>
          <w:sz w:val="22"/>
          <w:szCs w:val="22"/>
        </w:rPr>
        <w:t>s (rRNAs), microRNAs, siRNAs, piRNAs, snoRNAs, exRNAs, snRNAs, scaRNAs</w:t>
      </w:r>
      <w:r w:rsidR="0057472B" w:rsidRPr="0095454A">
        <w:rPr>
          <w:rFonts w:ascii="Arial" w:hAnsi="Arial" w:cs="Arial"/>
          <w:sz w:val="22"/>
          <w:szCs w:val="22"/>
        </w:rPr>
        <w:t>, circRNA</w:t>
      </w:r>
      <w:ins w:id="87" w:author="Andreae, Emily A" w:date="2019-12-19T13:00:00Z">
        <w:r w:rsidR="00C220AE">
          <w:rPr>
            <w:rFonts w:ascii="Arial" w:hAnsi="Arial" w:cs="Arial"/>
            <w:sz w:val="22"/>
            <w:szCs w:val="22"/>
          </w:rPr>
          <w:t>,</w:t>
        </w:r>
      </w:ins>
      <w:r w:rsidR="00BC11B4" w:rsidRPr="0095454A">
        <w:rPr>
          <w:rFonts w:ascii="Arial" w:hAnsi="Arial" w:cs="Arial"/>
          <w:sz w:val="22"/>
          <w:szCs w:val="22"/>
        </w:rPr>
        <w:t xml:space="preserve"> and lncRNAs</w:t>
      </w:r>
      <w:r w:rsidR="00BC11B4" w:rsidRPr="0095454A">
        <w:rPr>
          <w:rFonts w:ascii="Arial" w:hAnsi="Arial" w:cs="Arial"/>
          <w:sz w:val="22"/>
          <w:szCs w:val="22"/>
          <w:vertAlign w:val="superscript"/>
        </w:rPr>
        <w:fldChar w:fldCharType="begin"/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&lt;EndNote&gt;&lt;Cite&gt;&lt;Author&gt;Palazzo&lt;/Author&gt;&lt;Year&gt;2015&lt;/Year&gt;&lt;RecNum&gt;26075&lt;/RecNum&gt;&lt;DisplayText&gt;&lt;style face="superscript"&gt;12&lt;/style&gt;&lt;/DisplayText&gt;&lt;record&gt;&lt;rec-number&gt;26075&lt;/rec-number&gt;&lt;foreign-keys&gt;&lt;key app="EN" db-id="w0ese0awerxv5me5avdpzvwqf9a5treea0ef" timestamp="1562803759"&gt;26075&lt;/key&gt;&lt;/foreign-keys&gt;&lt;ref-type name="Journal Article"&gt;17&lt;/ref-type&gt;&lt;contributors&gt;&lt;authors&gt;&lt;author&gt;Palazzo, A. F.&lt;/author&gt;&lt;author&gt;Lee, E. S.&lt;/author&gt;&lt;/authors&gt;&lt;/contributors&gt;&lt;auth-address&gt;Department of Biochemistry, University of Toronto Toronto, ON, Canada.&lt;/auth-address&gt;&lt;titles&gt;&lt;title&gt;Non-coding RNA: what is functional and what is junk?&lt;/title&gt;&lt;secondary-title&gt;Front Genet&lt;/secondary-title&gt;&lt;/titles&gt;&lt;periodical&gt;&lt;full-title&gt;Front Genet&lt;/full-title&gt;&lt;abbr-1&gt;Frontiers in genetics&lt;/abbr-1&gt;&lt;/periodical&gt;&lt;pages&gt;2&lt;/pages&gt;&lt;volume&gt;6&lt;/volume&gt;&lt;keywords&gt;&lt;keyword&gt;Junk DNA&lt;/keyword&gt;&lt;keyword&gt;Junk RNA&lt;/keyword&gt;&lt;keyword&gt;evolution&lt;/keyword&gt;&lt;keyword&gt;genome biology&lt;/keyword&gt;&lt;keyword&gt;non-coding RNA&lt;/keyword&gt;&lt;/keywords&gt;&lt;dates&gt;&lt;year&gt;2015&lt;/year&gt;&lt;/dates&gt;&lt;isbn&gt;1664-8021 (Print)&amp;#xD;1664-8021 (Linking)&lt;/isbn&gt;&lt;accession-num&gt;25674102&lt;/accession-num&gt;&lt;urls&gt;&lt;related-urls&gt;&lt;url&gt;https://www.ncbi.nlm.nih.gov/pubmed/25674102&lt;/url&gt;&lt;url&gt;https://www.ncbi.nlm.nih.gov/pmc/articles/PMC4306305/pdf/fgene-06-00002.pdf&lt;/url&gt;&lt;/related-urls&gt;&lt;/urls&gt;&lt;custom2&gt;PMC4306305&lt;/custom2&gt;&lt;electronic-resource-num&gt;10.3389/fgene.2015.00002&lt;/electronic-resource-num&gt;&lt;/record&gt;&lt;/Cite&gt;&lt;/EndNote&gt;</w:instrText>
      </w:r>
      <w:r w:rsidR="00BC11B4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12</w:t>
      </w:r>
      <w:r w:rsidR="00BC11B4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E55D3C" w:rsidRPr="0095454A">
        <w:rPr>
          <w:rFonts w:ascii="Arial" w:hAnsi="Arial" w:cs="Arial"/>
          <w:sz w:val="22"/>
          <w:szCs w:val="22"/>
        </w:rPr>
        <w:t>.</w:t>
      </w:r>
      <w:r w:rsidR="00F77BE5" w:rsidRPr="0095454A">
        <w:rPr>
          <w:rFonts w:ascii="Arial" w:hAnsi="Arial" w:cs="Arial"/>
          <w:sz w:val="22"/>
          <w:szCs w:val="22"/>
        </w:rPr>
        <w:t xml:space="preserve"> </w:t>
      </w:r>
      <w:ins w:id="88" w:author="Andreae, Emily A" w:date="2019-12-19T13:00:00Z">
        <w:r w:rsidR="00C220AE">
          <w:rPr>
            <w:rFonts w:ascii="Arial" w:hAnsi="Arial" w:cs="Arial"/>
            <w:sz w:val="22"/>
            <w:szCs w:val="22"/>
          </w:rPr>
          <w:t xml:space="preserve">As potential regulators of gene expression, </w:t>
        </w:r>
      </w:ins>
      <w:r w:rsidR="00F77BE5" w:rsidRPr="0095454A">
        <w:rPr>
          <w:rFonts w:ascii="Arial" w:hAnsi="Arial" w:cs="Arial"/>
          <w:sz w:val="22"/>
          <w:szCs w:val="22"/>
        </w:rPr>
        <w:t>ncRNA genes are attaining increasing importance</w:t>
      </w:r>
      <w:del w:id="89" w:author="Andreae, Emily A" w:date="2019-12-19T13:00:00Z">
        <w:r w:rsidR="00F77BE5" w:rsidRPr="0095454A" w:rsidDel="00C220AE">
          <w:rPr>
            <w:rFonts w:ascii="Arial" w:hAnsi="Arial" w:cs="Arial"/>
            <w:sz w:val="22"/>
            <w:szCs w:val="22"/>
          </w:rPr>
          <w:delText>, with accumulating evidence of involvement</w:delText>
        </w:r>
      </w:del>
      <w:r w:rsidR="00F77BE5" w:rsidRPr="0095454A">
        <w:rPr>
          <w:rFonts w:ascii="Arial" w:hAnsi="Arial" w:cs="Arial"/>
          <w:sz w:val="22"/>
          <w:szCs w:val="22"/>
        </w:rPr>
        <w:t xml:space="preserve"> in </w:t>
      </w:r>
      <w:ins w:id="90" w:author="Andreae, Emily A" w:date="2019-12-19T13:01:00Z">
        <w:r w:rsidR="00C220AE">
          <w:rPr>
            <w:rFonts w:ascii="Arial" w:hAnsi="Arial" w:cs="Arial"/>
            <w:sz w:val="22"/>
            <w:szCs w:val="22"/>
          </w:rPr>
          <w:t>the etiology of various diseases.</w:t>
        </w:r>
      </w:ins>
      <w:del w:id="91" w:author="Andreae, Emily A" w:date="2019-12-19T13:01:00Z">
        <w:r w:rsidR="00F77BE5" w:rsidRPr="0095454A" w:rsidDel="00C220AE">
          <w:rPr>
            <w:rFonts w:ascii="Arial" w:hAnsi="Arial" w:cs="Arial"/>
            <w:sz w:val="22"/>
            <w:szCs w:val="22"/>
          </w:rPr>
          <w:delText>disease mechanisms</w:delText>
        </w:r>
      </w:del>
      <w:r w:rsidR="00C4754A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PEVuZE5vdGU+PENpdGU+PEF1dGhvcj5aaG91PC9BdXRob3I+PFllYXI+MjAxOTwvWWVhcj48UmVj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PEVuZE5vdGU+PENpdGU+PEF1dGhvcj5aaG91PC9BdXRob3I+PFllYXI+MjAxOTwvWWVhcj48UmVj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C4754A" w:rsidRPr="0095454A">
        <w:rPr>
          <w:rFonts w:ascii="Arial" w:hAnsi="Arial" w:cs="Arial"/>
          <w:sz w:val="22"/>
          <w:szCs w:val="22"/>
          <w:vertAlign w:val="superscript"/>
        </w:rPr>
      </w:r>
      <w:r w:rsidR="00C4754A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13-16</w:t>
      </w:r>
      <w:r w:rsidR="00C4754A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F77BE5" w:rsidRPr="0095454A">
        <w:rPr>
          <w:rFonts w:ascii="Arial" w:hAnsi="Arial" w:cs="Arial"/>
          <w:sz w:val="22"/>
          <w:szCs w:val="22"/>
        </w:rPr>
        <w:t>.</w:t>
      </w:r>
      <w:r w:rsidR="00BC11B4" w:rsidRPr="0095454A">
        <w:rPr>
          <w:rFonts w:ascii="Arial" w:hAnsi="Arial" w:cs="Arial"/>
          <w:sz w:val="22"/>
          <w:szCs w:val="22"/>
        </w:rPr>
        <w:t xml:space="preserve"> </w:t>
      </w:r>
      <w:r w:rsidR="00856993" w:rsidRPr="0095454A">
        <w:rPr>
          <w:rFonts w:ascii="Arial" w:hAnsi="Arial" w:cs="Arial"/>
          <w:sz w:val="22"/>
          <w:szCs w:val="22"/>
        </w:rPr>
        <w:t>Researchers</w:t>
      </w:r>
      <w:r w:rsidR="00BC11B4" w:rsidRPr="0095454A">
        <w:rPr>
          <w:rFonts w:ascii="Arial" w:hAnsi="Arial" w:cs="Arial"/>
          <w:sz w:val="22"/>
          <w:szCs w:val="22"/>
        </w:rPr>
        <w:t xml:space="preserve"> have found </w:t>
      </w:r>
      <w:r w:rsidR="00E332A2" w:rsidRPr="0095454A">
        <w:rPr>
          <w:rFonts w:ascii="Arial" w:hAnsi="Arial" w:cs="Arial"/>
          <w:sz w:val="22"/>
          <w:szCs w:val="22"/>
        </w:rPr>
        <w:t xml:space="preserve">that </w:t>
      </w:r>
      <w:r w:rsidR="00BC11B4" w:rsidRPr="0095454A">
        <w:rPr>
          <w:rFonts w:ascii="Arial" w:hAnsi="Arial" w:cs="Arial"/>
          <w:sz w:val="22"/>
          <w:szCs w:val="22"/>
        </w:rPr>
        <w:t>ncRNA</w:t>
      </w:r>
      <w:r w:rsidR="00E332A2" w:rsidRPr="0095454A">
        <w:rPr>
          <w:rFonts w:ascii="Arial" w:hAnsi="Arial" w:cs="Arial"/>
          <w:sz w:val="22"/>
          <w:szCs w:val="22"/>
        </w:rPr>
        <w:t>s</w:t>
      </w:r>
      <w:r w:rsidR="00BC11B4" w:rsidRPr="0095454A">
        <w:rPr>
          <w:rFonts w:ascii="Arial" w:hAnsi="Arial" w:cs="Arial"/>
          <w:sz w:val="22"/>
          <w:szCs w:val="22"/>
        </w:rPr>
        <w:t xml:space="preserve"> </w:t>
      </w:r>
      <w:r w:rsidR="00E332A2" w:rsidRPr="0095454A">
        <w:rPr>
          <w:rFonts w:ascii="Arial" w:hAnsi="Arial" w:cs="Arial"/>
          <w:sz w:val="22"/>
          <w:szCs w:val="22"/>
        </w:rPr>
        <w:t xml:space="preserve">are particularly relevant in playing a role in tumor </w:t>
      </w:r>
      <w:commentRangeStart w:id="92"/>
      <w:r w:rsidR="00355DD2" w:rsidRPr="0095454A">
        <w:rPr>
          <w:rFonts w:ascii="Arial" w:hAnsi="Arial" w:cs="Arial"/>
          <w:sz w:val="22"/>
          <w:szCs w:val="22"/>
        </w:rPr>
        <w:t>suppression</w:t>
      </w:r>
      <w:r w:rsidR="0038465A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PEVuZE5vdGU+PENpdGU+PEF1dGhvcj5LaW08L0F1dGhvcj48WWVhcj4yMDE4PC9ZZWFyPjxSZWNO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PEVuZE5vdGU+PENpdGU+PEF1dGhvcj5LaW08L0F1dGhvcj48WWVhcj4yMDE4PC9ZZWFyPjxSZWNO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38465A" w:rsidRPr="0095454A">
        <w:rPr>
          <w:rFonts w:ascii="Arial" w:hAnsi="Arial" w:cs="Arial"/>
          <w:sz w:val="22"/>
          <w:szCs w:val="22"/>
          <w:vertAlign w:val="superscript"/>
        </w:rPr>
      </w:r>
      <w:r w:rsidR="0038465A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12,17,18</w:t>
      </w:r>
      <w:r w:rsidR="0038465A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commentRangeEnd w:id="92"/>
      <w:r w:rsidR="000C7F71">
        <w:rPr>
          <w:rStyle w:val="CommentReference"/>
        </w:rPr>
        <w:commentReference w:id="92"/>
      </w:r>
      <w:ins w:id="93" w:author="Andreae, Emily A" w:date="2019-12-19T13:05:00Z">
        <w:r w:rsidR="00C220AE">
          <w:rPr>
            <w:rFonts w:ascii="Arial" w:hAnsi="Arial" w:cs="Arial"/>
            <w:sz w:val="22"/>
            <w:szCs w:val="22"/>
          </w:rPr>
          <w:t xml:space="preserve"> and may s</w:t>
        </w:r>
        <w:r w:rsidR="008F458E">
          <w:rPr>
            <w:rFonts w:ascii="Arial" w:hAnsi="Arial" w:cs="Arial"/>
            <w:sz w:val="22"/>
            <w:szCs w:val="22"/>
          </w:rPr>
          <w:t>hare many regulatory features across cancers</w:t>
        </w:r>
      </w:ins>
      <w:ins w:id="94" w:author="Andreae, Emily A" w:date="2019-12-19T13:07:00Z">
        <w:r w:rsidR="008F458E">
          <w:rPr>
            <w:rFonts w:ascii="Arial" w:hAnsi="Arial" w:cs="Arial"/>
            <w:sz w:val="22"/>
            <w:szCs w:val="22"/>
          </w:rPr>
          <w:t>,</w:t>
        </w:r>
      </w:ins>
      <w:ins w:id="95" w:author="Andreae, Emily A" w:date="2019-12-19T13:06:00Z">
        <w:r w:rsidR="008F458E">
          <w:rPr>
            <w:rFonts w:ascii="Arial" w:hAnsi="Arial" w:cs="Arial"/>
            <w:sz w:val="22"/>
            <w:szCs w:val="22"/>
          </w:rPr>
          <w:t xml:space="preserve"> such as</w:t>
        </w:r>
      </w:ins>
      <w:del w:id="96" w:author="Andreae, Emily A" w:date="2019-12-19T13:05:00Z">
        <w:r w:rsidR="00C73A85" w:rsidRPr="0095454A" w:rsidDel="00C220AE">
          <w:rPr>
            <w:rFonts w:ascii="Arial" w:hAnsi="Arial" w:cs="Arial"/>
            <w:sz w:val="22"/>
            <w:szCs w:val="22"/>
          </w:rPr>
          <w:delText>.</w:delText>
        </w:r>
      </w:del>
      <w:del w:id="97" w:author="Andreae, Emily A" w:date="2019-12-19T13:06:00Z">
        <w:r w:rsidR="00E332A2" w:rsidRPr="0095454A" w:rsidDel="008F458E">
          <w:rPr>
            <w:rFonts w:ascii="Arial" w:hAnsi="Arial" w:cs="Arial"/>
            <w:sz w:val="22"/>
            <w:szCs w:val="22"/>
          </w:rPr>
          <w:delText xml:space="preserve"> </w:delText>
        </w:r>
        <w:r w:rsidR="001B7E0B" w:rsidRPr="0095454A" w:rsidDel="008F458E">
          <w:rPr>
            <w:rFonts w:ascii="Arial" w:hAnsi="Arial" w:cs="Arial"/>
            <w:sz w:val="22"/>
            <w:szCs w:val="22"/>
          </w:rPr>
          <w:delText>Many similarities in</w:delText>
        </w:r>
      </w:del>
      <w:r w:rsidR="001B7E0B" w:rsidRPr="0095454A">
        <w:rPr>
          <w:rFonts w:ascii="Arial" w:hAnsi="Arial" w:cs="Arial"/>
          <w:sz w:val="22"/>
          <w:szCs w:val="22"/>
        </w:rPr>
        <w:t xml:space="preserve"> </w:t>
      </w:r>
      <w:r w:rsidR="00DB5F29" w:rsidRPr="0095454A">
        <w:rPr>
          <w:rFonts w:ascii="Arial" w:hAnsi="Arial" w:cs="Arial"/>
          <w:sz w:val="22"/>
          <w:szCs w:val="22"/>
        </w:rPr>
        <w:t xml:space="preserve">aberrant </w:t>
      </w:r>
      <w:r w:rsidR="001B7E0B" w:rsidRPr="0095454A">
        <w:rPr>
          <w:rFonts w:ascii="Arial" w:hAnsi="Arial" w:cs="Arial"/>
          <w:sz w:val="22"/>
          <w:szCs w:val="22"/>
        </w:rPr>
        <w:t xml:space="preserve">cellular </w:t>
      </w:r>
      <w:del w:id="98" w:author="Andreae, Emily A" w:date="2019-12-20T08:42:00Z">
        <w:r w:rsidR="001B7E0B" w:rsidRPr="0095454A" w:rsidDel="00A73C1C">
          <w:rPr>
            <w:rFonts w:ascii="Arial" w:hAnsi="Arial" w:cs="Arial"/>
            <w:sz w:val="22"/>
            <w:szCs w:val="22"/>
          </w:rPr>
          <w:delText>phentoypes</w:delText>
        </w:r>
      </w:del>
      <w:ins w:id="99" w:author="Andreae, Emily A" w:date="2019-12-20T08:42:00Z">
        <w:r w:rsidR="00A73C1C" w:rsidRPr="0095454A">
          <w:rPr>
            <w:rFonts w:ascii="Arial" w:hAnsi="Arial" w:cs="Arial"/>
            <w:sz w:val="22"/>
            <w:szCs w:val="22"/>
          </w:rPr>
          <w:t>phenotypes</w:t>
        </w:r>
      </w:ins>
      <w:r w:rsidR="0082044F" w:rsidRPr="0095454A">
        <w:rPr>
          <w:rFonts w:ascii="Arial" w:hAnsi="Arial" w:cs="Arial"/>
          <w:sz w:val="22"/>
          <w:szCs w:val="22"/>
        </w:rPr>
        <w:t xml:space="preserve"> and interactions</w:t>
      </w:r>
      <w:r w:rsidR="00B925AC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PEVuZE5vdGU+PENpdGU+PEF1dGhvcj5WYXJuPC9BdXRob3I+PFllYXI+MjAxNzwvWWVhcj48UmVj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=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PEVuZE5vdGU+PENpdGU+PEF1dGhvcj5WYXJuPC9BdXRob3I+PFllYXI+MjAxNzwvWWVhcj48UmVj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=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B925AC" w:rsidRPr="0095454A">
        <w:rPr>
          <w:rFonts w:ascii="Arial" w:hAnsi="Arial" w:cs="Arial"/>
          <w:sz w:val="22"/>
          <w:szCs w:val="22"/>
          <w:vertAlign w:val="superscript"/>
        </w:rPr>
      </w:r>
      <w:r w:rsidR="00B925AC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19,20</w:t>
      </w:r>
      <w:r w:rsidR="00B925AC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DB5F29" w:rsidRPr="0095454A">
        <w:rPr>
          <w:rFonts w:ascii="Arial" w:hAnsi="Arial" w:cs="Arial"/>
          <w:sz w:val="22"/>
          <w:szCs w:val="22"/>
        </w:rPr>
        <w:t>, disrupted pathways</w:t>
      </w:r>
      <w:r w:rsidR="00B925AC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PEVuZE5vdGU+PENpdGU+PEF1dGhvcj5TYW5jaGV6LVZlZ2E8L0F1dGhvcj48WWVhcj4yMDE4PC9Z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PEVuZE5vdGU+PENpdGU+PEF1dGhvcj5TYW5jaGV6LVZlZ2E8L0F1dGhvcj48WWVhcj4yMDE4PC9Z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B925AC" w:rsidRPr="0095454A">
        <w:rPr>
          <w:rFonts w:ascii="Arial" w:hAnsi="Arial" w:cs="Arial"/>
          <w:sz w:val="22"/>
          <w:szCs w:val="22"/>
          <w:vertAlign w:val="superscript"/>
        </w:rPr>
      </w:r>
      <w:r w:rsidR="00B925AC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21</w:t>
      </w:r>
      <w:r w:rsidR="00B925AC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DB5F29" w:rsidRPr="0095454A">
        <w:rPr>
          <w:rFonts w:ascii="Arial" w:hAnsi="Arial" w:cs="Arial"/>
          <w:sz w:val="22"/>
          <w:szCs w:val="22"/>
        </w:rPr>
        <w:t>, epigenetic alterations</w:t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PEVuZE5vdGU+PENpdGU+PEF1dGhvcj5TYWdoYWZpbmlhPC9BdXRob3I+PFllYXI+MjAxODwvWWVh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PEVuZE5vdGU+PENpdGU+PEF1dGhvcj5TYWdoYWZpbmlhPC9BdXRob3I+PFllYXI+MjAxODwvWWVh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C15BF7" w:rsidRPr="0095454A">
        <w:rPr>
          <w:rFonts w:ascii="Arial" w:hAnsi="Arial" w:cs="Arial"/>
          <w:sz w:val="22"/>
          <w:szCs w:val="22"/>
          <w:vertAlign w:val="superscript"/>
        </w:rPr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22,23</w:t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C15BF7" w:rsidRPr="0095454A">
        <w:rPr>
          <w:rFonts w:ascii="Arial" w:hAnsi="Arial" w:cs="Arial"/>
          <w:sz w:val="22"/>
          <w:szCs w:val="22"/>
        </w:rPr>
        <w:t xml:space="preserve">, </w:t>
      </w:r>
      <w:r w:rsidR="00DB5F29" w:rsidRPr="0095454A">
        <w:rPr>
          <w:rFonts w:ascii="Arial" w:hAnsi="Arial" w:cs="Arial"/>
          <w:sz w:val="22"/>
          <w:szCs w:val="22"/>
        </w:rPr>
        <w:t>and genetic damage</w:t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PEVuZE5vdGU+PENpdGU+PEF1dGhvcj5CYWlsZXk8L0F1dGhvcj48WWVhcj4yMDE4PC9ZZWFyPjxS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PEVuZE5vdGU+PENpdGU+PEF1dGhvcj5CYWlsZXk8L0F1dGhvcj48WWVhcj4yMDE4PC9ZZWFyPjxS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C15BF7" w:rsidRPr="0095454A">
        <w:rPr>
          <w:rFonts w:ascii="Arial" w:hAnsi="Arial" w:cs="Arial"/>
          <w:sz w:val="22"/>
          <w:szCs w:val="22"/>
          <w:vertAlign w:val="superscript"/>
        </w:rPr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24,25</w:t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del w:id="100" w:author="Andreae, Emily A" w:date="2019-12-19T13:07:00Z">
        <w:r w:rsidR="00C15BF7" w:rsidRPr="0095454A" w:rsidDel="008F458E">
          <w:rPr>
            <w:rFonts w:ascii="Arial" w:hAnsi="Arial" w:cs="Arial"/>
            <w:sz w:val="22"/>
            <w:szCs w:val="22"/>
          </w:rPr>
          <w:delText xml:space="preserve"> </w:delText>
        </w:r>
        <w:r w:rsidR="001B7E0B" w:rsidRPr="0095454A" w:rsidDel="008F458E">
          <w:rPr>
            <w:rFonts w:ascii="Arial" w:hAnsi="Arial" w:cs="Arial"/>
            <w:sz w:val="22"/>
            <w:szCs w:val="22"/>
          </w:rPr>
          <w:delText>exist across cancers</w:delText>
        </w:r>
      </w:del>
      <w:r w:rsidR="001B7E0B" w:rsidRPr="0095454A">
        <w:rPr>
          <w:rFonts w:ascii="Arial" w:hAnsi="Arial" w:cs="Arial"/>
          <w:sz w:val="22"/>
          <w:szCs w:val="22"/>
        </w:rPr>
        <w:t>.</w:t>
      </w:r>
      <w:r w:rsidR="00DB5F29" w:rsidRPr="0095454A">
        <w:rPr>
          <w:rFonts w:ascii="Arial" w:hAnsi="Arial" w:cs="Arial"/>
          <w:sz w:val="22"/>
          <w:szCs w:val="22"/>
        </w:rPr>
        <w:t xml:space="preserve"> Elucidating these common features </w:t>
      </w:r>
      <w:ins w:id="101" w:author="Andreae, Emily A" w:date="2019-12-19T13:07:00Z">
        <w:r w:rsidR="008F458E">
          <w:rPr>
            <w:rFonts w:ascii="Arial" w:hAnsi="Arial" w:cs="Arial"/>
            <w:sz w:val="22"/>
            <w:szCs w:val="22"/>
          </w:rPr>
          <w:t xml:space="preserve">will </w:t>
        </w:r>
      </w:ins>
      <w:r w:rsidR="00DB5F29" w:rsidRPr="0095454A">
        <w:rPr>
          <w:rFonts w:ascii="Arial" w:hAnsi="Arial" w:cs="Arial"/>
          <w:sz w:val="22"/>
          <w:szCs w:val="22"/>
        </w:rPr>
        <w:t>provide</w:t>
      </w:r>
      <w:del w:id="102" w:author="Andreae, Emily A" w:date="2019-12-19T13:07:00Z">
        <w:r w:rsidR="00DB5F29" w:rsidRPr="0095454A" w:rsidDel="008F458E">
          <w:rPr>
            <w:rFonts w:ascii="Arial" w:hAnsi="Arial" w:cs="Arial"/>
            <w:sz w:val="22"/>
            <w:szCs w:val="22"/>
          </w:rPr>
          <w:delText>s</w:delText>
        </w:r>
      </w:del>
      <w:r w:rsidR="00DB5F29" w:rsidRPr="0095454A">
        <w:rPr>
          <w:rFonts w:ascii="Arial" w:hAnsi="Arial" w:cs="Arial"/>
          <w:sz w:val="22"/>
          <w:szCs w:val="22"/>
        </w:rPr>
        <w:t xml:space="preserve"> insight into the</w:t>
      </w:r>
      <w:ins w:id="103" w:author="Andreae, Emily A" w:date="2019-12-19T13:08:00Z">
        <w:r w:rsidR="008F458E">
          <w:rPr>
            <w:rFonts w:ascii="Arial" w:hAnsi="Arial" w:cs="Arial"/>
            <w:sz w:val="22"/>
            <w:szCs w:val="22"/>
          </w:rPr>
          <w:t xml:space="preserve"> underlying</w:t>
        </w:r>
      </w:ins>
      <w:r w:rsidR="00DB5F29" w:rsidRPr="0095454A">
        <w:rPr>
          <w:rFonts w:ascii="Arial" w:hAnsi="Arial" w:cs="Arial"/>
          <w:sz w:val="22"/>
          <w:szCs w:val="22"/>
        </w:rPr>
        <w:t xml:space="preserve"> molecular mechanisms </w:t>
      </w:r>
      <w:ins w:id="104" w:author="Andreae, Emily A" w:date="2019-12-19T13:08:00Z">
        <w:r w:rsidR="008F458E">
          <w:rPr>
            <w:rFonts w:ascii="Arial" w:hAnsi="Arial" w:cs="Arial"/>
            <w:sz w:val="22"/>
            <w:szCs w:val="22"/>
          </w:rPr>
          <w:t xml:space="preserve">of </w:t>
        </w:r>
      </w:ins>
      <w:del w:id="105" w:author="Andreae, Emily A" w:date="2019-12-19T13:08:00Z">
        <w:r w:rsidR="00DB5F29" w:rsidRPr="0095454A" w:rsidDel="008F458E">
          <w:rPr>
            <w:rFonts w:ascii="Arial" w:hAnsi="Arial" w:cs="Arial"/>
            <w:sz w:val="22"/>
            <w:szCs w:val="22"/>
          </w:rPr>
          <w:delText xml:space="preserve">that underlie </w:delText>
        </w:r>
      </w:del>
      <w:r w:rsidR="00DB5F29" w:rsidRPr="0095454A">
        <w:rPr>
          <w:rFonts w:ascii="Arial" w:hAnsi="Arial" w:cs="Arial"/>
          <w:sz w:val="22"/>
          <w:szCs w:val="22"/>
        </w:rPr>
        <w:t>carcinogenesis. Therefore, pan-cancer analyses</w:t>
      </w:r>
      <w:ins w:id="106" w:author="Andreae, Emily A" w:date="2019-12-19T13:08:00Z">
        <w:r w:rsidR="008F458E">
          <w:rPr>
            <w:rFonts w:ascii="Arial" w:hAnsi="Arial" w:cs="Arial"/>
            <w:sz w:val="22"/>
            <w:szCs w:val="22"/>
          </w:rPr>
          <w:t xml:space="preserve"> may be </w:t>
        </w:r>
      </w:ins>
      <w:del w:id="107" w:author="Andreae, Emily A" w:date="2019-12-19T13:08:00Z">
        <w:r w:rsidR="00DB5F29" w:rsidRPr="0095454A" w:rsidDel="008F458E">
          <w:rPr>
            <w:rFonts w:ascii="Arial" w:hAnsi="Arial" w:cs="Arial"/>
            <w:sz w:val="22"/>
            <w:szCs w:val="22"/>
          </w:rPr>
          <w:delText xml:space="preserve"> can serve as </w:delText>
        </w:r>
      </w:del>
      <w:r w:rsidR="00DB5F29" w:rsidRPr="0095454A">
        <w:rPr>
          <w:rFonts w:ascii="Arial" w:hAnsi="Arial" w:cs="Arial"/>
          <w:sz w:val="22"/>
          <w:szCs w:val="22"/>
        </w:rPr>
        <w:t>an effective tool for understanding the key perturbations that give rise to a wide array of cancers</w:t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PEVuZE5vdGU+PENpdGU+PEF1dGhvcj5MYXdyZW5jZTwvQXV0aG9yPjxZZWFyPjIwMTQ8L1llYXI+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PEVuZE5vdGU+PENpdGU+PEF1dGhvcj5MYXdyZW5jZTwvQXV0aG9yPjxZZWFyPjIwMTQ8L1llYXI+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C15BF7" w:rsidRPr="0095454A">
        <w:rPr>
          <w:rFonts w:ascii="Arial" w:hAnsi="Arial" w:cs="Arial"/>
          <w:sz w:val="22"/>
          <w:szCs w:val="22"/>
          <w:vertAlign w:val="superscript"/>
        </w:rPr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26</w:t>
      </w:r>
      <w:r w:rsidR="00C15BF7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C15BF7" w:rsidRPr="0095454A">
        <w:rPr>
          <w:rFonts w:ascii="Arial" w:hAnsi="Arial" w:cs="Arial"/>
          <w:sz w:val="22"/>
          <w:szCs w:val="22"/>
        </w:rPr>
        <w:t>.</w:t>
      </w:r>
      <w:r w:rsidR="001B7E0B" w:rsidRPr="0095454A">
        <w:rPr>
          <w:rFonts w:ascii="Arial" w:hAnsi="Arial" w:cs="Arial"/>
          <w:sz w:val="22"/>
          <w:szCs w:val="22"/>
        </w:rPr>
        <w:t xml:space="preserve">  </w:t>
      </w:r>
    </w:p>
    <w:p w14:paraId="20BA2C76" w14:textId="77777777" w:rsidR="001B7E0B" w:rsidRPr="0095454A" w:rsidRDefault="001B7E0B">
      <w:pPr>
        <w:jc w:val="both"/>
        <w:rPr>
          <w:rFonts w:ascii="Arial" w:hAnsi="Arial" w:cs="Arial"/>
          <w:sz w:val="22"/>
          <w:szCs w:val="22"/>
        </w:rPr>
      </w:pPr>
    </w:p>
    <w:p w14:paraId="4BA94165" w14:textId="5E38BFF9" w:rsidR="000A551C" w:rsidRPr="0095454A" w:rsidRDefault="008F458E" w:rsidP="00C76BDB">
      <w:pPr>
        <w:jc w:val="both"/>
        <w:rPr>
          <w:rFonts w:ascii="Arial" w:hAnsi="Arial" w:cs="Arial"/>
          <w:sz w:val="22"/>
          <w:szCs w:val="22"/>
        </w:rPr>
      </w:pPr>
      <w:ins w:id="108" w:author="Andreae, Emily A" w:date="2019-12-19T13:09:00Z">
        <w:r>
          <w:rPr>
            <w:rFonts w:ascii="Arial" w:hAnsi="Arial" w:cs="Arial"/>
            <w:sz w:val="22"/>
            <w:szCs w:val="22"/>
          </w:rPr>
          <w:t xml:space="preserve">To </w:t>
        </w:r>
      </w:ins>
      <w:del w:id="109" w:author="Andreae, Emily A" w:date="2019-12-19T13:09:00Z">
        <w:r w:rsidR="00856993" w:rsidRPr="0095454A" w:rsidDel="008F458E">
          <w:rPr>
            <w:rFonts w:ascii="Arial" w:hAnsi="Arial" w:cs="Arial"/>
            <w:sz w:val="22"/>
            <w:szCs w:val="22"/>
          </w:rPr>
          <w:delText>In this study, i</w:delText>
        </w:r>
        <w:r w:rsidR="006E3C59" w:rsidRPr="0095454A" w:rsidDel="008F458E">
          <w:rPr>
            <w:rFonts w:ascii="Arial" w:hAnsi="Arial" w:cs="Arial"/>
            <w:sz w:val="22"/>
            <w:szCs w:val="22"/>
          </w:rPr>
          <w:delText xml:space="preserve">n order to </w:delText>
        </w:r>
      </w:del>
      <w:r w:rsidR="006E3C59" w:rsidRPr="0095454A">
        <w:rPr>
          <w:rFonts w:ascii="Arial" w:hAnsi="Arial" w:cs="Arial"/>
          <w:sz w:val="22"/>
          <w:szCs w:val="22"/>
        </w:rPr>
        <w:t xml:space="preserve">identify pan-cancer non-coding tumor suppressor </w:t>
      </w:r>
      <w:r w:rsidR="00BA084E" w:rsidRPr="0095454A">
        <w:rPr>
          <w:rFonts w:ascii="Arial" w:hAnsi="Arial" w:cs="Arial"/>
          <w:sz w:val="22"/>
          <w:szCs w:val="22"/>
        </w:rPr>
        <w:t>RNAs</w:t>
      </w:r>
      <w:r w:rsidR="006E3C59" w:rsidRPr="0095454A">
        <w:rPr>
          <w:rFonts w:ascii="Arial" w:hAnsi="Arial" w:cs="Arial"/>
          <w:sz w:val="22"/>
          <w:szCs w:val="22"/>
        </w:rPr>
        <w:t xml:space="preserve">, we collected </w:t>
      </w:r>
      <w:ins w:id="110" w:author="Andreae, Emily A" w:date="2019-12-19T13:11:00Z">
        <w:r>
          <w:rPr>
            <w:rFonts w:ascii="Arial" w:hAnsi="Arial" w:cs="Arial"/>
            <w:sz w:val="22"/>
            <w:szCs w:val="22"/>
          </w:rPr>
          <w:t xml:space="preserve">information </w:t>
        </w:r>
        <w:r w:rsidRPr="008F458E">
          <w:rPr>
            <w:rFonts w:ascii="Arial" w:hAnsi="Arial" w:cs="Arial"/>
            <w:sz w:val="22"/>
            <w:szCs w:val="22"/>
          </w:rPr>
          <w:t xml:space="preserve">from the TCGA project </w:t>
        </w:r>
        <w:r>
          <w:rPr>
            <w:rFonts w:ascii="Arial" w:hAnsi="Arial" w:cs="Arial"/>
            <w:sz w:val="22"/>
            <w:szCs w:val="22"/>
          </w:rPr>
          <w:t xml:space="preserve">to </w:t>
        </w:r>
      </w:ins>
      <w:ins w:id="111" w:author="Andreae, Emily A" w:date="2019-12-19T13:12:00Z">
        <w:r>
          <w:rPr>
            <w:rFonts w:ascii="Arial" w:hAnsi="Arial" w:cs="Arial"/>
            <w:sz w:val="22"/>
            <w:szCs w:val="22"/>
          </w:rPr>
          <w:t xml:space="preserve">develop </w:t>
        </w:r>
      </w:ins>
      <w:del w:id="112" w:author="Andreae, Emily A" w:date="2019-12-20T08:42:00Z">
        <w:r w:rsidR="00E96EC6" w:rsidRPr="0095454A" w:rsidDel="00A73C1C">
          <w:rPr>
            <w:rFonts w:ascii="Arial" w:hAnsi="Arial" w:cs="Arial"/>
            <w:sz w:val="22"/>
            <w:szCs w:val="22"/>
          </w:rPr>
          <w:delText>a</w:delText>
        </w:r>
      </w:del>
      <w:ins w:id="113" w:author="Andreae, Emily A" w:date="2019-12-20T08:42:00Z">
        <w:r w:rsidR="00A73C1C" w:rsidRPr="0095454A">
          <w:rPr>
            <w:rFonts w:ascii="Arial" w:hAnsi="Arial" w:cs="Arial"/>
            <w:sz w:val="22"/>
            <w:szCs w:val="22"/>
          </w:rPr>
          <w:t>an</w:t>
        </w:r>
      </w:ins>
      <w:r w:rsidR="00E96EC6" w:rsidRPr="0095454A">
        <w:rPr>
          <w:rFonts w:ascii="Arial" w:hAnsi="Arial" w:cs="Arial"/>
          <w:sz w:val="22"/>
          <w:szCs w:val="22"/>
        </w:rPr>
        <w:t xml:space="preserve"> </w:t>
      </w:r>
      <w:r w:rsidR="006E3C59" w:rsidRPr="0095454A">
        <w:rPr>
          <w:rFonts w:ascii="Arial" w:hAnsi="Arial" w:cs="Arial"/>
          <w:sz w:val="22"/>
          <w:szCs w:val="22"/>
        </w:rPr>
        <w:t>11,093 RNA-seq</w:t>
      </w:r>
      <w:r w:rsidR="00BA084E" w:rsidRPr="0095454A">
        <w:rPr>
          <w:rFonts w:ascii="Arial" w:hAnsi="Arial" w:cs="Arial"/>
          <w:sz w:val="22"/>
          <w:szCs w:val="22"/>
        </w:rPr>
        <w:t>uencing</w:t>
      </w:r>
      <w:r w:rsidR="006E3C59" w:rsidRPr="0095454A">
        <w:rPr>
          <w:rFonts w:ascii="Arial" w:hAnsi="Arial" w:cs="Arial"/>
          <w:sz w:val="22"/>
          <w:szCs w:val="22"/>
        </w:rPr>
        <w:t xml:space="preserve"> dataset </w:t>
      </w:r>
      <w:r w:rsidR="00E96EC6" w:rsidRPr="0095454A">
        <w:rPr>
          <w:rFonts w:ascii="Arial" w:hAnsi="Arial" w:cs="Arial"/>
          <w:sz w:val="22"/>
          <w:szCs w:val="22"/>
        </w:rPr>
        <w:t>a</w:t>
      </w:r>
      <w:r w:rsidR="00955AAB" w:rsidRPr="0095454A">
        <w:rPr>
          <w:rFonts w:ascii="Arial" w:hAnsi="Arial" w:cs="Arial"/>
          <w:sz w:val="22"/>
          <w:szCs w:val="22"/>
        </w:rPr>
        <w:t xml:space="preserve">cross 23 cancer types </w:t>
      </w:r>
      <w:del w:id="114" w:author="Andreae, Emily A" w:date="2019-12-19T13:11:00Z">
        <w:r w:rsidR="006E3C59" w:rsidRPr="0095454A" w:rsidDel="008F458E">
          <w:rPr>
            <w:rFonts w:ascii="Arial" w:hAnsi="Arial" w:cs="Arial"/>
            <w:sz w:val="22"/>
            <w:szCs w:val="22"/>
          </w:rPr>
          <w:delText xml:space="preserve">from </w:delText>
        </w:r>
        <w:r w:rsidR="00E96EC6" w:rsidRPr="0095454A" w:rsidDel="008F458E">
          <w:rPr>
            <w:rFonts w:ascii="Arial" w:hAnsi="Arial" w:cs="Arial"/>
            <w:sz w:val="22"/>
            <w:szCs w:val="22"/>
          </w:rPr>
          <w:delText xml:space="preserve">the </w:delText>
        </w:r>
        <w:r w:rsidR="006E3C59" w:rsidRPr="0095454A" w:rsidDel="008F458E">
          <w:rPr>
            <w:rFonts w:ascii="Arial" w:hAnsi="Arial" w:cs="Arial"/>
            <w:sz w:val="22"/>
            <w:szCs w:val="22"/>
          </w:rPr>
          <w:delText xml:space="preserve">TCGA project </w:delText>
        </w:r>
      </w:del>
      <w:r w:rsidR="006E3C59" w:rsidRPr="0095454A">
        <w:rPr>
          <w:rFonts w:ascii="Arial" w:hAnsi="Arial" w:cs="Arial"/>
          <w:sz w:val="22"/>
          <w:szCs w:val="22"/>
        </w:rPr>
        <w:t>and appl</w:t>
      </w:r>
      <w:r w:rsidR="00017566" w:rsidRPr="0095454A">
        <w:rPr>
          <w:rFonts w:ascii="Arial" w:hAnsi="Arial" w:cs="Arial"/>
          <w:sz w:val="22"/>
          <w:szCs w:val="22"/>
        </w:rPr>
        <w:t>ied</w:t>
      </w:r>
      <w:r w:rsidR="006E3C59" w:rsidRPr="0095454A">
        <w:rPr>
          <w:rFonts w:ascii="Arial" w:hAnsi="Arial" w:cs="Arial"/>
          <w:sz w:val="22"/>
          <w:szCs w:val="22"/>
        </w:rPr>
        <w:t xml:space="preserve"> </w:t>
      </w:r>
      <w:r w:rsidR="00017566" w:rsidRPr="0095454A">
        <w:rPr>
          <w:rFonts w:ascii="Arial" w:hAnsi="Arial" w:cs="Arial"/>
          <w:sz w:val="22"/>
          <w:szCs w:val="22"/>
        </w:rPr>
        <w:t xml:space="preserve">a </w:t>
      </w:r>
      <w:r w:rsidR="006E3C59" w:rsidRPr="0095454A">
        <w:rPr>
          <w:rFonts w:ascii="Arial" w:hAnsi="Arial" w:cs="Arial"/>
          <w:sz w:val="22"/>
          <w:szCs w:val="22"/>
        </w:rPr>
        <w:t xml:space="preserve">meta-analysis </w:t>
      </w:r>
      <w:r w:rsidR="00AE7C9B" w:rsidRPr="0095454A">
        <w:rPr>
          <w:rFonts w:ascii="Arial" w:hAnsi="Arial" w:cs="Arial"/>
          <w:sz w:val="22"/>
          <w:szCs w:val="22"/>
        </w:rPr>
        <w:t>based</w:t>
      </w:r>
      <w:r w:rsidR="00933E00" w:rsidRPr="0095454A">
        <w:rPr>
          <w:rFonts w:ascii="Arial" w:hAnsi="Arial" w:cs="Arial"/>
          <w:sz w:val="22"/>
          <w:szCs w:val="22"/>
        </w:rPr>
        <w:t xml:space="preserve"> standardized mean difference (SMD) </w:t>
      </w:r>
      <w:r w:rsidR="006E3C59" w:rsidRPr="0095454A">
        <w:rPr>
          <w:rFonts w:ascii="Arial" w:hAnsi="Arial" w:cs="Arial"/>
          <w:sz w:val="22"/>
          <w:szCs w:val="22"/>
        </w:rPr>
        <w:t xml:space="preserve">to </w:t>
      </w:r>
      <w:ins w:id="115" w:author="Andreae, Emily A" w:date="2019-12-19T13:12:00Z">
        <w:r>
          <w:rPr>
            <w:rFonts w:ascii="Arial" w:hAnsi="Arial" w:cs="Arial"/>
            <w:sz w:val="22"/>
            <w:szCs w:val="22"/>
          </w:rPr>
          <w:t xml:space="preserve">detect </w:t>
        </w:r>
      </w:ins>
      <w:del w:id="116" w:author="Andreae, Emily A" w:date="2019-12-19T13:12:00Z">
        <w:r w:rsidR="006E3C59" w:rsidRPr="0095454A" w:rsidDel="008F458E">
          <w:rPr>
            <w:rFonts w:ascii="Arial" w:hAnsi="Arial" w:cs="Arial"/>
            <w:sz w:val="22"/>
            <w:szCs w:val="22"/>
          </w:rPr>
          <w:delText>identif</w:delText>
        </w:r>
        <w:r w:rsidR="00017566" w:rsidRPr="0095454A" w:rsidDel="008F458E">
          <w:rPr>
            <w:rFonts w:ascii="Arial" w:hAnsi="Arial" w:cs="Arial"/>
            <w:sz w:val="22"/>
            <w:szCs w:val="22"/>
          </w:rPr>
          <w:delText>y</w:delText>
        </w:r>
        <w:r w:rsidR="006E3C59" w:rsidRPr="0095454A" w:rsidDel="008F458E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EE0637" w:rsidRPr="0095454A">
        <w:rPr>
          <w:rFonts w:ascii="Arial" w:hAnsi="Arial" w:cs="Arial"/>
          <w:sz w:val="22"/>
          <w:szCs w:val="22"/>
        </w:rPr>
        <w:t>n</w:t>
      </w:r>
      <w:r w:rsidR="00017566" w:rsidRPr="0095454A">
        <w:rPr>
          <w:rFonts w:ascii="Arial" w:hAnsi="Arial" w:cs="Arial"/>
          <w:sz w:val="22"/>
          <w:szCs w:val="22"/>
        </w:rPr>
        <w:t xml:space="preserve">cRNAs </w:t>
      </w:r>
      <w:ins w:id="117" w:author="Andreae, Emily A" w:date="2019-12-19T13:12:00Z">
        <w:r>
          <w:rPr>
            <w:rFonts w:ascii="Arial" w:hAnsi="Arial" w:cs="Arial"/>
            <w:sz w:val="22"/>
            <w:szCs w:val="22"/>
          </w:rPr>
          <w:t xml:space="preserve">that were </w:t>
        </w:r>
      </w:ins>
      <w:r w:rsidR="006E3C59" w:rsidRPr="0095454A">
        <w:rPr>
          <w:rFonts w:ascii="Arial" w:hAnsi="Arial" w:cs="Arial"/>
          <w:sz w:val="22"/>
          <w:szCs w:val="22"/>
        </w:rPr>
        <w:t>significant</w:t>
      </w:r>
      <w:r w:rsidR="00017566" w:rsidRPr="0095454A">
        <w:rPr>
          <w:rFonts w:ascii="Arial" w:hAnsi="Arial" w:cs="Arial"/>
          <w:sz w:val="22"/>
          <w:szCs w:val="22"/>
        </w:rPr>
        <w:t>ly downregulated</w:t>
      </w:r>
      <w:r w:rsidR="006E3C59" w:rsidRPr="0095454A">
        <w:rPr>
          <w:rFonts w:ascii="Arial" w:hAnsi="Arial" w:cs="Arial"/>
          <w:sz w:val="22"/>
          <w:szCs w:val="22"/>
        </w:rPr>
        <w:t xml:space="preserve"> </w:t>
      </w:r>
      <w:r w:rsidR="00017566" w:rsidRPr="0095454A">
        <w:rPr>
          <w:rFonts w:ascii="Arial" w:hAnsi="Arial" w:cs="Arial"/>
          <w:sz w:val="22"/>
          <w:szCs w:val="22"/>
        </w:rPr>
        <w:t>across</w:t>
      </w:r>
      <w:r w:rsidR="00BA084E" w:rsidRPr="0095454A">
        <w:rPr>
          <w:rFonts w:ascii="Arial" w:hAnsi="Arial" w:cs="Arial"/>
          <w:sz w:val="22"/>
          <w:szCs w:val="22"/>
        </w:rPr>
        <w:t xml:space="preserve"> different</w:t>
      </w:r>
      <w:r w:rsidR="00017566" w:rsidRPr="0095454A">
        <w:rPr>
          <w:rFonts w:ascii="Arial" w:hAnsi="Arial" w:cs="Arial"/>
          <w:sz w:val="22"/>
          <w:szCs w:val="22"/>
        </w:rPr>
        <w:t xml:space="preserve"> cancers.</w:t>
      </w:r>
      <w:r w:rsidR="006E3C59" w:rsidRPr="0095454A">
        <w:rPr>
          <w:rFonts w:ascii="Arial" w:hAnsi="Arial" w:cs="Arial"/>
          <w:sz w:val="22"/>
          <w:szCs w:val="22"/>
        </w:rPr>
        <w:t xml:space="preserve"> </w:t>
      </w:r>
      <w:r w:rsidR="00BA084E" w:rsidRPr="0095454A">
        <w:rPr>
          <w:rFonts w:ascii="Arial" w:hAnsi="Arial" w:cs="Arial"/>
          <w:sz w:val="22"/>
          <w:szCs w:val="22"/>
        </w:rPr>
        <w:t>We</w:t>
      </w:r>
      <w:r w:rsidR="00017566" w:rsidRPr="0095454A">
        <w:rPr>
          <w:rFonts w:ascii="Arial" w:hAnsi="Arial" w:cs="Arial"/>
          <w:sz w:val="22"/>
          <w:szCs w:val="22"/>
        </w:rPr>
        <w:t xml:space="preserve"> </w:t>
      </w:r>
      <w:r w:rsidR="00BA084E" w:rsidRPr="0095454A">
        <w:rPr>
          <w:rFonts w:ascii="Arial" w:hAnsi="Arial" w:cs="Arial"/>
          <w:sz w:val="22"/>
          <w:szCs w:val="22"/>
        </w:rPr>
        <w:t xml:space="preserve">identified a novel pan-cancer ncRNA, </w:t>
      </w:r>
      <w:r w:rsidR="00017566" w:rsidRPr="0095454A">
        <w:rPr>
          <w:rFonts w:ascii="Arial" w:hAnsi="Arial" w:cs="Arial"/>
          <w:i/>
          <w:sz w:val="22"/>
          <w:szCs w:val="22"/>
        </w:rPr>
        <w:t>PANC754</w:t>
      </w:r>
      <w:r w:rsidR="00BA084E" w:rsidRPr="0095454A">
        <w:rPr>
          <w:rFonts w:ascii="Arial" w:hAnsi="Arial" w:cs="Arial"/>
          <w:i/>
          <w:sz w:val="22"/>
          <w:szCs w:val="22"/>
        </w:rPr>
        <w:t xml:space="preserve"> (</w:t>
      </w:r>
      <w:r w:rsidR="00BA084E" w:rsidRPr="0095454A">
        <w:rPr>
          <w:rFonts w:ascii="Arial" w:hAnsi="Arial" w:cs="Arial"/>
          <w:sz w:val="22"/>
          <w:szCs w:val="22"/>
        </w:rPr>
        <w:t>ENSG00000213754.2</w:t>
      </w:r>
      <w:r w:rsidR="00BA084E" w:rsidRPr="0095454A">
        <w:rPr>
          <w:rFonts w:ascii="Arial" w:hAnsi="Arial" w:cs="Arial"/>
          <w:i/>
          <w:sz w:val="22"/>
          <w:szCs w:val="22"/>
        </w:rPr>
        <w:t>)</w:t>
      </w:r>
      <w:ins w:id="118" w:author="Andreae, Emily A" w:date="2019-12-19T13:13:00Z">
        <w:r>
          <w:rPr>
            <w:rFonts w:ascii="Arial" w:hAnsi="Arial" w:cs="Arial"/>
            <w:sz w:val="22"/>
            <w:szCs w:val="22"/>
          </w:rPr>
          <w:t>,</w:t>
        </w:r>
      </w:ins>
      <w:r w:rsidR="00BA084E" w:rsidRPr="0095454A">
        <w:rPr>
          <w:rFonts w:ascii="Arial" w:hAnsi="Arial" w:cs="Arial"/>
          <w:sz w:val="22"/>
          <w:szCs w:val="22"/>
        </w:rPr>
        <w:t xml:space="preserve"> which </w:t>
      </w:r>
      <w:ins w:id="119" w:author="Andreae, Emily A" w:date="2019-12-19T13:14:00Z">
        <w:r>
          <w:rPr>
            <w:rFonts w:ascii="Arial" w:hAnsi="Arial" w:cs="Arial"/>
            <w:sz w:val="22"/>
            <w:szCs w:val="22"/>
          </w:rPr>
          <w:t>was</w:t>
        </w:r>
      </w:ins>
      <w:del w:id="120" w:author="Andreae, Emily A" w:date="2019-12-19T13:14:00Z">
        <w:r w:rsidR="00BA084E" w:rsidRPr="0095454A" w:rsidDel="008F458E">
          <w:rPr>
            <w:rFonts w:ascii="Arial" w:hAnsi="Arial" w:cs="Arial"/>
            <w:sz w:val="22"/>
            <w:szCs w:val="22"/>
          </w:rPr>
          <w:delText>is</w:delText>
        </w:r>
      </w:del>
      <w:r w:rsidR="00BA084E" w:rsidRPr="0095454A">
        <w:rPr>
          <w:rFonts w:ascii="Arial" w:hAnsi="Arial" w:cs="Arial"/>
          <w:sz w:val="22"/>
          <w:szCs w:val="22"/>
        </w:rPr>
        <w:t xml:space="preserve"> sign</w:t>
      </w:r>
      <w:ins w:id="121" w:author="Andreae, Emily A" w:date="2019-12-19T13:13:00Z">
        <w:r>
          <w:rPr>
            <w:rFonts w:ascii="Arial" w:hAnsi="Arial" w:cs="Arial"/>
            <w:sz w:val="22"/>
            <w:szCs w:val="22"/>
          </w:rPr>
          <w:t>i</w:t>
        </w:r>
      </w:ins>
      <w:r w:rsidR="00BA084E" w:rsidRPr="0095454A">
        <w:rPr>
          <w:rFonts w:ascii="Arial" w:hAnsi="Arial" w:cs="Arial"/>
          <w:sz w:val="22"/>
          <w:szCs w:val="22"/>
        </w:rPr>
        <w:t>fic</w:t>
      </w:r>
      <w:ins w:id="122" w:author="Andreae, Emily A" w:date="2019-12-19T13:13:00Z">
        <w:r>
          <w:rPr>
            <w:rFonts w:ascii="Arial" w:hAnsi="Arial" w:cs="Arial"/>
            <w:sz w:val="22"/>
            <w:szCs w:val="22"/>
          </w:rPr>
          <w:t>a</w:t>
        </w:r>
      </w:ins>
      <w:r w:rsidR="00BA084E" w:rsidRPr="0095454A">
        <w:rPr>
          <w:rFonts w:ascii="Arial" w:hAnsi="Arial" w:cs="Arial"/>
          <w:sz w:val="22"/>
          <w:szCs w:val="22"/>
        </w:rPr>
        <w:t>n</w:t>
      </w:r>
      <w:del w:id="123" w:author="Andreae, Emily A" w:date="2019-12-19T13:13:00Z">
        <w:r w:rsidR="00BA084E" w:rsidRPr="0095454A" w:rsidDel="008F458E">
          <w:rPr>
            <w:rFonts w:ascii="Arial" w:hAnsi="Arial" w:cs="Arial"/>
            <w:sz w:val="22"/>
            <w:szCs w:val="22"/>
          </w:rPr>
          <w:delText>a</w:delText>
        </w:r>
      </w:del>
      <w:r w:rsidR="00BA084E" w:rsidRPr="0095454A">
        <w:rPr>
          <w:rFonts w:ascii="Arial" w:hAnsi="Arial" w:cs="Arial"/>
          <w:sz w:val="22"/>
          <w:szCs w:val="22"/>
        </w:rPr>
        <w:t xml:space="preserve">tly decreased in </w:t>
      </w:r>
      <w:r w:rsidR="001D1480" w:rsidRPr="0095454A">
        <w:rPr>
          <w:rFonts w:ascii="Arial" w:hAnsi="Arial" w:cs="Arial"/>
          <w:sz w:val="22"/>
          <w:szCs w:val="22"/>
        </w:rPr>
        <w:t xml:space="preserve">almost </w:t>
      </w:r>
      <w:r w:rsidR="00BA084E" w:rsidRPr="0095454A">
        <w:rPr>
          <w:rFonts w:ascii="Arial" w:hAnsi="Arial" w:cs="Arial"/>
          <w:sz w:val="22"/>
          <w:szCs w:val="22"/>
        </w:rPr>
        <w:t>all</w:t>
      </w:r>
      <w:del w:id="124" w:author="Andreae, Emily A" w:date="2019-12-19T13:13:00Z">
        <w:r w:rsidR="00BA084E" w:rsidRPr="0095454A" w:rsidDel="008F458E">
          <w:rPr>
            <w:rFonts w:ascii="Arial" w:hAnsi="Arial" w:cs="Arial"/>
            <w:sz w:val="22"/>
            <w:szCs w:val="22"/>
          </w:rPr>
          <w:delText xml:space="preserve"> the</w:delText>
        </w:r>
      </w:del>
      <w:r w:rsidR="00BA084E" w:rsidRPr="0095454A">
        <w:rPr>
          <w:rFonts w:ascii="Arial" w:hAnsi="Arial" w:cs="Arial"/>
          <w:sz w:val="22"/>
          <w:szCs w:val="22"/>
        </w:rPr>
        <w:t xml:space="preserve"> human cancers</w:t>
      </w:r>
      <w:ins w:id="125" w:author="Andreae, Emily A" w:date="2019-12-19T13:13:00Z">
        <w:r>
          <w:rPr>
            <w:rFonts w:ascii="Arial" w:hAnsi="Arial" w:cs="Arial"/>
            <w:sz w:val="22"/>
            <w:szCs w:val="22"/>
          </w:rPr>
          <w:t xml:space="preserve"> analyzed</w:t>
        </w:r>
      </w:ins>
      <w:ins w:id="126" w:author="Andreae, Emily A" w:date="2019-12-19T13:32:00Z">
        <w:r w:rsidR="00D9275D">
          <w:rPr>
            <w:rFonts w:ascii="Arial" w:hAnsi="Arial" w:cs="Arial"/>
            <w:sz w:val="22"/>
            <w:szCs w:val="22"/>
          </w:rPr>
          <w:t xml:space="preserve"> and associated with decreased overall survival in patients</w:t>
        </w:r>
      </w:ins>
      <w:r w:rsidR="00BA084E" w:rsidRPr="0095454A">
        <w:rPr>
          <w:rFonts w:ascii="Arial" w:hAnsi="Arial" w:cs="Arial"/>
          <w:sz w:val="22"/>
          <w:szCs w:val="22"/>
        </w:rPr>
        <w:t>.</w:t>
      </w:r>
      <w:r w:rsidR="00017566" w:rsidRPr="0095454A">
        <w:rPr>
          <w:rFonts w:ascii="Arial" w:hAnsi="Arial" w:cs="Arial"/>
          <w:sz w:val="22"/>
          <w:szCs w:val="22"/>
        </w:rPr>
        <w:t xml:space="preserve"> </w:t>
      </w:r>
      <w:r w:rsidR="00BA084E" w:rsidRPr="0095454A">
        <w:rPr>
          <w:rFonts w:ascii="Arial" w:hAnsi="Arial" w:cs="Arial"/>
          <w:sz w:val="22"/>
          <w:szCs w:val="22"/>
        </w:rPr>
        <w:t xml:space="preserve">Functional validation </w:t>
      </w:r>
      <w:ins w:id="127" w:author="Andreae, Emily A" w:date="2019-12-19T13:14:00Z">
        <w:r w:rsidR="00F40DB3">
          <w:rPr>
            <w:rFonts w:ascii="Arial" w:hAnsi="Arial" w:cs="Arial"/>
            <w:sz w:val="22"/>
            <w:szCs w:val="22"/>
          </w:rPr>
          <w:t>via overexpression</w:t>
        </w:r>
      </w:ins>
      <w:ins w:id="128" w:author="Andreae, Emily A" w:date="2019-12-19T13:19:00Z">
        <w:r w:rsidR="00F40DB3">
          <w:rPr>
            <w:rFonts w:ascii="Arial" w:hAnsi="Arial" w:cs="Arial"/>
            <w:sz w:val="22"/>
            <w:szCs w:val="22"/>
          </w:rPr>
          <w:t xml:space="preserve"> of </w:t>
        </w:r>
      </w:ins>
      <w:ins w:id="129" w:author="Andreae, Emily A" w:date="2019-12-19T13:20:00Z">
        <w:r w:rsidR="00F40DB3">
          <w:rPr>
            <w:rFonts w:ascii="Arial" w:hAnsi="Arial" w:cs="Arial"/>
            <w:i/>
            <w:sz w:val="22"/>
            <w:szCs w:val="22"/>
          </w:rPr>
          <w:t>PANC754</w:t>
        </w:r>
      </w:ins>
      <w:del w:id="130" w:author="Andreae, Emily A" w:date="2019-12-19T13:21:00Z">
        <w:r w:rsidR="00BA084E" w:rsidRPr="00F40DB3" w:rsidDel="00F40DB3">
          <w:rPr>
            <w:rFonts w:ascii="Arial" w:hAnsi="Arial" w:cs="Arial"/>
            <w:sz w:val="22"/>
            <w:szCs w:val="22"/>
          </w:rPr>
          <w:delText>including</w:delText>
        </w:r>
        <w:r w:rsidR="00BA084E" w:rsidRPr="0095454A" w:rsidDel="00F40DB3">
          <w:rPr>
            <w:rFonts w:ascii="Arial" w:hAnsi="Arial" w:cs="Arial"/>
            <w:sz w:val="22"/>
            <w:szCs w:val="22"/>
          </w:rPr>
          <w:delText xml:space="preserve"> </w:delText>
        </w:r>
        <w:r w:rsidR="00017566" w:rsidRPr="0095454A" w:rsidDel="00F40DB3">
          <w:rPr>
            <w:rFonts w:ascii="Arial" w:hAnsi="Arial" w:cs="Arial"/>
            <w:sz w:val="22"/>
            <w:szCs w:val="22"/>
          </w:rPr>
          <w:delText xml:space="preserve">cell growth, invasion and apoptosis </w:delText>
        </w:r>
      </w:del>
      <w:del w:id="131" w:author="Andreae, Emily A" w:date="2019-12-19T13:20:00Z">
        <w:r w:rsidR="008A0672" w:rsidRPr="0095454A" w:rsidDel="00F40DB3">
          <w:rPr>
            <w:rFonts w:ascii="Arial" w:hAnsi="Arial" w:cs="Arial"/>
            <w:sz w:val="22"/>
            <w:szCs w:val="22"/>
          </w:rPr>
          <w:delText xml:space="preserve">assay </w:delText>
        </w:r>
      </w:del>
      <w:r w:rsidR="00017566" w:rsidRPr="0095454A">
        <w:rPr>
          <w:rFonts w:ascii="Arial" w:hAnsi="Arial" w:cs="Arial"/>
          <w:sz w:val="22"/>
          <w:szCs w:val="22"/>
        </w:rPr>
        <w:t>in multiple human cancer cell lines</w:t>
      </w:r>
      <w:r w:rsidR="001E5298" w:rsidRPr="0095454A">
        <w:rPr>
          <w:rFonts w:ascii="Arial" w:hAnsi="Arial" w:cs="Arial"/>
          <w:sz w:val="22"/>
          <w:szCs w:val="22"/>
        </w:rPr>
        <w:t xml:space="preserve"> </w:t>
      </w:r>
      <w:ins w:id="132" w:author="Andreae, Emily A" w:date="2019-12-19T13:22:00Z">
        <w:r w:rsidR="00F40DB3">
          <w:rPr>
            <w:rFonts w:ascii="Arial" w:hAnsi="Arial" w:cs="Arial"/>
            <w:sz w:val="22"/>
            <w:szCs w:val="22"/>
          </w:rPr>
          <w:t xml:space="preserve">indicates </w:t>
        </w:r>
      </w:ins>
      <w:del w:id="133" w:author="Andreae, Emily A" w:date="2019-12-19T13:20:00Z">
        <w:r w:rsidR="008A0672" w:rsidRPr="0095454A" w:rsidDel="00F40DB3">
          <w:rPr>
            <w:rFonts w:ascii="Arial" w:hAnsi="Arial" w:cs="Arial"/>
            <w:sz w:val="22"/>
            <w:szCs w:val="22"/>
          </w:rPr>
          <w:delText xml:space="preserve">shown </w:delText>
        </w:r>
      </w:del>
      <w:r w:rsidR="008A0672" w:rsidRPr="0095454A">
        <w:rPr>
          <w:rFonts w:ascii="Arial" w:hAnsi="Arial" w:cs="Arial"/>
          <w:sz w:val="22"/>
          <w:szCs w:val="22"/>
        </w:rPr>
        <w:t xml:space="preserve">that </w:t>
      </w:r>
      <w:r w:rsidR="001E5298" w:rsidRPr="0095454A">
        <w:rPr>
          <w:rFonts w:ascii="Arial" w:hAnsi="Arial" w:cs="Arial"/>
          <w:i/>
          <w:sz w:val="22"/>
          <w:szCs w:val="22"/>
        </w:rPr>
        <w:t>PANC754</w:t>
      </w:r>
      <w:r w:rsidR="001E5298" w:rsidRPr="0095454A">
        <w:rPr>
          <w:rFonts w:ascii="Arial" w:hAnsi="Arial" w:cs="Arial"/>
          <w:sz w:val="22"/>
          <w:szCs w:val="22"/>
        </w:rPr>
        <w:t xml:space="preserve"> </w:t>
      </w:r>
      <w:r w:rsidR="008A0672" w:rsidRPr="0095454A">
        <w:rPr>
          <w:rFonts w:ascii="Arial" w:hAnsi="Arial" w:cs="Arial"/>
          <w:sz w:val="22"/>
          <w:szCs w:val="22"/>
        </w:rPr>
        <w:t>c</w:t>
      </w:r>
      <w:ins w:id="134" w:author="Andreae, Emily A" w:date="2019-12-19T13:22:00Z">
        <w:r w:rsidR="00F40DB3">
          <w:rPr>
            <w:rFonts w:ascii="Arial" w:hAnsi="Arial" w:cs="Arial"/>
            <w:sz w:val="22"/>
            <w:szCs w:val="22"/>
          </w:rPr>
          <w:t>an</w:t>
        </w:r>
      </w:ins>
      <w:del w:id="135" w:author="Andreae, Emily A" w:date="2019-12-19T13:22:00Z">
        <w:r w:rsidR="008A0672" w:rsidRPr="0095454A" w:rsidDel="00F40DB3">
          <w:rPr>
            <w:rFonts w:ascii="Arial" w:hAnsi="Arial" w:cs="Arial"/>
            <w:sz w:val="22"/>
            <w:szCs w:val="22"/>
          </w:rPr>
          <w:delText>ould</w:delText>
        </w:r>
      </w:del>
      <w:r w:rsidR="008A0672" w:rsidRPr="0095454A">
        <w:rPr>
          <w:rFonts w:ascii="Arial" w:hAnsi="Arial" w:cs="Arial"/>
          <w:sz w:val="22"/>
          <w:szCs w:val="22"/>
        </w:rPr>
        <w:t xml:space="preserve"> regulate </w:t>
      </w:r>
      <w:del w:id="136" w:author="Andreae, Emily A" w:date="2019-12-19T13:22:00Z">
        <w:r w:rsidR="008A0672" w:rsidRPr="0095454A" w:rsidDel="00F40DB3">
          <w:rPr>
            <w:rFonts w:ascii="Arial" w:hAnsi="Arial" w:cs="Arial"/>
            <w:sz w:val="22"/>
            <w:szCs w:val="22"/>
          </w:rPr>
          <w:delText xml:space="preserve">both </w:delText>
        </w:r>
      </w:del>
      <w:r w:rsidR="008A0672" w:rsidRPr="0095454A">
        <w:rPr>
          <w:rFonts w:ascii="Arial" w:hAnsi="Arial" w:cs="Arial"/>
          <w:sz w:val="22"/>
          <w:szCs w:val="22"/>
        </w:rPr>
        <w:t>sequence-</w:t>
      </w:r>
      <w:r w:rsidR="00406819" w:rsidRPr="0095454A">
        <w:rPr>
          <w:rFonts w:ascii="Arial" w:hAnsi="Arial" w:cs="Arial"/>
          <w:sz w:val="22"/>
          <w:szCs w:val="22"/>
        </w:rPr>
        <w:t>similar</w:t>
      </w:r>
      <w:r w:rsidR="008A0672" w:rsidRPr="0095454A">
        <w:rPr>
          <w:rFonts w:ascii="Arial" w:hAnsi="Arial" w:cs="Arial"/>
          <w:sz w:val="22"/>
          <w:szCs w:val="22"/>
        </w:rPr>
        <w:t xml:space="preserve"> genes</w:t>
      </w:r>
      <w:r w:rsidR="00406819" w:rsidRPr="0095454A">
        <w:rPr>
          <w:rFonts w:ascii="Arial" w:hAnsi="Arial" w:cs="Arial"/>
          <w:sz w:val="22"/>
          <w:szCs w:val="22"/>
        </w:rPr>
        <w:t xml:space="preserve"> (such as </w:t>
      </w:r>
      <w:r w:rsidR="00E933FF" w:rsidRPr="0095454A">
        <w:rPr>
          <w:rFonts w:ascii="Arial" w:hAnsi="Arial" w:cs="Arial" w:hint="eastAsia"/>
          <w:i/>
          <w:sz w:val="22"/>
          <w:szCs w:val="22"/>
          <w:lang w:eastAsia="zh-CN"/>
        </w:rPr>
        <w:t>KPNA4</w:t>
      </w:r>
      <w:ins w:id="137" w:author="Andreae, Emily A" w:date="2019-12-19T13:22:00Z">
        <w:r w:rsidR="00F40DB3">
          <w:rPr>
            <w:rFonts w:ascii="Arial" w:hAnsi="Arial" w:cs="Arial"/>
            <w:sz w:val="22"/>
            <w:szCs w:val="22"/>
          </w:rPr>
          <w:t xml:space="preserve"> and</w:t>
        </w:r>
      </w:ins>
      <w:del w:id="138" w:author="Andreae, Emily A" w:date="2019-12-19T13:22:00Z">
        <w:r w:rsidR="00406819" w:rsidRPr="0095454A" w:rsidDel="00F40DB3">
          <w:rPr>
            <w:rFonts w:ascii="Arial" w:hAnsi="Arial" w:cs="Arial"/>
            <w:sz w:val="22"/>
            <w:szCs w:val="22"/>
          </w:rPr>
          <w:delText>,</w:delText>
        </w:r>
      </w:del>
      <w:r w:rsidR="00406819" w:rsidRPr="0095454A">
        <w:rPr>
          <w:rFonts w:ascii="Arial" w:hAnsi="Arial" w:cs="Arial"/>
          <w:sz w:val="22"/>
          <w:szCs w:val="22"/>
        </w:rPr>
        <w:t xml:space="preserve"> </w:t>
      </w:r>
      <w:r w:rsidR="00E933FF" w:rsidRPr="0095454A">
        <w:rPr>
          <w:rFonts w:ascii="Arial" w:hAnsi="Arial" w:cs="Arial" w:hint="eastAsia"/>
          <w:i/>
          <w:sz w:val="22"/>
          <w:szCs w:val="22"/>
          <w:lang w:eastAsia="zh-CN"/>
        </w:rPr>
        <w:t>MTMR8</w:t>
      </w:r>
      <w:r w:rsidR="00406819" w:rsidRPr="0095454A">
        <w:rPr>
          <w:rFonts w:ascii="Arial" w:hAnsi="Arial" w:cs="Arial"/>
          <w:sz w:val="22"/>
          <w:szCs w:val="22"/>
        </w:rPr>
        <w:t>)</w:t>
      </w:r>
      <w:r w:rsidR="008A0672" w:rsidRPr="0095454A">
        <w:rPr>
          <w:rFonts w:ascii="Arial" w:hAnsi="Arial" w:cs="Arial"/>
          <w:sz w:val="22"/>
          <w:szCs w:val="22"/>
        </w:rPr>
        <w:t xml:space="preserve"> and </w:t>
      </w:r>
      <w:ins w:id="139" w:author="Andreae, Emily A" w:date="2019-12-19T13:22:00Z">
        <w:r w:rsidR="00F40DB3">
          <w:rPr>
            <w:rFonts w:ascii="Arial" w:hAnsi="Arial" w:cs="Arial"/>
            <w:sz w:val="22"/>
            <w:szCs w:val="22"/>
          </w:rPr>
          <w:t xml:space="preserve">is </w:t>
        </w:r>
      </w:ins>
      <w:r w:rsidR="008A0672" w:rsidRPr="0095454A">
        <w:rPr>
          <w:rFonts w:ascii="Arial" w:hAnsi="Arial" w:cs="Arial"/>
          <w:sz w:val="22"/>
          <w:szCs w:val="22"/>
        </w:rPr>
        <w:t>frequently</w:t>
      </w:r>
      <w:ins w:id="140" w:author="Andreae, Emily A" w:date="2019-12-19T13:23:00Z">
        <w:r w:rsidR="00F40DB3">
          <w:rPr>
            <w:rFonts w:ascii="Arial" w:hAnsi="Arial" w:cs="Arial"/>
            <w:sz w:val="22"/>
            <w:szCs w:val="22"/>
          </w:rPr>
          <w:t xml:space="preserve"> associated with the</w:t>
        </w:r>
      </w:ins>
      <w:r w:rsidR="008A0672" w:rsidRPr="0095454A">
        <w:rPr>
          <w:rFonts w:ascii="Arial" w:hAnsi="Arial" w:cs="Arial"/>
          <w:sz w:val="22"/>
          <w:szCs w:val="22"/>
        </w:rPr>
        <w:t xml:space="preserve"> over-express</w:t>
      </w:r>
      <w:ins w:id="141" w:author="Andreae, Emily A" w:date="2019-12-19T13:23:00Z">
        <w:r w:rsidR="00F40DB3">
          <w:rPr>
            <w:rFonts w:ascii="Arial" w:hAnsi="Arial" w:cs="Arial"/>
            <w:sz w:val="22"/>
            <w:szCs w:val="22"/>
          </w:rPr>
          <w:t>ion of</w:t>
        </w:r>
      </w:ins>
      <w:del w:id="142" w:author="Andreae, Emily A" w:date="2019-12-19T13:23:00Z">
        <w:r w:rsidR="008A0672" w:rsidRPr="0095454A" w:rsidDel="00F40DB3">
          <w:rPr>
            <w:rFonts w:ascii="Arial" w:hAnsi="Arial" w:cs="Arial"/>
            <w:sz w:val="22"/>
            <w:szCs w:val="22"/>
          </w:rPr>
          <w:delText>ed</w:delText>
        </w:r>
      </w:del>
      <w:r w:rsidR="008A0672" w:rsidRPr="0095454A">
        <w:rPr>
          <w:rFonts w:ascii="Arial" w:hAnsi="Arial" w:cs="Arial"/>
          <w:sz w:val="22"/>
          <w:szCs w:val="22"/>
        </w:rPr>
        <w:t xml:space="preserve"> oncogenes including </w:t>
      </w:r>
      <w:r w:rsidR="00BC7A2A" w:rsidRPr="0095454A">
        <w:rPr>
          <w:rFonts w:ascii="Arial" w:hAnsi="Arial" w:cs="Arial"/>
          <w:i/>
          <w:sz w:val="22"/>
          <w:szCs w:val="22"/>
        </w:rPr>
        <w:t>DNMT1</w:t>
      </w:r>
      <w:ins w:id="143" w:author="Andreae, Emily A" w:date="2019-12-19T13:23:00Z">
        <w:r w:rsidR="00F40DB3">
          <w:rPr>
            <w:rFonts w:ascii="Arial" w:hAnsi="Arial" w:cs="Arial"/>
            <w:sz w:val="22"/>
            <w:szCs w:val="22"/>
          </w:rPr>
          <w:t xml:space="preserve"> and</w:t>
        </w:r>
      </w:ins>
      <w:del w:id="144" w:author="Andreae, Emily A" w:date="2019-12-19T13:23:00Z">
        <w:r w:rsidR="00BC7A2A" w:rsidRPr="0095454A" w:rsidDel="00F40DB3">
          <w:rPr>
            <w:rFonts w:ascii="Arial" w:hAnsi="Arial" w:cs="Arial"/>
            <w:sz w:val="22"/>
            <w:szCs w:val="22"/>
          </w:rPr>
          <w:delText>,</w:delText>
        </w:r>
      </w:del>
      <w:r w:rsidR="00BC7A2A" w:rsidRPr="0095454A">
        <w:rPr>
          <w:rFonts w:ascii="Arial" w:hAnsi="Arial" w:cs="Arial"/>
          <w:sz w:val="22"/>
          <w:szCs w:val="22"/>
        </w:rPr>
        <w:t xml:space="preserve"> </w:t>
      </w:r>
      <w:r w:rsidR="00BC7A2A" w:rsidRPr="0095454A">
        <w:rPr>
          <w:rFonts w:ascii="Arial" w:hAnsi="Arial" w:cs="Arial"/>
          <w:i/>
          <w:sz w:val="22"/>
          <w:szCs w:val="22"/>
        </w:rPr>
        <w:t>CDK2</w:t>
      </w:r>
      <w:r w:rsidR="00BC7A2A" w:rsidRPr="0095454A">
        <w:rPr>
          <w:rFonts w:ascii="Arial" w:hAnsi="Arial" w:cs="Arial"/>
          <w:sz w:val="22"/>
          <w:szCs w:val="22"/>
        </w:rPr>
        <w:t xml:space="preserve">. </w:t>
      </w:r>
    </w:p>
    <w:p w14:paraId="373E9602" w14:textId="77777777" w:rsidR="000A551C" w:rsidRPr="0095454A" w:rsidRDefault="000A551C" w:rsidP="003E48FE">
      <w:pPr>
        <w:jc w:val="both"/>
        <w:rPr>
          <w:rFonts w:ascii="Arial" w:hAnsi="Arial" w:cs="Arial"/>
          <w:sz w:val="22"/>
          <w:szCs w:val="22"/>
        </w:rPr>
      </w:pPr>
    </w:p>
    <w:p w14:paraId="770DAE27" w14:textId="1F1CB7E9" w:rsidR="000A551C" w:rsidRPr="0095454A" w:rsidRDefault="000A551C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Result</w:t>
      </w:r>
      <w:r w:rsidR="001E5298" w:rsidRPr="0095454A">
        <w:rPr>
          <w:rFonts w:ascii="Arial" w:hAnsi="Arial" w:cs="Arial"/>
          <w:b/>
          <w:sz w:val="22"/>
          <w:szCs w:val="22"/>
        </w:rPr>
        <w:t>s</w:t>
      </w:r>
    </w:p>
    <w:p w14:paraId="0C58583D" w14:textId="77777777" w:rsidR="00004661" w:rsidRPr="0095454A" w:rsidRDefault="00004661" w:rsidP="003E48FE">
      <w:pPr>
        <w:jc w:val="both"/>
        <w:rPr>
          <w:rFonts w:ascii="Arial" w:hAnsi="Arial" w:cs="Arial"/>
          <w:sz w:val="22"/>
          <w:szCs w:val="22"/>
        </w:rPr>
      </w:pPr>
    </w:p>
    <w:p w14:paraId="67B39420" w14:textId="587CCB32" w:rsidR="003E48FE" w:rsidRPr="0095454A" w:rsidRDefault="0055272E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Ubiquitous down-</w:t>
      </w:r>
      <w:r w:rsidR="003E48FE" w:rsidRPr="0095454A">
        <w:rPr>
          <w:rFonts w:ascii="Arial" w:hAnsi="Arial" w:cs="Arial"/>
          <w:b/>
          <w:sz w:val="22"/>
          <w:szCs w:val="22"/>
        </w:rPr>
        <w:t xml:space="preserve">regulation of non-coding RNA </w:t>
      </w:r>
      <w:r w:rsidR="003E48FE" w:rsidRPr="00756C0F">
        <w:rPr>
          <w:rFonts w:ascii="Arial" w:hAnsi="Arial" w:cs="Arial"/>
          <w:b/>
          <w:i/>
          <w:sz w:val="22"/>
          <w:szCs w:val="22"/>
        </w:rPr>
        <w:t>PANC754</w:t>
      </w:r>
      <w:r w:rsidR="003E48FE" w:rsidRPr="0095454A">
        <w:rPr>
          <w:rFonts w:ascii="Arial" w:hAnsi="Arial" w:cs="Arial"/>
          <w:b/>
          <w:sz w:val="22"/>
          <w:szCs w:val="22"/>
        </w:rPr>
        <w:t xml:space="preserve"> </w:t>
      </w:r>
      <w:ins w:id="145" w:author="Andreae, Emily A" w:date="2019-12-19T13:24:00Z">
        <w:r w:rsidR="00F40DB3">
          <w:rPr>
            <w:rFonts w:ascii="Arial" w:hAnsi="Arial" w:cs="Arial"/>
            <w:b/>
            <w:sz w:val="22"/>
            <w:szCs w:val="22"/>
          </w:rPr>
          <w:t>a</w:t>
        </w:r>
      </w:ins>
      <w:r w:rsidR="003E48FE" w:rsidRPr="0095454A">
        <w:rPr>
          <w:rFonts w:ascii="Arial" w:hAnsi="Arial" w:cs="Arial"/>
          <w:b/>
          <w:sz w:val="22"/>
          <w:szCs w:val="22"/>
        </w:rPr>
        <w:t xml:space="preserve">cross 23 human cancers.  </w:t>
      </w:r>
    </w:p>
    <w:p w14:paraId="6F468316" w14:textId="77777777" w:rsidR="003E48FE" w:rsidRPr="0095454A" w:rsidRDefault="003E48FE" w:rsidP="003E48FE">
      <w:pPr>
        <w:jc w:val="both"/>
        <w:rPr>
          <w:rFonts w:ascii="Arial" w:hAnsi="Arial" w:cs="Arial"/>
          <w:sz w:val="22"/>
          <w:szCs w:val="22"/>
        </w:rPr>
      </w:pPr>
    </w:p>
    <w:p w14:paraId="4F5FBC7D" w14:textId="621BBA64" w:rsidR="006A7D03" w:rsidRPr="0095454A" w:rsidRDefault="00A73C1C" w:rsidP="00955AAB">
      <w:pPr>
        <w:jc w:val="both"/>
        <w:rPr>
          <w:rFonts w:ascii="Arial" w:hAnsi="Arial" w:cs="Arial"/>
          <w:sz w:val="22"/>
          <w:szCs w:val="22"/>
        </w:rPr>
      </w:pPr>
      <w:ins w:id="146" w:author="Andreae, Emily A" w:date="2019-12-20T08:42:00Z">
        <w:r>
          <w:rPr>
            <w:rFonts w:ascii="Arial" w:hAnsi="Arial" w:cs="Arial"/>
            <w:sz w:val="22"/>
            <w:szCs w:val="22"/>
          </w:rPr>
          <w:t>T</w:t>
        </w:r>
      </w:ins>
      <w:del w:id="147" w:author="Andreae, Emily A" w:date="2019-12-20T08:42:00Z">
        <w:r w:rsidR="00955AAB" w:rsidRPr="0095454A" w:rsidDel="00A73C1C">
          <w:rPr>
            <w:rFonts w:ascii="Arial" w:hAnsi="Arial" w:cs="Arial"/>
            <w:sz w:val="22"/>
            <w:szCs w:val="22"/>
          </w:rPr>
          <w:delText>In order t</w:delText>
        </w:r>
      </w:del>
      <w:r w:rsidR="00955AAB" w:rsidRPr="0095454A">
        <w:rPr>
          <w:rFonts w:ascii="Arial" w:hAnsi="Arial" w:cs="Arial"/>
          <w:sz w:val="22"/>
          <w:szCs w:val="22"/>
        </w:rPr>
        <w:t>o identify novel tumor suppressor ncRNA</w:t>
      </w:r>
      <w:r w:rsidR="00004661" w:rsidRPr="0095454A">
        <w:rPr>
          <w:rFonts w:ascii="Arial" w:hAnsi="Arial" w:cs="Arial"/>
          <w:sz w:val="22"/>
          <w:szCs w:val="22"/>
        </w:rPr>
        <w:t>s</w:t>
      </w:r>
      <w:r w:rsidR="00955AAB" w:rsidRPr="0095454A">
        <w:rPr>
          <w:rFonts w:ascii="Arial" w:hAnsi="Arial" w:cs="Arial"/>
          <w:sz w:val="22"/>
          <w:szCs w:val="22"/>
        </w:rPr>
        <w:t xml:space="preserve">, we collected all </w:t>
      </w:r>
      <w:del w:id="148" w:author="Andreae, Emily A" w:date="2019-12-19T13:24:00Z">
        <w:r w:rsidR="00955AAB" w:rsidRPr="0095454A" w:rsidDel="00F40DB3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955AAB" w:rsidRPr="0095454A">
        <w:rPr>
          <w:rFonts w:ascii="Arial" w:hAnsi="Arial" w:cs="Arial"/>
          <w:sz w:val="22"/>
          <w:szCs w:val="22"/>
        </w:rPr>
        <w:t xml:space="preserve">RNA-seq data from </w:t>
      </w:r>
      <w:ins w:id="149" w:author="Andreae, Emily A" w:date="2019-12-19T13:24:00Z">
        <w:r w:rsidR="00F40DB3">
          <w:rPr>
            <w:rFonts w:ascii="Arial" w:hAnsi="Arial" w:cs="Arial"/>
            <w:sz w:val="22"/>
            <w:szCs w:val="22"/>
          </w:rPr>
          <w:t xml:space="preserve">the </w:t>
        </w:r>
      </w:ins>
      <w:r w:rsidR="00955AAB" w:rsidRPr="0095454A">
        <w:rPr>
          <w:rFonts w:ascii="Arial" w:hAnsi="Arial" w:cs="Arial"/>
          <w:sz w:val="22"/>
          <w:szCs w:val="22"/>
        </w:rPr>
        <w:t xml:space="preserve">TCGA database. </w:t>
      </w:r>
      <w:del w:id="150" w:author="Andreae, Emily A" w:date="2019-12-19T13:24:00Z">
        <w:r w:rsidR="00955AAB" w:rsidRPr="0095454A" w:rsidDel="00F40DB3">
          <w:rPr>
            <w:rFonts w:ascii="Arial" w:hAnsi="Arial" w:cs="Arial"/>
            <w:sz w:val="22"/>
            <w:szCs w:val="22"/>
          </w:rPr>
          <w:delText xml:space="preserve">Differential gene expression analysis and meta-analysis were applied </w:delText>
        </w:r>
        <w:r w:rsidR="00004661" w:rsidRPr="0095454A" w:rsidDel="00F40DB3">
          <w:rPr>
            <w:rFonts w:ascii="Arial" w:hAnsi="Arial" w:cs="Arial"/>
            <w:sz w:val="22"/>
            <w:szCs w:val="22"/>
          </w:rPr>
          <w:delText xml:space="preserve">to these data for the purpose of screening for pan-cancer downregulated </w:delText>
        </w:r>
        <w:r w:rsidR="00711D20" w:rsidRPr="0095454A" w:rsidDel="00F40DB3">
          <w:rPr>
            <w:rFonts w:ascii="Arial" w:hAnsi="Arial" w:cs="Arial"/>
            <w:sz w:val="22"/>
            <w:szCs w:val="22"/>
          </w:rPr>
          <w:delText xml:space="preserve">non-coding RNA </w:delText>
        </w:r>
        <w:r w:rsidR="00004661" w:rsidRPr="0095454A" w:rsidDel="00F40DB3">
          <w:rPr>
            <w:rFonts w:ascii="Arial" w:hAnsi="Arial" w:cs="Arial"/>
            <w:sz w:val="22"/>
            <w:szCs w:val="22"/>
          </w:rPr>
          <w:delText>genes.</w:delText>
        </w:r>
        <w:r w:rsidR="00955AAB" w:rsidRPr="0095454A" w:rsidDel="00F40DB3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265EBD" w:rsidRPr="0095454A">
        <w:rPr>
          <w:rFonts w:ascii="Arial" w:hAnsi="Arial" w:cs="Arial"/>
          <w:sz w:val="22"/>
          <w:szCs w:val="22"/>
        </w:rPr>
        <w:t>11,529 non-coding RNA</w:t>
      </w:r>
      <w:r w:rsidR="000F62AD" w:rsidRPr="0095454A">
        <w:rPr>
          <w:rFonts w:ascii="Arial" w:hAnsi="Arial" w:cs="Arial"/>
          <w:sz w:val="22"/>
          <w:szCs w:val="22"/>
        </w:rPr>
        <w:t>s</w:t>
      </w:r>
      <w:r w:rsidR="00265EBD" w:rsidRPr="0095454A">
        <w:rPr>
          <w:rFonts w:ascii="Arial" w:hAnsi="Arial" w:cs="Arial"/>
          <w:sz w:val="22"/>
          <w:szCs w:val="22"/>
        </w:rPr>
        <w:t xml:space="preserve"> were extracted from </w:t>
      </w:r>
      <w:r w:rsidR="000F62AD" w:rsidRPr="0095454A">
        <w:rPr>
          <w:rFonts w:ascii="Arial" w:hAnsi="Arial" w:cs="Arial"/>
          <w:sz w:val="22"/>
          <w:szCs w:val="22"/>
        </w:rPr>
        <w:t xml:space="preserve">11,093 </w:t>
      </w:r>
      <w:ins w:id="151" w:author="Andreae, Emily A" w:date="2019-12-19T13:24:00Z">
        <w:r w:rsidR="00F40DB3">
          <w:rPr>
            <w:rFonts w:ascii="Arial" w:hAnsi="Arial" w:cs="Arial"/>
            <w:sz w:val="22"/>
            <w:szCs w:val="22"/>
          </w:rPr>
          <w:t xml:space="preserve">available </w:t>
        </w:r>
      </w:ins>
      <w:r w:rsidR="00265EBD" w:rsidRPr="0095454A">
        <w:rPr>
          <w:rFonts w:ascii="Arial" w:hAnsi="Arial" w:cs="Arial"/>
          <w:sz w:val="22"/>
          <w:szCs w:val="22"/>
        </w:rPr>
        <w:t>TCGA RNA-seq data</w:t>
      </w:r>
      <w:ins w:id="152" w:author="Andreae, Emily A" w:date="2019-12-19T13:24:00Z">
        <w:r w:rsidR="00F40DB3">
          <w:rPr>
            <w:rFonts w:ascii="Arial" w:hAnsi="Arial" w:cs="Arial"/>
            <w:sz w:val="22"/>
            <w:szCs w:val="22"/>
          </w:rPr>
          <w:t>,</w:t>
        </w:r>
      </w:ins>
      <w:r w:rsidR="00265EBD" w:rsidRPr="0095454A">
        <w:rPr>
          <w:rFonts w:ascii="Arial" w:hAnsi="Arial" w:cs="Arial"/>
          <w:sz w:val="22"/>
          <w:szCs w:val="22"/>
        </w:rPr>
        <w:t xml:space="preserve"> and </w:t>
      </w:r>
      <w:ins w:id="153" w:author="Andreae, Emily A" w:date="2019-12-19T13:25:00Z">
        <w:r w:rsidR="00F40DB3">
          <w:rPr>
            <w:rFonts w:ascii="Arial" w:hAnsi="Arial" w:cs="Arial"/>
            <w:sz w:val="22"/>
            <w:szCs w:val="22"/>
          </w:rPr>
          <w:t xml:space="preserve">a </w:t>
        </w:r>
      </w:ins>
      <w:r w:rsidR="000F62AD" w:rsidRPr="0095454A">
        <w:rPr>
          <w:rFonts w:ascii="Arial" w:hAnsi="Arial" w:cs="Arial"/>
          <w:sz w:val="22"/>
          <w:szCs w:val="22"/>
        </w:rPr>
        <w:t xml:space="preserve">meta-analysis was conducted to identify pan-cancer abnormal-regulated ncRNAs. </w:t>
      </w:r>
      <w:ins w:id="154" w:author="Andreae, Emily A" w:date="2019-12-19T13:26:00Z">
        <w:r w:rsidR="00F40DB3">
          <w:rPr>
            <w:rFonts w:ascii="Arial" w:hAnsi="Arial" w:cs="Arial"/>
            <w:sz w:val="22"/>
            <w:szCs w:val="22"/>
          </w:rPr>
          <w:t xml:space="preserve">Using a </w:t>
        </w:r>
        <w:r>
          <w:rPr>
            <w:rFonts w:ascii="Arial" w:hAnsi="Arial" w:cs="Arial"/>
            <w:sz w:val="22"/>
            <w:szCs w:val="22"/>
          </w:rPr>
          <w:t xml:space="preserve">random </w:t>
        </w:r>
        <w:r w:rsidR="00F40DB3" w:rsidRPr="00F40DB3">
          <w:rPr>
            <w:rFonts w:ascii="Arial" w:hAnsi="Arial" w:cs="Arial"/>
            <w:sz w:val="22"/>
            <w:szCs w:val="22"/>
          </w:rPr>
          <w:t>effect model</w:t>
        </w:r>
        <w:r w:rsidR="00F40DB3">
          <w:rPr>
            <w:rFonts w:ascii="Arial" w:hAnsi="Arial" w:cs="Arial"/>
            <w:sz w:val="22"/>
            <w:szCs w:val="22"/>
          </w:rPr>
          <w:t>, w</w:t>
        </w:r>
      </w:ins>
      <w:del w:id="155" w:author="Andreae, Emily A" w:date="2019-12-19T13:26:00Z">
        <w:r w:rsidR="000F62AD" w:rsidRPr="0095454A" w:rsidDel="00F40DB3">
          <w:rPr>
            <w:rFonts w:ascii="Arial" w:hAnsi="Arial" w:cs="Arial"/>
            <w:sz w:val="22"/>
            <w:szCs w:val="22"/>
          </w:rPr>
          <w:delText>W</w:delText>
        </w:r>
      </w:del>
      <w:r w:rsidR="000F62AD" w:rsidRPr="0095454A">
        <w:rPr>
          <w:rFonts w:ascii="Arial" w:hAnsi="Arial" w:cs="Arial"/>
          <w:sz w:val="22"/>
          <w:szCs w:val="22"/>
        </w:rPr>
        <w:t xml:space="preserve">e identified </w:t>
      </w:r>
      <w:r w:rsidR="00A51C14" w:rsidRPr="0095454A">
        <w:rPr>
          <w:rFonts w:ascii="Arial" w:hAnsi="Arial" w:cs="Arial"/>
          <w:sz w:val="22"/>
          <w:szCs w:val="22"/>
        </w:rPr>
        <w:t>1,615</w:t>
      </w:r>
      <w:r w:rsidR="000F62AD" w:rsidRPr="0095454A">
        <w:rPr>
          <w:rFonts w:ascii="Arial" w:hAnsi="Arial" w:cs="Arial"/>
          <w:sz w:val="22"/>
          <w:szCs w:val="22"/>
        </w:rPr>
        <w:t xml:space="preserve"> </w:t>
      </w:r>
      <w:del w:id="156" w:author="Andreae, Emily A" w:date="2019-12-19T13:25:00Z">
        <w:r w:rsidR="000F62AD" w:rsidRPr="0095454A" w:rsidDel="00F40DB3">
          <w:rPr>
            <w:rFonts w:ascii="Arial" w:hAnsi="Arial" w:cs="Arial"/>
            <w:sz w:val="22"/>
            <w:szCs w:val="22"/>
          </w:rPr>
          <w:delText>significantly abnormal</w:delText>
        </w:r>
        <w:r w:rsidR="00E944DA" w:rsidRPr="0095454A" w:rsidDel="00F40DB3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E944DA" w:rsidRPr="0095454A">
        <w:rPr>
          <w:rFonts w:ascii="Arial" w:hAnsi="Arial" w:cs="Arial"/>
          <w:sz w:val="22"/>
          <w:szCs w:val="22"/>
        </w:rPr>
        <w:t xml:space="preserve">ncRNAs </w:t>
      </w:r>
      <w:ins w:id="157" w:author="Andreae, Emily A" w:date="2019-12-19T13:25:00Z">
        <w:r w:rsidR="00F40DB3">
          <w:rPr>
            <w:rFonts w:ascii="Arial" w:hAnsi="Arial" w:cs="Arial"/>
            <w:sz w:val="22"/>
            <w:szCs w:val="22"/>
          </w:rPr>
          <w:t xml:space="preserve">that were significantly upregulated or downregulated </w:t>
        </w:r>
      </w:ins>
      <w:del w:id="158" w:author="Andreae, Emily A" w:date="2019-12-19T13:26:00Z">
        <w:r w:rsidR="00E944DA" w:rsidRPr="0095454A" w:rsidDel="00F40DB3">
          <w:rPr>
            <w:rFonts w:ascii="Arial" w:hAnsi="Arial" w:cs="Arial"/>
            <w:sz w:val="22"/>
            <w:szCs w:val="22"/>
          </w:rPr>
          <w:delText xml:space="preserve">in </w:delText>
        </w:r>
        <w:r w:rsidR="000F62AD" w:rsidRPr="0095454A" w:rsidDel="00F40DB3">
          <w:rPr>
            <w:rFonts w:ascii="Arial" w:hAnsi="Arial" w:cs="Arial"/>
            <w:sz w:val="22"/>
            <w:szCs w:val="22"/>
          </w:rPr>
          <w:delText>random-effect model</w:delText>
        </w:r>
        <w:r w:rsidR="005A39B7" w:rsidRPr="0095454A" w:rsidDel="00F40DB3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5A39B7" w:rsidRPr="0095454A">
        <w:rPr>
          <w:rFonts w:ascii="Arial" w:hAnsi="Arial" w:cs="Arial"/>
          <w:sz w:val="22"/>
          <w:szCs w:val="22"/>
        </w:rPr>
        <w:t>(</w:t>
      </w:r>
      <w:r w:rsidR="00972EB9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13205B" w:rsidRPr="0095454A">
        <w:rPr>
          <w:rFonts w:ascii="Arial" w:hAnsi="Arial" w:cs="Arial"/>
          <w:b/>
          <w:sz w:val="22"/>
          <w:szCs w:val="22"/>
        </w:rPr>
        <w:t>1</w:t>
      </w:r>
      <w:r w:rsidR="00972EB9" w:rsidRPr="0095454A">
        <w:rPr>
          <w:rFonts w:ascii="Arial" w:hAnsi="Arial" w:cs="Arial"/>
          <w:b/>
          <w:sz w:val="22"/>
          <w:szCs w:val="22"/>
        </w:rPr>
        <w:t>,</w:t>
      </w:r>
      <w:r w:rsidR="00972EB9" w:rsidRPr="0095454A">
        <w:rPr>
          <w:rFonts w:ascii="Arial" w:hAnsi="Arial" w:cs="Arial"/>
          <w:sz w:val="22"/>
          <w:szCs w:val="22"/>
        </w:rPr>
        <w:t xml:space="preserve"> </w:t>
      </w:r>
      <w:r w:rsidR="00DC34C6" w:rsidRPr="0095454A">
        <w:rPr>
          <w:rFonts w:ascii="Arial" w:hAnsi="Arial" w:cs="Arial"/>
          <w:sz w:val="22"/>
          <w:szCs w:val="22"/>
        </w:rPr>
        <w:t>Bonferroni corrected P&lt;0.05</w:t>
      </w:r>
      <w:r w:rsidR="009408DE" w:rsidRPr="0095454A">
        <w:rPr>
          <w:rFonts w:ascii="Arial" w:hAnsi="Arial" w:cs="Arial"/>
          <w:sz w:val="22"/>
          <w:szCs w:val="22"/>
        </w:rPr>
        <w:t xml:space="preserve"> and </w:t>
      </w:r>
      <w:r w:rsidR="009408DE" w:rsidRPr="0095454A">
        <w:rPr>
          <w:rFonts w:ascii="Arial" w:hAnsi="Arial" w:cs="Arial"/>
          <w:b/>
          <w:sz w:val="22"/>
          <w:szCs w:val="22"/>
        </w:rPr>
        <w:t>Table S1</w:t>
      </w:r>
      <w:r w:rsidR="005A39B7" w:rsidRPr="0095454A">
        <w:rPr>
          <w:rFonts w:ascii="Arial" w:hAnsi="Arial" w:cs="Arial"/>
          <w:sz w:val="22"/>
          <w:szCs w:val="22"/>
        </w:rPr>
        <w:t>)</w:t>
      </w:r>
      <w:r w:rsidR="000F62AD" w:rsidRPr="0095454A">
        <w:rPr>
          <w:rFonts w:ascii="Arial" w:hAnsi="Arial" w:cs="Arial"/>
          <w:sz w:val="22"/>
          <w:szCs w:val="22"/>
        </w:rPr>
        <w:t xml:space="preserve">. </w:t>
      </w:r>
      <w:r w:rsidR="00004661" w:rsidRPr="0095454A">
        <w:rPr>
          <w:rFonts w:ascii="Arial" w:hAnsi="Arial" w:cs="Arial"/>
          <w:sz w:val="22"/>
          <w:szCs w:val="22"/>
        </w:rPr>
        <w:t>A</w:t>
      </w:r>
      <w:r w:rsidR="00955AAB" w:rsidRPr="0095454A">
        <w:rPr>
          <w:rFonts w:ascii="Arial" w:hAnsi="Arial" w:cs="Arial"/>
          <w:sz w:val="22"/>
          <w:szCs w:val="22"/>
        </w:rPr>
        <w:t xml:space="preserve"> novel ubiquitously down-regulated ncRNA named PAn-cancer Non-Coding RNA 754 (</w:t>
      </w:r>
      <w:r w:rsidR="00955AAB" w:rsidRPr="0095454A">
        <w:rPr>
          <w:rFonts w:ascii="Arial" w:hAnsi="Arial" w:cs="Arial"/>
          <w:i/>
          <w:sz w:val="22"/>
          <w:szCs w:val="22"/>
        </w:rPr>
        <w:t>PANC754)</w:t>
      </w:r>
      <w:r w:rsidR="006A7D03" w:rsidRPr="0095454A">
        <w:rPr>
          <w:rFonts w:ascii="Arial" w:hAnsi="Arial" w:cs="Arial"/>
          <w:sz w:val="22"/>
          <w:szCs w:val="22"/>
        </w:rPr>
        <w:t xml:space="preserve">, </w:t>
      </w:r>
      <w:ins w:id="159" w:author="Andreae, Emily A" w:date="2019-12-19T13:30:00Z">
        <w:r w:rsidR="00D9275D">
          <w:rPr>
            <w:rFonts w:ascii="Arial" w:hAnsi="Arial" w:cs="Arial"/>
            <w:sz w:val="22"/>
            <w:szCs w:val="22"/>
          </w:rPr>
          <w:t>which is</w:t>
        </w:r>
      </w:ins>
      <w:del w:id="160" w:author="Andreae, Emily A" w:date="2019-12-19T13:30:00Z">
        <w:r w:rsidR="006A7D03" w:rsidRPr="0095454A" w:rsidDel="00D9275D">
          <w:rPr>
            <w:rFonts w:ascii="Arial" w:hAnsi="Arial" w:cs="Arial"/>
            <w:sz w:val="22"/>
            <w:szCs w:val="22"/>
          </w:rPr>
          <w:delText>served as</w:delText>
        </w:r>
      </w:del>
      <w:r w:rsidR="006A7D03" w:rsidRPr="0095454A">
        <w:rPr>
          <w:rFonts w:ascii="Arial" w:hAnsi="Arial" w:cs="Arial"/>
          <w:sz w:val="22"/>
          <w:szCs w:val="22"/>
        </w:rPr>
        <w:t xml:space="preserve"> an antisense ncRNA </w:t>
      </w:r>
      <w:r w:rsidR="00004661" w:rsidRPr="0095454A">
        <w:rPr>
          <w:rFonts w:ascii="Arial" w:hAnsi="Arial" w:cs="Arial"/>
          <w:sz w:val="22"/>
          <w:szCs w:val="22"/>
        </w:rPr>
        <w:t>and</w:t>
      </w:r>
      <w:r w:rsidR="00955AAB" w:rsidRPr="0095454A">
        <w:rPr>
          <w:rFonts w:ascii="Arial" w:hAnsi="Arial" w:cs="Arial"/>
          <w:sz w:val="22"/>
          <w:szCs w:val="22"/>
        </w:rPr>
        <w:t xml:space="preserve"> encoded by</w:t>
      </w:r>
      <w:r w:rsidR="00955AAB" w:rsidRPr="0095454A">
        <w:rPr>
          <w:rFonts w:ascii="Arial" w:hAnsi="Arial" w:cs="Arial"/>
          <w:i/>
          <w:sz w:val="22"/>
          <w:szCs w:val="22"/>
        </w:rPr>
        <w:t xml:space="preserve"> </w:t>
      </w:r>
      <w:r w:rsidR="00955AAB" w:rsidRPr="0095454A">
        <w:rPr>
          <w:rFonts w:ascii="Arial" w:hAnsi="Arial" w:cs="Arial"/>
          <w:sz w:val="22"/>
          <w:szCs w:val="22"/>
        </w:rPr>
        <w:t xml:space="preserve">ENSG00000213754, </w:t>
      </w:r>
      <w:r w:rsidR="00004661" w:rsidRPr="0095454A">
        <w:rPr>
          <w:rFonts w:ascii="Arial" w:hAnsi="Arial" w:cs="Arial"/>
          <w:sz w:val="22"/>
          <w:szCs w:val="22"/>
        </w:rPr>
        <w:t xml:space="preserve">was identified </w:t>
      </w:r>
      <w:ins w:id="161" w:author="Andreae, Emily A" w:date="2019-12-19T13:37:00Z">
        <w:r w:rsidR="00AA1436">
          <w:rPr>
            <w:rFonts w:ascii="Arial" w:hAnsi="Arial" w:cs="Arial"/>
            <w:sz w:val="22"/>
            <w:szCs w:val="22"/>
          </w:rPr>
          <w:t xml:space="preserve">as significantly </w:t>
        </w:r>
      </w:ins>
      <w:ins w:id="162" w:author="Andreae, Emily A" w:date="2019-12-19T13:38:00Z">
        <w:r w:rsidR="00AA1436">
          <w:rPr>
            <w:rFonts w:ascii="Arial" w:hAnsi="Arial" w:cs="Arial"/>
            <w:sz w:val="22"/>
            <w:szCs w:val="22"/>
          </w:rPr>
          <w:t xml:space="preserve">downregulated </w:t>
        </w:r>
      </w:ins>
      <w:r w:rsidR="00004661" w:rsidRPr="0095454A">
        <w:rPr>
          <w:rFonts w:ascii="Arial" w:hAnsi="Arial" w:cs="Arial"/>
          <w:sz w:val="22"/>
          <w:szCs w:val="22"/>
        </w:rPr>
        <w:t>a</w:t>
      </w:r>
      <w:r w:rsidR="00955AAB" w:rsidRPr="0095454A">
        <w:rPr>
          <w:rFonts w:ascii="Arial" w:hAnsi="Arial" w:cs="Arial"/>
          <w:sz w:val="22"/>
          <w:szCs w:val="22"/>
        </w:rPr>
        <w:t xml:space="preserve">cross </w:t>
      </w:r>
      <w:ins w:id="163" w:author="Andreae, Emily A" w:date="2019-12-19T13:38:00Z">
        <w:r w:rsidR="00AA1436">
          <w:rPr>
            <w:rFonts w:ascii="Arial" w:hAnsi="Arial" w:cs="Arial"/>
            <w:sz w:val="22"/>
            <w:szCs w:val="22"/>
          </w:rPr>
          <w:t>the</w:t>
        </w:r>
      </w:ins>
      <w:del w:id="164" w:author="Andreae, Emily A" w:date="2019-12-19T13:38:00Z">
        <w:r w:rsidR="00955AAB" w:rsidRPr="0095454A" w:rsidDel="00AA1436">
          <w:rPr>
            <w:rFonts w:ascii="Arial" w:hAnsi="Arial" w:cs="Arial"/>
            <w:sz w:val="22"/>
            <w:szCs w:val="22"/>
          </w:rPr>
          <w:delText>all</w:delText>
        </w:r>
      </w:del>
      <w:r w:rsidR="00955AAB" w:rsidRPr="0095454A">
        <w:rPr>
          <w:rFonts w:ascii="Arial" w:hAnsi="Arial" w:cs="Arial"/>
          <w:sz w:val="22"/>
          <w:szCs w:val="22"/>
        </w:rPr>
        <w:t xml:space="preserve"> 23 human cancer tissues </w:t>
      </w:r>
      <w:ins w:id="165" w:author="Andreae, Emily A" w:date="2019-12-19T13:38:00Z">
        <w:r w:rsidR="00AA1436">
          <w:rPr>
            <w:rFonts w:ascii="Arial" w:hAnsi="Arial" w:cs="Arial"/>
            <w:sz w:val="22"/>
            <w:szCs w:val="22"/>
          </w:rPr>
          <w:t xml:space="preserve">analyzed </w:t>
        </w:r>
      </w:ins>
      <w:r w:rsidR="00955AAB" w:rsidRPr="0095454A">
        <w:rPr>
          <w:rFonts w:ascii="Arial" w:hAnsi="Arial" w:cs="Arial"/>
          <w:sz w:val="22"/>
          <w:szCs w:val="22"/>
        </w:rPr>
        <w:t>(</w:t>
      </w:r>
      <w:r w:rsidR="00933E00" w:rsidRPr="0095454A">
        <w:rPr>
          <w:rFonts w:ascii="Arial" w:hAnsi="Arial" w:cs="Arial"/>
          <w:sz w:val="21"/>
          <w:szCs w:val="21"/>
          <w:shd w:val="clear" w:color="auto" w:fill="FFFFFF"/>
        </w:rPr>
        <w:t>SMD</w:t>
      </w:r>
      <w:r w:rsidR="00955AAB" w:rsidRPr="0095454A">
        <w:rPr>
          <w:rFonts w:ascii="Arial" w:hAnsi="Arial" w:cs="Arial"/>
          <w:sz w:val="22"/>
          <w:szCs w:val="22"/>
        </w:rPr>
        <w:t>= -1.2, P&lt;</w:t>
      </w:r>
      <w:r w:rsidR="00593129" w:rsidRPr="0095454A">
        <w:rPr>
          <w:rFonts w:ascii="Arial" w:hAnsi="Arial" w:cs="Arial"/>
          <w:sz w:val="22"/>
          <w:szCs w:val="22"/>
        </w:rPr>
        <w:t>1.0x</w:t>
      </w:r>
      <w:r w:rsidR="00955AAB" w:rsidRPr="0095454A">
        <w:rPr>
          <w:rFonts w:ascii="Arial" w:hAnsi="Arial" w:cs="Arial"/>
          <w:sz w:val="22"/>
          <w:szCs w:val="22"/>
        </w:rPr>
        <w:t>10</w:t>
      </w:r>
      <w:r w:rsidR="009F6485" w:rsidRPr="0095454A">
        <w:rPr>
          <w:rFonts w:ascii="Arial" w:hAnsi="Arial" w:cs="Arial"/>
          <w:sz w:val="22"/>
          <w:szCs w:val="22"/>
          <w:vertAlign w:val="superscript"/>
        </w:rPr>
        <w:t>-</w:t>
      </w:r>
      <w:r w:rsidR="001D55CA" w:rsidRPr="0095454A">
        <w:rPr>
          <w:rFonts w:ascii="Arial" w:hAnsi="Arial" w:cs="Arial"/>
          <w:sz w:val="22"/>
          <w:szCs w:val="22"/>
          <w:vertAlign w:val="superscript"/>
        </w:rPr>
        <w:t>2</w:t>
      </w:r>
      <w:r w:rsidR="009F6485" w:rsidRPr="0095454A">
        <w:rPr>
          <w:rFonts w:ascii="Arial" w:hAnsi="Arial" w:cs="Arial"/>
          <w:sz w:val="22"/>
          <w:szCs w:val="22"/>
          <w:vertAlign w:val="superscript"/>
        </w:rPr>
        <w:t>64</w:t>
      </w:r>
      <w:r w:rsidR="00955AAB" w:rsidRPr="0095454A">
        <w:rPr>
          <w:rFonts w:ascii="Arial" w:hAnsi="Arial" w:cs="Arial"/>
          <w:sz w:val="22"/>
          <w:szCs w:val="22"/>
        </w:rPr>
        <w:t xml:space="preserve"> in fixed effect</w:t>
      </w:r>
      <w:r w:rsidR="00004661" w:rsidRPr="0095454A">
        <w:rPr>
          <w:rFonts w:ascii="Arial" w:hAnsi="Arial" w:cs="Arial"/>
          <w:sz w:val="22"/>
          <w:szCs w:val="22"/>
        </w:rPr>
        <w:t>s</w:t>
      </w:r>
      <w:r w:rsidR="001837C8" w:rsidRPr="0095454A">
        <w:rPr>
          <w:rFonts w:ascii="Arial" w:hAnsi="Arial" w:cs="Arial"/>
          <w:sz w:val="22"/>
          <w:szCs w:val="22"/>
        </w:rPr>
        <w:t xml:space="preserve"> model and P=1.78x</w:t>
      </w:r>
      <w:r w:rsidR="00955AAB" w:rsidRPr="0095454A">
        <w:rPr>
          <w:rFonts w:ascii="Arial" w:hAnsi="Arial" w:cs="Arial"/>
          <w:sz w:val="22"/>
          <w:szCs w:val="22"/>
        </w:rPr>
        <w:t>10</w:t>
      </w:r>
      <w:r w:rsidR="00955AAB" w:rsidRPr="0095454A">
        <w:rPr>
          <w:rFonts w:ascii="Arial" w:hAnsi="Arial" w:cs="Arial"/>
          <w:sz w:val="22"/>
          <w:szCs w:val="22"/>
          <w:vertAlign w:val="superscript"/>
        </w:rPr>
        <w:t>-</w:t>
      </w:r>
      <w:r w:rsidR="009F6485" w:rsidRPr="0095454A">
        <w:rPr>
          <w:rFonts w:ascii="Arial" w:hAnsi="Arial" w:cs="Arial"/>
          <w:sz w:val="22"/>
          <w:szCs w:val="22"/>
          <w:vertAlign w:val="superscript"/>
        </w:rPr>
        <w:t>29</w:t>
      </w:r>
      <w:r w:rsidR="00955AAB" w:rsidRPr="0095454A">
        <w:rPr>
          <w:rFonts w:ascii="Arial" w:hAnsi="Arial" w:cs="Arial"/>
          <w:sz w:val="22"/>
          <w:szCs w:val="22"/>
        </w:rPr>
        <w:t xml:space="preserve"> in random effect</w:t>
      </w:r>
      <w:r w:rsidR="00004661" w:rsidRPr="0095454A">
        <w:rPr>
          <w:rFonts w:ascii="Arial" w:hAnsi="Arial" w:cs="Arial"/>
          <w:sz w:val="22"/>
          <w:szCs w:val="22"/>
        </w:rPr>
        <w:t>s</w:t>
      </w:r>
      <w:r w:rsidR="00955AAB" w:rsidRPr="0095454A">
        <w:rPr>
          <w:rFonts w:ascii="Arial" w:hAnsi="Arial" w:cs="Arial"/>
          <w:sz w:val="22"/>
          <w:szCs w:val="22"/>
        </w:rPr>
        <w:t xml:space="preserve"> model, </w:t>
      </w:r>
      <w:r w:rsidR="00B75C88">
        <w:rPr>
          <w:rFonts w:ascii="Arial" w:hAnsi="Arial" w:cs="Arial"/>
          <w:b/>
          <w:sz w:val="22"/>
          <w:szCs w:val="22"/>
        </w:rPr>
        <w:t>Figure 2</w:t>
      </w:r>
      <w:r w:rsidR="00955AAB" w:rsidRPr="0095454A">
        <w:rPr>
          <w:rFonts w:ascii="Arial" w:hAnsi="Arial" w:cs="Arial"/>
          <w:b/>
          <w:sz w:val="22"/>
          <w:szCs w:val="22"/>
        </w:rPr>
        <w:t xml:space="preserve"> and Table S</w:t>
      </w:r>
      <w:r w:rsidR="005D4D6C" w:rsidRPr="0095454A">
        <w:rPr>
          <w:rFonts w:ascii="Arial" w:hAnsi="Arial" w:cs="Arial"/>
          <w:b/>
          <w:sz w:val="22"/>
          <w:szCs w:val="22"/>
        </w:rPr>
        <w:t>2</w:t>
      </w:r>
      <w:r w:rsidR="00955AAB" w:rsidRPr="0095454A">
        <w:rPr>
          <w:rFonts w:ascii="Arial" w:hAnsi="Arial" w:cs="Arial"/>
          <w:sz w:val="22"/>
          <w:szCs w:val="22"/>
        </w:rPr>
        <w:t xml:space="preserve">). </w:t>
      </w:r>
      <w:r w:rsidR="00573DCE" w:rsidRPr="0095454A">
        <w:rPr>
          <w:rFonts w:ascii="Arial" w:hAnsi="Arial" w:cs="Arial"/>
          <w:sz w:val="22"/>
          <w:szCs w:val="22"/>
        </w:rPr>
        <w:t xml:space="preserve">We </w:t>
      </w:r>
      <w:ins w:id="166" w:author="Andreae, Emily A" w:date="2019-12-19T13:38:00Z">
        <w:r w:rsidR="00AA1436">
          <w:rPr>
            <w:rFonts w:ascii="Arial" w:hAnsi="Arial" w:cs="Arial"/>
            <w:sz w:val="22"/>
            <w:szCs w:val="22"/>
          </w:rPr>
          <w:t>validated this result by</w:t>
        </w:r>
      </w:ins>
      <w:del w:id="167" w:author="Andreae, Emily A" w:date="2019-12-19T13:39:00Z">
        <w:r w:rsidR="00573DCE" w:rsidRPr="0095454A" w:rsidDel="00AA1436">
          <w:rPr>
            <w:rFonts w:ascii="Arial" w:hAnsi="Arial" w:cs="Arial" w:hint="eastAsia"/>
            <w:sz w:val="22"/>
            <w:szCs w:val="22"/>
            <w:lang w:eastAsia="zh-CN"/>
          </w:rPr>
          <w:delText>also</w:delText>
        </w:r>
      </w:del>
      <w:r w:rsidR="00573DCE" w:rsidRPr="0095454A">
        <w:rPr>
          <w:rFonts w:ascii="Arial" w:hAnsi="Arial" w:cs="Arial"/>
          <w:sz w:val="22"/>
          <w:szCs w:val="22"/>
          <w:lang w:eastAsia="zh-CN"/>
        </w:rPr>
        <w:t xml:space="preserve"> determin</w:t>
      </w:r>
      <w:ins w:id="168" w:author="Andreae, Emily A" w:date="2019-12-19T13:39:00Z">
        <w:r w:rsidR="00AA1436">
          <w:rPr>
            <w:rFonts w:ascii="Arial" w:hAnsi="Arial" w:cs="Arial"/>
            <w:sz w:val="22"/>
            <w:szCs w:val="22"/>
            <w:lang w:eastAsia="zh-CN"/>
          </w:rPr>
          <w:t>ing</w:t>
        </w:r>
      </w:ins>
      <w:del w:id="169" w:author="Andreae, Emily A" w:date="2019-12-19T13:39:00Z">
        <w:r w:rsidR="00573DCE" w:rsidRPr="0095454A" w:rsidDel="00AA1436">
          <w:rPr>
            <w:rFonts w:ascii="Arial" w:hAnsi="Arial" w:cs="Arial"/>
            <w:sz w:val="22"/>
            <w:szCs w:val="22"/>
            <w:lang w:eastAsia="zh-CN"/>
          </w:rPr>
          <w:delText>ed</w:delText>
        </w:r>
      </w:del>
      <w:r w:rsidR="00573DCE" w:rsidRPr="0095454A">
        <w:rPr>
          <w:rFonts w:ascii="Arial" w:hAnsi="Arial" w:cs="Arial"/>
          <w:sz w:val="22"/>
          <w:szCs w:val="22"/>
          <w:lang w:eastAsia="zh-CN"/>
        </w:rPr>
        <w:t xml:space="preserve"> the expression level</w:t>
      </w:r>
      <w:del w:id="170" w:author="Andreae, Emily A" w:date="2019-12-19T13:39:00Z">
        <w:r w:rsidR="00573DCE" w:rsidRPr="0095454A" w:rsidDel="00AA1436">
          <w:rPr>
            <w:rFonts w:ascii="Arial" w:hAnsi="Arial" w:cs="Arial"/>
            <w:sz w:val="22"/>
            <w:szCs w:val="22"/>
            <w:lang w:eastAsia="zh-CN"/>
          </w:rPr>
          <w:delText>s</w:delText>
        </w:r>
      </w:del>
      <w:r w:rsidR="00573DCE" w:rsidRPr="0095454A">
        <w:rPr>
          <w:rFonts w:ascii="Arial" w:hAnsi="Arial" w:cs="Arial"/>
          <w:sz w:val="22"/>
          <w:szCs w:val="22"/>
          <w:lang w:eastAsia="zh-CN"/>
        </w:rPr>
        <w:t xml:space="preserve"> of </w:t>
      </w:r>
      <w:r w:rsidR="00573DCE" w:rsidRPr="0095454A">
        <w:rPr>
          <w:rFonts w:ascii="Arial" w:hAnsi="Arial" w:cs="Arial"/>
          <w:i/>
          <w:sz w:val="22"/>
          <w:szCs w:val="22"/>
        </w:rPr>
        <w:t xml:space="preserve">PANC754 </w:t>
      </w:r>
      <w:r w:rsidR="00573DCE" w:rsidRPr="0095454A">
        <w:rPr>
          <w:rFonts w:ascii="Arial" w:hAnsi="Arial" w:cs="Arial"/>
          <w:sz w:val="22"/>
          <w:szCs w:val="22"/>
        </w:rPr>
        <w:t xml:space="preserve">in </w:t>
      </w:r>
      <w:del w:id="171" w:author="Andreae, Emily A" w:date="2019-12-19T13:38:00Z">
        <w:r w:rsidR="00573DCE" w:rsidRPr="0095454A" w:rsidDel="00AA1436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573DCE" w:rsidRPr="0095454A">
        <w:rPr>
          <w:rFonts w:ascii="Arial" w:hAnsi="Arial" w:cs="Arial"/>
          <w:sz w:val="22"/>
          <w:szCs w:val="22"/>
        </w:rPr>
        <w:t xml:space="preserve">patients’ samples from colorectal cancer (CRC) and gastric cancer (GC) and </w:t>
      </w:r>
      <w:del w:id="172" w:author="Andreae, Emily A" w:date="2019-12-19T13:39:00Z">
        <w:r w:rsidR="00573DCE" w:rsidRPr="0095454A" w:rsidDel="00AA1436">
          <w:rPr>
            <w:rFonts w:ascii="Arial" w:hAnsi="Arial" w:cs="Arial"/>
            <w:sz w:val="22"/>
            <w:szCs w:val="22"/>
            <w:lang w:eastAsia="zh-CN"/>
          </w:rPr>
          <w:delText xml:space="preserve">verified the </w:delText>
        </w:r>
      </w:del>
      <w:del w:id="173" w:author="Andreae, Emily A" w:date="2019-12-19T13:38:00Z">
        <w:r w:rsidR="002E7109" w:rsidRPr="0095454A" w:rsidDel="00AA1436">
          <w:rPr>
            <w:rFonts w:ascii="Arial" w:hAnsi="Arial" w:cs="Arial"/>
            <w:sz w:val="22"/>
            <w:szCs w:val="22"/>
            <w:lang w:eastAsia="zh-CN"/>
          </w:rPr>
          <w:delText xml:space="preserve">really </w:delText>
        </w:r>
      </w:del>
      <w:del w:id="174" w:author="Andreae, Emily A" w:date="2019-12-19T13:39:00Z">
        <w:r w:rsidR="00573DCE" w:rsidRPr="0095454A" w:rsidDel="00AA1436">
          <w:rPr>
            <w:rFonts w:ascii="Arial" w:hAnsi="Arial" w:cs="Arial"/>
            <w:sz w:val="22"/>
            <w:szCs w:val="22"/>
            <w:lang w:eastAsia="zh-CN"/>
          </w:rPr>
          <w:delText>decreased expression level</w:delText>
        </w:r>
        <w:r w:rsidR="002D42A3" w:rsidRPr="0095454A" w:rsidDel="00AA1436">
          <w:rPr>
            <w:rFonts w:ascii="Arial" w:hAnsi="Arial" w:cs="Arial"/>
            <w:sz w:val="22"/>
            <w:szCs w:val="22"/>
            <w:lang w:eastAsia="zh-CN"/>
          </w:rPr>
          <w:delText>s in the tumor</w:delText>
        </w:r>
        <w:r w:rsidR="008248C8" w:rsidRPr="0095454A" w:rsidDel="00AA1436">
          <w:rPr>
            <w:rFonts w:ascii="Arial" w:hAnsi="Arial" w:cs="Arial"/>
            <w:sz w:val="22"/>
            <w:szCs w:val="22"/>
            <w:lang w:eastAsia="zh-CN"/>
          </w:rPr>
          <w:delText>s</w:delText>
        </w:r>
        <w:r w:rsidR="002D42A3" w:rsidRPr="0095454A" w:rsidDel="00AA1436">
          <w:rPr>
            <w:rFonts w:ascii="Arial" w:hAnsi="Arial" w:cs="Arial" w:hint="eastAsia"/>
            <w:sz w:val="22"/>
            <w:szCs w:val="22"/>
            <w:lang w:eastAsia="zh-CN"/>
          </w:rPr>
          <w:delText xml:space="preserve"> </w:delText>
        </w:r>
      </w:del>
      <w:r w:rsidR="002D42A3" w:rsidRPr="0095454A">
        <w:rPr>
          <w:rFonts w:ascii="Arial" w:hAnsi="Arial" w:cs="Arial"/>
          <w:sz w:val="22"/>
          <w:szCs w:val="22"/>
          <w:lang w:eastAsia="zh-CN"/>
        </w:rPr>
        <w:t xml:space="preserve">compared </w:t>
      </w:r>
      <w:ins w:id="175" w:author="Andreae, Emily A" w:date="2019-12-19T13:39:00Z">
        <w:r w:rsidR="00AA1436">
          <w:rPr>
            <w:rFonts w:ascii="Arial" w:hAnsi="Arial" w:cs="Arial"/>
            <w:sz w:val="22"/>
            <w:szCs w:val="22"/>
            <w:lang w:eastAsia="zh-CN"/>
          </w:rPr>
          <w:t xml:space="preserve">this result </w:t>
        </w:r>
      </w:ins>
      <w:r w:rsidR="002D42A3" w:rsidRPr="0095454A">
        <w:rPr>
          <w:rFonts w:ascii="Arial" w:hAnsi="Arial" w:cs="Arial"/>
          <w:sz w:val="22"/>
          <w:szCs w:val="22"/>
          <w:lang w:eastAsia="zh-CN"/>
        </w:rPr>
        <w:t xml:space="preserve">to </w:t>
      </w:r>
      <w:ins w:id="176" w:author="Andreae, Emily A" w:date="2019-12-19T13:40:00Z">
        <w:r w:rsidR="00AA1436">
          <w:rPr>
            <w:rFonts w:ascii="Arial" w:hAnsi="Arial" w:cs="Arial"/>
            <w:sz w:val="22"/>
            <w:szCs w:val="22"/>
            <w:lang w:eastAsia="zh-CN"/>
          </w:rPr>
          <w:t xml:space="preserve">PANC754 expression </w:t>
        </w:r>
      </w:ins>
      <w:del w:id="177" w:author="Andreae, Emily A" w:date="2019-12-19T13:40:00Z">
        <w:r w:rsidR="002D42A3" w:rsidRPr="0095454A" w:rsidDel="00AA1436">
          <w:rPr>
            <w:rFonts w:ascii="Arial" w:hAnsi="Arial" w:cs="Arial"/>
            <w:sz w:val="22"/>
            <w:szCs w:val="22"/>
            <w:lang w:eastAsia="zh-CN"/>
          </w:rPr>
          <w:delText xml:space="preserve">those </w:delText>
        </w:r>
      </w:del>
      <w:r w:rsidR="002D42A3" w:rsidRPr="0095454A">
        <w:rPr>
          <w:rFonts w:ascii="Arial" w:hAnsi="Arial" w:cs="Arial"/>
          <w:sz w:val="22"/>
          <w:szCs w:val="22"/>
          <w:lang w:eastAsia="zh-CN"/>
        </w:rPr>
        <w:t xml:space="preserve">in </w:t>
      </w:r>
      <w:del w:id="178" w:author="Andreae, Emily A" w:date="2019-12-19T13:40:00Z">
        <w:r w:rsidR="002D42A3" w:rsidRPr="0095454A" w:rsidDel="00AA1436">
          <w:rPr>
            <w:rFonts w:ascii="Arial" w:hAnsi="Arial" w:cs="Arial"/>
            <w:sz w:val="22"/>
            <w:szCs w:val="22"/>
            <w:lang w:eastAsia="zh-CN"/>
          </w:rPr>
          <w:delText xml:space="preserve">the </w:delText>
        </w:r>
      </w:del>
      <w:r w:rsidR="00DA6EC1" w:rsidRPr="0095454A">
        <w:rPr>
          <w:rFonts w:ascii="Arial" w:hAnsi="Arial" w:cs="Arial"/>
          <w:sz w:val="22"/>
          <w:szCs w:val="22"/>
          <w:lang w:eastAsia="zh-CN"/>
        </w:rPr>
        <w:t>adjacent</w:t>
      </w:r>
      <w:r w:rsidR="001509BE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2D42A3" w:rsidRPr="0095454A">
        <w:rPr>
          <w:rFonts w:ascii="Arial" w:hAnsi="Arial" w:cs="Arial"/>
          <w:sz w:val="22"/>
          <w:szCs w:val="22"/>
          <w:lang w:eastAsia="zh-CN"/>
        </w:rPr>
        <w:t>normal tissues (</w:t>
      </w:r>
      <w:r w:rsidR="002D42A3" w:rsidRPr="0095454A">
        <w:rPr>
          <w:rFonts w:ascii="Arial" w:hAnsi="Arial" w:cs="Arial"/>
          <w:b/>
          <w:sz w:val="22"/>
          <w:szCs w:val="22"/>
        </w:rPr>
        <w:t>Figure S1</w:t>
      </w:r>
      <w:r w:rsidR="00C81F80" w:rsidRPr="0095454A">
        <w:rPr>
          <w:rFonts w:ascii="Arial" w:hAnsi="Arial" w:cs="Arial" w:hint="eastAsia"/>
          <w:b/>
          <w:sz w:val="22"/>
          <w:szCs w:val="22"/>
          <w:lang w:eastAsia="zh-CN"/>
        </w:rPr>
        <w:t xml:space="preserve"> and </w:t>
      </w:r>
      <w:r w:rsidR="001001A5" w:rsidRPr="0095454A">
        <w:rPr>
          <w:rFonts w:ascii="Arial" w:hAnsi="Arial" w:cs="Arial" w:hint="eastAsia"/>
          <w:b/>
          <w:sz w:val="22"/>
          <w:szCs w:val="22"/>
          <w:lang w:eastAsia="zh-CN"/>
        </w:rPr>
        <w:t>S2</w:t>
      </w:r>
      <w:r w:rsidR="002D42A3" w:rsidRPr="0095454A">
        <w:rPr>
          <w:rFonts w:ascii="Arial" w:hAnsi="Arial" w:cs="Arial"/>
          <w:sz w:val="22"/>
          <w:szCs w:val="22"/>
          <w:lang w:eastAsia="zh-CN"/>
        </w:rPr>
        <w:t>).</w:t>
      </w:r>
      <w:r w:rsidR="00573DCE" w:rsidRPr="0095454A">
        <w:rPr>
          <w:rFonts w:ascii="Arial" w:hAnsi="Arial" w:cs="Arial"/>
          <w:sz w:val="22"/>
          <w:szCs w:val="22"/>
        </w:rPr>
        <w:t xml:space="preserve"> </w:t>
      </w:r>
      <w:ins w:id="179" w:author="Andreae, Emily A" w:date="2019-12-19T13:40:00Z">
        <w:r w:rsidR="00AA1436">
          <w:rPr>
            <w:rFonts w:ascii="Arial" w:hAnsi="Arial" w:cs="Arial"/>
            <w:sz w:val="22"/>
            <w:szCs w:val="22"/>
          </w:rPr>
          <w:t xml:space="preserve">Further correlation analysis of PANC754 expression and patient survival </w:t>
        </w:r>
      </w:ins>
      <w:ins w:id="180" w:author="Andreae, Emily A" w:date="2019-12-19T13:41:00Z">
        <w:r w:rsidR="00AA1436">
          <w:rPr>
            <w:rFonts w:ascii="Arial" w:hAnsi="Arial" w:cs="Arial"/>
            <w:sz w:val="22"/>
            <w:szCs w:val="22"/>
          </w:rPr>
          <w:t>demonstrated</w:t>
        </w:r>
      </w:ins>
      <w:ins w:id="181" w:author="Andreae, Emily A" w:date="2019-12-19T13:40:00Z">
        <w:r w:rsidR="00AA1436">
          <w:rPr>
            <w:rFonts w:ascii="Arial" w:hAnsi="Arial" w:cs="Arial"/>
            <w:sz w:val="22"/>
            <w:szCs w:val="22"/>
          </w:rPr>
          <w:t xml:space="preserve"> </w:t>
        </w:r>
      </w:ins>
      <w:ins w:id="182" w:author="Andreae, Emily A" w:date="2019-12-19T13:41:00Z">
        <w:r w:rsidR="00AA1436">
          <w:rPr>
            <w:rFonts w:ascii="Arial" w:hAnsi="Arial" w:cs="Arial"/>
            <w:sz w:val="22"/>
            <w:szCs w:val="22"/>
          </w:rPr>
          <w:t xml:space="preserve">that </w:t>
        </w:r>
      </w:ins>
      <w:del w:id="183" w:author="Andreae, Emily A" w:date="2019-12-19T13:40:00Z">
        <w:r w:rsidR="00955AAB" w:rsidRPr="0095454A" w:rsidDel="00AA1436">
          <w:rPr>
            <w:rFonts w:ascii="Arial" w:hAnsi="Arial" w:cs="Arial"/>
            <w:sz w:val="22"/>
            <w:szCs w:val="22"/>
          </w:rPr>
          <w:delText xml:space="preserve">In addition, </w:delText>
        </w:r>
      </w:del>
      <w:del w:id="184" w:author="Andreae, Emily A" w:date="2019-12-19T13:41:00Z">
        <w:r w:rsidR="00955AAB" w:rsidRPr="0095454A" w:rsidDel="00AA1436">
          <w:rPr>
            <w:rFonts w:ascii="Arial" w:hAnsi="Arial" w:cs="Arial"/>
            <w:sz w:val="22"/>
            <w:szCs w:val="22"/>
          </w:rPr>
          <w:delText>we found</w:delText>
        </w:r>
      </w:del>
      <w:r w:rsidR="00955AAB" w:rsidRPr="0095454A">
        <w:rPr>
          <w:rFonts w:ascii="Arial" w:hAnsi="Arial" w:cs="Arial"/>
          <w:sz w:val="22"/>
          <w:szCs w:val="22"/>
        </w:rPr>
        <w:t xml:space="preserve"> high-expression of PANC754 was a significantly protective outcome factor </w:t>
      </w:r>
      <w:del w:id="185" w:author="Andreae, Emily A" w:date="2019-12-19T13:41:00Z">
        <w:r w:rsidR="00955AAB" w:rsidRPr="0095454A" w:rsidDel="00AA1436">
          <w:rPr>
            <w:rFonts w:ascii="Arial" w:hAnsi="Arial" w:cs="Arial"/>
            <w:sz w:val="22"/>
            <w:szCs w:val="22"/>
          </w:rPr>
          <w:delText xml:space="preserve">showed by meta-analysis by overall survival time </w:delText>
        </w:r>
      </w:del>
      <w:ins w:id="186" w:author="Andreae, Emily A" w:date="2019-12-19T13:41:00Z">
        <w:r w:rsidR="00AA1436">
          <w:rPr>
            <w:rFonts w:ascii="Arial" w:hAnsi="Arial" w:cs="Arial"/>
            <w:sz w:val="22"/>
            <w:szCs w:val="22"/>
          </w:rPr>
          <w:t>a</w:t>
        </w:r>
      </w:ins>
      <w:r w:rsidR="00955AAB" w:rsidRPr="0095454A">
        <w:rPr>
          <w:rFonts w:ascii="Arial" w:hAnsi="Arial" w:cs="Arial"/>
          <w:sz w:val="22"/>
          <w:szCs w:val="22"/>
        </w:rPr>
        <w:t xml:space="preserve">cross all </w:t>
      </w:r>
      <w:del w:id="187" w:author="Andreae, Emily A" w:date="2019-12-19T13:41:00Z">
        <w:r w:rsidR="00955AAB" w:rsidRPr="0095454A" w:rsidDel="00AA1436">
          <w:rPr>
            <w:rFonts w:ascii="Arial" w:hAnsi="Arial" w:cs="Arial"/>
            <w:sz w:val="22"/>
            <w:szCs w:val="22"/>
          </w:rPr>
          <w:delText xml:space="preserve">the 23 </w:delText>
        </w:r>
      </w:del>
      <w:r w:rsidR="00955AAB" w:rsidRPr="0095454A">
        <w:rPr>
          <w:rFonts w:ascii="Arial" w:hAnsi="Arial" w:cs="Arial"/>
          <w:sz w:val="22"/>
          <w:szCs w:val="22"/>
        </w:rPr>
        <w:lastRenderedPageBreak/>
        <w:t xml:space="preserve">cancer types (HR=0.84, 95%CI: 0.76-0.94, P=0.0024 in </w:t>
      </w:r>
      <w:ins w:id="188" w:author="Andreae, Emily A" w:date="2019-12-19T13:43:00Z">
        <w:r w:rsidR="00AA1436">
          <w:rPr>
            <w:rFonts w:ascii="Arial" w:hAnsi="Arial" w:cs="Arial"/>
            <w:sz w:val="22"/>
            <w:szCs w:val="22"/>
          </w:rPr>
          <w:t xml:space="preserve">fixed </w:t>
        </w:r>
      </w:ins>
      <w:del w:id="189" w:author="Andreae, Emily A" w:date="2019-12-19T13:42:00Z">
        <w:r w:rsidR="00955AAB" w:rsidRPr="0095454A" w:rsidDel="00AA1436">
          <w:rPr>
            <w:rFonts w:ascii="Arial" w:hAnsi="Arial" w:cs="Arial"/>
            <w:sz w:val="22"/>
            <w:szCs w:val="22"/>
          </w:rPr>
          <w:delText xml:space="preserve">random </w:delText>
        </w:r>
      </w:del>
      <w:r w:rsidR="00955AAB" w:rsidRPr="0095454A">
        <w:rPr>
          <w:rFonts w:ascii="Arial" w:hAnsi="Arial" w:cs="Arial"/>
          <w:sz w:val="22"/>
          <w:szCs w:val="22"/>
        </w:rPr>
        <w:t xml:space="preserve">effects model </w:t>
      </w:r>
      <w:ins w:id="190" w:author="Andreae, Emily A" w:date="2019-12-19T13:42:00Z">
        <w:r w:rsidR="00AA1436">
          <w:rPr>
            <w:rFonts w:ascii="Arial" w:hAnsi="Arial" w:cs="Arial"/>
            <w:sz w:val="22"/>
            <w:szCs w:val="22"/>
          </w:rPr>
          <w:t>versus</w:t>
        </w:r>
      </w:ins>
      <w:del w:id="191" w:author="Andreae, Emily A" w:date="2019-12-19T13:42:00Z">
        <w:r w:rsidR="00955AAB" w:rsidRPr="0095454A" w:rsidDel="00AA1436">
          <w:rPr>
            <w:rFonts w:ascii="Arial" w:hAnsi="Arial" w:cs="Arial"/>
            <w:sz w:val="22"/>
            <w:szCs w:val="22"/>
          </w:rPr>
          <w:delText>while</w:delText>
        </w:r>
      </w:del>
      <w:r w:rsidR="00955AAB" w:rsidRPr="0095454A">
        <w:rPr>
          <w:rFonts w:ascii="Arial" w:hAnsi="Arial" w:cs="Arial"/>
          <w:sz w:val="22"/>
          <w:szCs w:val="22"/>
        </w:rPr>
        <w:t xml:space="preserve"> HR=0.86 95%CI: 0.78-0.94, P=9.0x10</w:t>
      </w:r>
      <w:r w:rsidR="00955AAB" w:rsidRPr="0095454A">
        <w:rPr>
          <w:rFonts w:ascii="Arial" w:hAnsi="Arial" w:cs="Arial"/>
          <w:sz w:val="22"/>
          <w:szCs w:val="22"/>
          <w:vertAlign w:val="superscript"/>
        </w:rPr>
        <w:t>-4</w:t>
      </w:r>
      <w:r w:rsidR="00955AAB" w:rsidRPr="0095454A">
        <w:rPr>
          <w:rFonts w:ascii="Arial" w:hAnsi="Arial" w:cs="Arial"/>
          <w:sz w:val="22"/>
          <w:szCs w:val="22"/>
        </w:rPr>
        <w:t xml:space="preserve"> in random effects model, </w:t>
      </w:r>
      <w:r w:rsidR="00955AAB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8C0C6A">
        <w:rPr>
          <w:rFonts w:ascii="Arial" w:hAnsi="Arial" w:cs="Arial"/>
          <w:b/>
          <w:sz w:val="22"/>
          <w:szCs w:val="22"/>
        </w:rPr>
        <w:t>S3</w:t>
      </w:r>
      <w:r w:rsidR="00955AAB" w:rsidRPr="0095454A">
        <w:rPr>
          <w:rFonts w:ascii="Arial" w:hAnsi="Arial" w:cs="Arial"/>
          <w:b/>
          <w:sz w:val="22"/>
          <w:szCs w:val="22"/>
        </w:rPr>
        <w:t xml:space="preserve"> and Table S</w:t>
      </w:r>
      <w:r w:rsidR="005D4D6C" w:rsidRPr="0095454A">
        <w:rPr>
          <w:rFonts w:ascii="Arial" w:hAnsi="Arial" w:cs="Arial"/>
          <w:b/>
          <w:sz w:val="22"/>
          <w:szCs w:val="22"/>
        </w:rPr>
        <w:t>3</w:t>
      </w:r>
      <w:r w:rsidR="00955AAB" w:rsidRPr="0095454A">
        <w:rPr>
          <w:rFonts w:ascii="Arial" w:hAnsi="Arial" w:cs="Arial"/>
          <w:sz w:val="22"/>
          <w:szCs w:val="22"/>
        </w:rPr>
        <w:t xml:space="preserve">), especially in </w:t>
      </w:r>
      <w:r w:rsidR="007C4311" w:rsidRPr="0095454A">
        <w:rPr>
          <w:rFonts w:ascii="Arial" w:hAnsi="Arial" w:cs="Arial"/>
          <w:sz w:val="22"/>
          <w:szCs w:val="22"/>
        </w:rPr>
        <w:t>cervical</w:t>
      </w:r>
      <w:ins w:id="192" w:author="Andreae, Emily A" w:date="2019-12-19T13:41:00Z">
        <w:r w:rsidR="00AA1436">
          <w:rPr>
            <w:rFonts w:ascii="Arial" w:hAnsi="Arial" w:cs="Arial"/>
            <w:sz w:val="22"/>
            <w:szCs w:val="22"/>
          </w:rPr>
          <w:t>,</w:t>
        </w:r>
      </w:ins>
      <w:r w:rsidR="007C4311" w:rsidRPr="0095454A">
        <w:rPr>
          <w:rFonts w:ascii="Arial" w:hAnsi="Arial" w:cs="Arial"/>
          <w:sz w:val="22"/>
          <w:szCs w:val="22"/>
        </w:rPr>
        <w:t xml:space="preserve"> kidney</w:t>
      </w:r>
      <w:ins w:id="193" w:author="Andreae, Emily A" w:date="2019-12-19T13:41:00Z">
        <w:r w:rsidR="00AA1436">
          <w:rPr>
            <w:rFonts w:ascii="Arial" w:hAnsi="Arial" w:cs="Arial"/>
            <w:sz w:val="22"/>
            <w:szCs w:val="22"/>
          </w:rPr>
          <w:t>,</w:t>
        </w:r>
      </w:ins>
      <w:r w:rsidR="007C4311" w:rsidRPr="0095454A">
        <w:rPr>
          <w:rFonts w:ascii="Arial" w:hAnsi="Arial" w:cs="Arial"/>
          <w:sz w:val="22"/>
          <w:szCs w:val="22"/>
        </w:rPr>
        <w:t xml:space="preserve"> </w:t>
      </w:r>
      <w:ins w:id="194" w:author="Andreae, Emily A" w:date="2019-12-19T13:41:00Z">
        <w:r w:rsidR="00AA1436">
          <w:rPr>
            <w:rFonts w:ascii="Arial" w:hAnsi="Arial" w:cs="Arial"/>
            <w:sz w:val="22"/>
            <w:szCs w:val="22"/>
          </w:rPr>
          <w:t xml:space="preserve">and </w:t>
        </w:r>
      </w:ins>
      <w:r w:rsidR="007C4311" w:rsidRPr="0095454A">
        <w:rPr>
          <w:rFonts w:ascii="Arial" w:hAnsi="Arial" w:cs="Arial"/>
          <w:sz w:val="22"/>
          <w:szCs w:val="22"/>
        </w:rPr>
        <w:t>renal papillary cell carcinoma</w:t>
      </w:r>
      <w:r w:rsidR="00955AAB" w:rsidRPr="0095454A">
        <w:rPr>
          <w:rFonts w:ascii="Arial" w:hAnsi="Arial" w:cs="Arial"/>
          <w:sz w:val="22"/>
          <w:szCs w:val="22"/>
        </w:rPr>
        <w:t xml:space="preserve"> (HR=0.42, 95%CI=0.21-0.85)</w:t>
      </w:r>
      <w:ins w:id="195" w:author="Andreae, Emily A" w:date="2019-12-19T13:42:00Z">
        <w:r w:rsidR="00AA1436">
          <w:rPr>
            <w:rFonts w:ascii="Arial" w:hAnsi="Arial" w:cs="Arial"/>
            <w:sz w:val="22"/>
            <w:szCs w:val="22"/>
          </w:rPr>
          <w:t xml:space="preserve"> as well as</w:t>
        </w:r>
      </w:ins>
      <w:del w:id="196" w:author="Andreae, Emily A" w:date="2019-12-19T13:42:00Z">
        <w:r w:rsidR="00955AAB" w:rsidRPr="0095454A" w:rsidDel="00AA1436">
          <w:rPr>
            <w:rFonts w:ascii="Arial" w:hAnsi="Arial" w:cs="Arial"/>
            <w:sz w:val="22"/>
            <w:szCs w:val="22"/>
          </w:rPr>
          <w:delText xml:space="preserve">, </w:delText>
        </w:r>
        <w:r w:rsidR="007C4311" w:rsidRPr="0095454A" w:rsidDel="00AA1436">
          <w:rPr>
            <w:rFonts w:ascii="Arial" w:hAnsi="Arial" w:cs="Arial"/>
            <w:sz w:val="22"/>
            <w:szCs w:val="22"/>
          </w:rPr>
          <w:delText>and</w:delText>
        </w:r>
      </w:del>
      <w:r w:rsidR="007C4311" w:rsidRPr="0095454A">
        <w:rPr>
          <w:rFonts w:ascii="Arial" w:hAnsi="Arial" w:cs="Arial"/>
          <w:sz w:val="22"/>
          <w:szCs w:val="22"/>
        </w:rPr>
        <w:t xml:space="preserve"> liver hepatocellular carcinoma</w:t>
      </w:r>
      <w:r w:rsidR="005979F7" w:rsidRPr="0095454A">
        <w:rPr>
          <w:rFonts w:ascii="Arial" w:hAnsi="Arial" w:cs="Arial"/>
          <w:sz w:val="22"/>
          <w:szCs w:val="22"/>
        </w:rPr>
        <w:t xml:space="preserve"> </w:t>
      </w:r>
      <w:r w:rsidR="00955AAB" w:rsidRPr="0095454A">
        <w:rPr>
          <w:rFonts w:ascii="Arial" w:hAnsi="Arial" w:cs="Arial"/>
          <w:sz w:val="22"/>
          <w:szCs w:val="22"/>
        </w:rPr>
        <w:t xml:space="preserve">(HR=0.62, 95%CI=0.42-0.93). </w:t>
      </w:r>
      <w:r w:rsidR="006A7D03" w:rsidRPr="0095454A">
        <w:rPr>
          <w:rFonts w:ascii="Arial" w:hAnsi="Arial" w:cs="Arial"/>
          <w:sz w:val="22"/>
          <w:szCs w:val="22"/>
        </w:rPr>
        <w:t xml:space="preserve"> </w:t>
      </w:r>
    </w:p>
    <w:p w14:paraId="4A0795C8" w14:textId="3B364522" w:rsidR="00BD5280" w:rsidRPr="0095454A" w:rsidRDefault="00BD5280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6DFA6858" w14:textId="347A7AF5" w:rsidR="00C20B63" w:rsidRPr="0095454A" w:rsidRDefault="00593A72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b/>
          <w:sz w:val="22"/>
          <w:szCs w:val="22"/>
        </w:rPr>
        <w:t>PANC754</w:t>
      </w:r>
      <w:r w:rsidRPr="0095454A">
        <w:rPr>
          <w:rFonts w:ascii="Arial" w:hAnsi="Arial" w:cs="Arial" w:hint="eastAsia"/>
          <w:b/>
          <w:sz w:val="22"/>
          <w:szCs w:val="22"/>
          <w:lang w:eastAsia="zh-CN"/>
        </w:rPr>
        <w:t xml:space="preserve"> </w:t>
      </w:r>
      <w:r w:rsidRPr="0095454A">
        <w:rPr>
          <w:rFonts w:ascii="Arial" w:hAnsi="Arial" w:cs="Arial"/>
          <w:b/>
          <w:sz w:val="22"/>
          <w:szCs w:val="22"/>
          <w:lang w:eastAsia="zh-CN"/>
        </w:rPr>
        <w:t xml:space="preserve">overexpression </w:t>
      </w:r>
      <w:r w:rsidRPr="0095454A">
        <w:rPr>
          <w:rFonts w:ascii="Arial" w:hAnsi="Arial" w:cs="Arial"/>
          <w:b/>
          <w:sz w:val="22"/>
          <w:szCs w:val="22"/>
        </w:rPr>
        <w:t>significantly suppressed t</w:t>
      </w:r>
      <w:ins w:id="197" w:author="Andreae, Emily A" w:date="2019-12-19T13:43:00Z">
        <w:r w:rsidR="00AA1436">
          <w:rPr>
            <w:rFonts w:ascii="Arial" w:hAnsi="Arial" w:cs="Arial"/>
            <w:b/>
            <w:sz w:val="22"/>
            <w:szCs w:val="22"/>
          </w:rPr>
          <w:t>umor cell</w:t>
        </w:r>
      </w:ins>
      <w:del w:id="198" w:author="Andreae, Emily A" w:date="2019-12-19T13:43:00Z">
        <w:r w:rsidRPr="0095454A" w:rsidDel="00AA1436">
          <w:rPr>
            <w:rFonts w:ascii="Arial" w:hAnsi="Arial" w:cs="Arial"/>
            <w:b/>
            <w:sz w:val="22"/>
            <w:szCs w:val="22"/>
          </w:rPr>
          <w:delText>he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 growth </w:t>
      </w:r>
      <w:r w:rsidR="00AE6010" w:rsidRPr="0095454A">
        <w:rPr>
          <w:rFonts w:ascii="Arial" w:hAnsi="Arial" w:cs="Arial"/>
          <w:b/>
          <w:sz w:val="22"/>
          <w:szCs w:val="22"/>
          <w:lang w:eastAsia="zh-CN"/>
        </w:rPr>
        <w:t xml:space="preserve">and </w:t>
      </w:r>
      <w:r w:rsidR="00AE6010" w:rsidRPr="0095454A">
        <w:rPr>
          <w:rFonts w:ascii="Arial" w:hAnsi="Arial" w:cs="Arial"/>
          <w:b/>
          <w:sz w:val="22"/>
          <w:szCs w:val="22"/>
        </w:rPr>
        <w:t>increased cell apoptosis</w:t>
      </w:r>
      <w:del w:id="199" w:author="Andreae, Emily A" w:date="2019-12-19T13:43:00Z">
        <w:r w:rsidR="00AE6010" w:rsidRPr="0095454A" w:rsidDel="00AA1436">
          <w:rPr>
            <w:rFonts w:ascii="Arial" w:hAnsi="Arial" w:cs="Arial"/>
            <w:b/>
            <w:sz w:val="22"/>
            <w:szCs w:val="22"/>
            <w:lang w:eastAsia="zh-CN"/>
          </w:rPr>
          <w:delText xml:space="preserve"> </w:delText>
        </w:r>
        <w:r w:rsidR="00717414" w:rsidRPr="0095454A" w:rsidDel="00AA1436">
          <w:rPr>
            <w:rFonts w:ascii="Arial" w:hAnsi="Arial" w:cs="Arial"/>
            <w:b/>
            <w:sz w:val="22"/>
            <w:szCs w:val="22"/>
          </w:rPr>
          <w:delText>in</w:delText>
        </w:r>
        <w:r w:rsidRPr="0095454A" w:rsidDel="00AA1436">
          <w:rPr>
            <w:rFonts w:ascii="Arial" w:hAnsi="Arial" w:cs="Arial"/>
            <w:b/>
            <w:sz w:val="22"/>
            <w:szCs w:val="22"/>
          </w:rPr>
          <w:delText xml:space="preserve"> human tumor</w:delText>
        </w:r>
        <w:r w:rsidRPr="0095454A" w:rsidDel="00AA1436">
          <w:rPr>
            <w:rFonts w:ascii="Arial" w:hAnsi="Arial" w:cs="Arial" w:hint="eastAsia"/>
            <w:b/>
            <w:sz w:val="22"/>
            <w:szCs w:val="22"/>
          </w:rPr>
          <w:delText xml:space="preserve"> </w:delText>
        </w:r>
        <w:r w:rsidRPr="0095454A" w:rsidDel="00AA1436">
          <w:rPr>
            <w:rFonts w:ascii="Arial" w:hAnsi="Arial" w:cs="Arial"/>
            <w:b/>
            <w:sz w:val="22"/>
            <w:szCs w:val="22"/>
          </w:rPr>
          <w:delText>cells</w:delText>
        </w:r>
      </w:del>
    </w:p>
    <w:p w14:paraId="3A81E1EB" w14:textId="77777777" w:rsidR="00C20B63" w:rsidRPr="0095454A" w:rsidRDefault="00C20B63" w:rsidP="003E48FE">
      <w:pPr>
        <w:jc w:val="both"/>
        <w:rPr>
          <w:rFonts w:ascii="Arial" w:hAnsi="Arial" w:cs="Arial"/>
          <w:sz w:val="22"/>
          <w:szCs w:val="22"/>
        </w:rPr>
      </w:pPr>
    </w:p>
    <w:p w14:paraId="23C4C838" w14:textId="33A70161" w:rsidR="00C20B63" w:rsidRPr="0095454A" w:rsidRDefault="00AA1436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ins w:id="200" w:author="Andreae, Emily A" w:date="2019-12-19T13:45:00Z">
        <w:r>
          <w:rPr>
            <w:rFonts w:ascii="Arial" w:hAnsi="Arial" w:cs="Arial"/>
            <w:sz w:val="22"/>
            <w:szCs w:val="22"/>
          </w:rPr>
          <w:t xml:space="preserve">To probe the functional role of PANC754 in cancer cell phenotypes, we </w:t>
        </w:r>
      </w:ins>
      <w:ins w:id="201" w:author="Andreae, Emily A" w:date="2019-12-19T13:47:00Z">
        <w:r>
          <w:rPr>
            <w:rFonts w:ascii="Arial" w:hAnsi="Arial" w:cs="Arial"/>
            <w:sz w:val="22"/>
            <w:szCs w:val="22"/>
          </w:rPr>
          <w:t xml:space="preserve">transfected </w:t>
        </w:r>
      </w:ins>
      <w:ins w:id="202" w:author="Andreae, Emily A" w:date="2019-12-19T13:49:00Z">
        <w:r w:rsidR="00D00E28">
          <w:rPr>
            <w:rFonts w:ascii="Arial" w:hAnsi="Arial" w:cs="Arial"/>
            <w:sz w:val="22"/>
            <w:szCs w:val="22"/>
          </w:rPr>
          <w:t xml:space="preserve">tumor </w:t>
        </w:r>
      </w:ins>
      <w:ins w:id="203" w:author="Andreae, Emily A" w:date="2019-12-19T13:45:00Z">
        <w:r>
          <w:rPr>
            <w:rFonts w:ascii="Arial" w:hAnsi="Arial" w:cs="Arial"/>
            <w:sz w:val="22"/>
            <w:szCs w:val="22"/>
          </w:rPr>
          <w:t>cell line</w:t>
        </w:r>
      </w:ins>
      <w:ins w:id="204" w:author="Andreae, Emily A" w:date="2019-12-19T13:47:00Z">
        <w:r>
          <w:rPr>
            <w:rFonts w:ascii="Arial" w:hAnsi="Arial" w:cs="Arial"/>
            <w:sz w:val="22"/>
            <w:szCs w:val="22"/>
          </w:rPr>
          <w:t>s</w:t>
        </w:r>
      </w:ins>
      <w:ins w:id="205" w:author="Andreae, Emily A" w:date="2019-12-19T13:45:00Z">
        <w:r>
          <w:rPr>
            <w:rFonts w:ascii="Arial" w:hAnsi="Arial" w:cs="Arial"/>
            <w:sz w:val="22"/>
            <w:szCs w:val="22"/>
          </w:rPr>
          <w:t xml:space="preserve"> with a plasmid containing PANC754</w:t>
        </w:r>
      </w:ins>
      <w:ins w:id="206" w:author="Andreae, Emily A" w:date="2019-12-19T13:53:00Z">
        <w:r w:rsidR="00D00E28">
          <w:rPr>
            <w:rFonts w:ascii="Arial" w:hAnsi="Arial" w:cs="Arial"/>
            <w:sz w:val="22"/>
            <w:szCs w:val="22"/>
          </w:rPr>
          <w:t xml:space="preserve"> and analyzed downstream CCK-8</w:t>
        </w:r>
      </w:ins>
      <w:ins w:id="207" w:author="Andreae, Emily A" w:date="2019-12-19T13:54:00Z">
        <w:r w:rsidR="00D00E28">
          <w:rPr>
            <w:rFonts w:ascii="Arial" w:hAnsi="Arial" w:cs="Arial"/>
            <w:sz w:val="22"/>
            <w:szCs w:val="22"/>
          </w:rPr>
          <w:t xml:space="preserve"> expression</w:t>
        </w:r>
      </w:ins>
      <w:ins w:id="208" w:author="Andreae, Emily A" w:date="2019-12-19T13:47:00Z">
        <w:r>
          <w:rPr>
            <w:rFonts w:ascii="Arial" w:hAnsi="Arial" w:cs="Arial"/>
            <w:sz w:val="22"/>
            <w:szCs w:val="22"/>
          </w:rPr>
          <w:t xml:space="preserve">. </w:t>
        </w:r>
      </w:ins>
      <w:ins w:id="209" w:author="Andreae, Emily A" w:date="2019-12-19T13:48:00Z">
        <w:r w:rsidR="00D00E28">
          <w:rPr>
            <w:rFonts w:ascii="Arial" w:hAnsi="Arial" w:cs="Arial"/>
            <w:sz w:val="22"/>
            <w:szCs w:val="22"/>
          </w:rPr>
          <w:t xml:space="preserve">Compared to the </w:t>
        </w:r>
      </w:ins>
      <w:del w:id="210" w:author="Andreae, Emily A" w:date="2019-12-19T13:48:00Z">
        <w:r w:rsidR="00027D40" w:rsidRPr="0095454A" w:rsidDel="00D00E28">
          <w:rPr>
            <w:rFonts w:ascii="Arial" w:hAnsi="Arial" w:cs="Arial"/>
            <w:sz w:val="22"/>
            <w:szCs w:val="22"/>
          </w:rPr>
          <w:delText xml:space="preserve">Through </w:delText>
        </w:r>
        <w:r w:rsidR="003E54A4" w:rsidRPr="0095454A" w:rsidDel="00D00E28">
          <w:rPr>
            <w:rFonts w:ascii="Arial" w:hAnsi="Arial" w:cs="Arial"/>
            <w:sz w:val="22"/>
            <w:szCs w:val="22"/>
          </w:rPr>
          <w:delText xml:space="preserve">a </w:delText>
        </w:r>
        <w:r w:rsidR="00027D40" w:rsidRPr="0095454A" w:rsidDel="00D00E28">
          <w:rPr>
            <w:rFonts w:ascii="Arial" w:hAnsi="Arial" w:cs="Arial"/>
            <w:sz w:val="22"/>
            <w:szCs w:val="22"/>
          </w:rPr>
          <w:delText xml:space="preserve">CCK-8 assay, </w:delText>
        </w:r>
        <w:r w:rsidR="006174B8" w:rsidRPr="0095454A" w:rsidDel="00D00E28">
          <w:rPr>
            <w:rFonts w:ascii="Arial" w:hAnsi="Arial" w:cs="Arial"/>
            <w:sz w:val="22"/>
            <w:szCs w:val="22"/>
          </w:rPr>
          <w:delText xml:space="preserve">we found that compared to </w:delText>
        </w:r>
        <w:r w:rsidR="0083391F" w:rsidRPr="0095454A" w:rsidDel="00D00E28">
          <w:rPr>
            <w:rFonts w:ascii="Arial" w:hAnsi="Arial" w:cs="Arial"/>
            <w:sz w:val="22"/>
            <w:szCs w:val="22"/>
          </w:rPr>
          <w:delText xml:space="preserve">those in </w:delText>
        </w:r>
        <w:r w:rsidR="006174B8" w:rsidRPr="0095454A" w:rsidDel="00D00E28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6174B8" w:rsidRPr="0095454A">
        <w:rPr>
          <w:rFonts w:ascii="Arial" w:hAnsi="Arial" w:cs="Arial"/>
          <w:sz w:val="22"/>
          <w:szCs w:val="22"/>
        </w:rPr>
        <w:t>control</w:t>
      </w:r>
      <w:r w:rsidR="004D69B3" w:rsidRPr="0095454A">
        <w:rPr>
          <w:rFonts w:ascii="Arial" w:hAnsi="Arial" w:cs="Arial"/>
          <w:sz w:val="22"/>
          <w:szCs w:val="22"/>
        </w:rPr>
        <w:t xml:space="preserve"> (untransfected</w:t>
      </w:r>
      <w:del w:id="211" w:author="Andreae, Emily A" w:date="2019-12-19T13:51:00Z">
        <w:r w:rsidR="004D69B3" w:rsidRPr="0095454A" w:rsidDel="00D00E28">
          <w:rPr>
            <w:rFonts w:ascii="Arial" w:hAnsi="Arial" w:cs="Arial"/>
            <w:sz w:val="22"/>
            <w:szCs w:val="22"/>
          </w:rPr>
          <w:delText xml:space="preserve"> p</w:delText>
        </w:r>
        <w:r w:rsidR="007778A5" w:rsidRPr="0095454A" w:rsidDel="00D00E28">
          <w:rPr>
            <w:rFonts w:ascii="Arial" w:hAnsi="Arial" w:cs="Arial"/>
            <w:sz w:val="22"/>
            <w:szCs w:val="22"/>
          </w:rPr>
          <w:delText>la</w:delText>
        </w:r>
        <w:r w:rsidR="004D69B3" w:rsidRPr="0095454A" w:rsidDel="00D00E28">
          <w:rPr>
            <w:rFonts w:ascii="Arial" w:hAnsi="Arial" w:cs="Arial"/>
            <w:sz w:val="22"/>
            <w:szCs w:val="22"/>
          </w:rPr>
          <w:delText>smid</w:delText>
        </w:r>
      </w:del>
      <w:r w:rsidR="004D69B3" w:rsidRPr="0095454A">
        <w:rPr>
          <w:rFonts w:ascii="Arial" w:hAnsi="Arial" w:cs="Arial"/>
          <w:sz w:val="22"/>
          <w:szCs w:val="22"/>
        </w:rPr>
        <w:t xml:space="preserve">) </w:t>
      </w:r>
      <w:r w:rsidR="006174B8" w:rsidRPr="0095454A">
        <w:rPr>
          <w:rFonts w:ascii="Arial" w:hAnsi="Arial" w:cs="Arial"/>
          <w:sz w:val="22"/>
          <w:szCs w:val="22"/>
        </w:rPr>
        <w:t xml:space="preserve">or </w:t>
      </w:r>
      <w:r w:rsidR="004D69B3" w:rsidRPr="0095454A">
        <w:rPr>
          <w:rFonts w:ascii="Arial" w:hAnsi="Arial" w:cs="Arial"/>
          <w:sz w:val="22"/>
          <w:szCs w:val="22"/>
        </w:rPr>
        <w:t>pcDNA3.1 (</w:t>
      </w:r>
      <w:r w:rsidR="006174B8" w:rsidRPr="0095454A">
        <w:rPr>
          <w:rFonts w:ascii="Arial" w:hAnsi="Arial" w:cs="Arial"/>
          <w:sz w:val="22"/>
          <w:szCs w:val="22"/>
        </w:rPr>
        <w:t xml:space="preserve">transfected </w:t>
      </w:r>
      <w:ins w:id="212" w:author="Andreae, Emily A" w:date="2019-12-19T13:51:00Z">
        <w:r w:rsidR="00D00E28">
          <w:rPr>
            <w:rFonts w:ascii="Arial" w:hAnsi="Arial" w:cs="Arial"/>
            <w:sz w:val="22"/>
            <w:szCs w:val="22"/>
          </w:rPr>
          <w:t>with empty vector/</w:t>
        </w:r>
      </w:ins>
      <w:r w:rsidR="006174B8" w:rsidRPr="0095454A">
        <w:rPr>
          <w:rFonts w:ascii="Arial" w:hAnsi="Arial" w:cs="Arial"/>
          <w:sz w:val="22"/>
          <w:szCs w:val="22"/>
        </w:rPr>
        <w:t>pcDNA3.1 plasmid)</w:t>
      </w:r>
      <w:r w:rsidR="004D69B3" w:rsidRPr="0095454A">
        <w:rPr>
          <w:rFonts w:ascii="Arial" w:hAnsi="Arial" w:cs="Arial"/>
          <w:sz w:val="22"/>
          <w:szCs w:val="22"/>
        </w:rPr>
        <w:t xml:space="preserve"> groups</w:t>
      </w:r>
      <w:r w:rsidR="006174B8" w:rsidRPr="0095454A">
        <w:rPr>
          <w:rFonts w:ascii="Arial" w:hAnsi="Arial" w:cs="Arial"/>
          <w:sz w:val="22"/>
          <w:szCs w:val="22"/>
        </w:rPr>
        <w:t xml:space="preserve">, the growth </w:t>
      </w:r>
      <w:r w:rsidR="00BA5253" w:rsidRPr="0095454A">
        <w:rPr>
          <w:rFonts w:ascii="Arial" w:hAnsi="Arial" w:cs="Arial"/>
          <w:sz w:val="22"/>
          <w:szCs w:val="22"/>
        </w:rPr>
        <w:t xml:space="preserve">ability </w:t>
      </w:r>
      <w:r w:rsidR="006174B8" w:rsidRPr="0095454A">
        <w:rPr>
          <w:rFonts w:ascii="Arial" w:hAnsi="Arial" w:cs="Arial"/>
          <w:sz w:val="22"/>
          <w:szCs w:val="22"/>
        </w:rPr>
        <w:t xml:space="preserve">of </w:t>
      </w:r>
      <w:ins w:id="213" w:author="Andreae, Emily A" w:date="2019-12-19T13:49:00Z">
        <w:r w:rsidR="00D00E28">
          <w:rPr>
            <w:rFonts w:ascii="Arial" w:hAnsi="Arial" w:cs="Arial"/>
            <w:sz w:val="22"/>
            <w:szCs w:val="22"/>
          </w:rPr>
          <w:t xml:space="preserve">GC cell line </w:t>
        </w:r>
      </w:ins>
      <w:del w:id="214" w:author="Andreae, Emily A" w:date="2019-12-19T13:49:00Z">
        <w:r w:rsidR="00A953B4" w:rsidRPr="0095454A" w:rsidDel="00D00E28">
          <w:rPr>
            <w:rFonts w:ascii="Arial" w:hAnsi="Arial" w:cs="Arial" w:hint="eastAsia"/>
            <w:sz w:val="22"/>
            <w:szCs w:val="22"/>
          </w:rPr>
          <w:delText xml:space="preserve">gastric cancer </w:delText>
        </w:r>
      </w:del>
      <w:r w:rsidR="00A953B4" w:rsidRPr="0095454A">
        <w:rPr>
          <w:rFonts w:ascii="Arial" w:hAnsi="Arial" w:cs="Arial" w:hint="eastAsia"/>
          <w:sz w:val="22"/>
          <w:szCs w:val="22"/>
        </w:rPr>
        <w:t xml:space="preserve">MGC803 </w:t>
      </w:r>
      <w:del w:id="215" w:author="Andreae, Emily A" w:date="2019-12-19T13:49:00Z">
        <w:r w:rsidR="00A953B4" w:rsidRPr="0095454A" w:rsidDel="00D00E28">
          <w:rPr>
            <w:rFonts w:ascii="Arial" w:hAnsi="Arial" w:cs="Arial"/>
            <w:sz w:val="22"/>
            <w:szCs w:val="22"/>
          </w:rPr>
          <w:delText xml:space="preserve">cells </w:delText>
        </w:r>
      </w:del>
      <w:r w:rsidR="00255073" w:rsidRPr="0095454A">
        <w:rPr>
          <w:rFonts w:ascii="Arial" w:hAnsi="Arial" w:cs="Arial"/>
          <w:sz w:val="22"/>
          <w:szCs w:val="22"/>
        </w:rPr>
        <w:t xml:space="preserve">and </w:t>
      </w:r>
      <w:r w:rsidR="00A953B4" w:rsidRPr="0095454A">
        <w:rPr>
          <w:rFonts w:ascii="Arial" w:hAnsi="Arial" w:cs="Arial"/>
          <w:sz w:val="22"/>
          <w:szCs w:val="22"/>
        </w:rPr>
        <w:t xml:space="preserve">esophageal cancer Eca109 cells </w:t>
      </w:r>
      <w:r w:rsidR="00E01385" w:rsidRPr="0095454A">
        <w:rPr>
          <w:rFonts w:ascii="Arial" w:hAnsi="Arial" w:cs="Arial"/>
          <w:sz w:val="22"/>
          <w:szCs w:val="22"/>
        </w:rPr>
        <w:t xml:space="preserve">transfected </w:t>
      </w:r>
      <w:r w:rsidR="003E54A4" w:rsidRPr="0095454A">
        <w:rPr>
          <w:rFonts w:ascii="Arial" w:hAnsi="Arial" w:cs="Arial"/>
          <w:sz w:val="22"/>
          <w:szCs w:val="22"/>
        </w:rPr>
        <w:t>with</w:t>
      </w:r>
      <w:r w:rsidR="00E01385" w:rsidRPr="0095454A">
        <w:rPr>
          <w:rFonts w:ascii="Arial" w:hAnsi="Arial" w:cs="Arial"/>
          <w:sz w:val="22"/>
          <w:szCs w:val="22"/>
        </w:rPr>
        <w:t xml:space="preserve"> pcDNA3.1-PANC754 were gradually </w:t>
      </w:r>
      <w:r w:rsidR="00BA5253" w:rsidRPr="0095454A">
        <w:rPr>
          <w:rFonts w:ascii="Arial" w:hAnsi="Arial" w:cs="Arial"/>
          <w:sz w:val="22"/>
          <w:szCs w:val="22"/>
          <w:lang w:eastAsia="zh-CN"/>
        </w:rPr>
        <w:t>inhibited</w:t>
      </w:r>
      <w:r w:rsidR="00E01385" w:rsidRPr="0095454A">
        <w:rPr>
          <w:rFonts w:ascii="Arial" w:hAnsi="Arial" w:cs="Arial"/>
          <w:sz w:val="22"/>
          <w:szCs w:val="22"/>
          <w:lang w:eastAsia="zh-CN"/>
        </w:rPr>
        <w:t xml:space="preserve">, especially after 48 h and 72 h </w:t>
      </w:r>
      <w:ins w:id="216" w:author="Andreae, Emily A" w:date="2019-12-19T13:50:00Z">
        <w:r w:rsidR="00D00E28">
          <w:rPr>
            <w:rFonts w:ascii="Arial" w:hAnsi="Arial" w:cs="Arial"/>
            <w:sz w:val="22"/>
            <w:szCs w:val="22"/>
            <w:lang w:eastAsia="zh-CN"/>
          </w:rPr>
          <w:t>in</w:t>
        </w:r>
      </w:ins>
      <w:del w:id="217" w:author="Andreae, Emily A" w:date="2019-12-19T13:50:00Z">
        <w:r w:rsidR="00E01385" w:rsidRPr="0095454A" w:rsidDel="00D00E28">
          <w:rPr>
            <w:rFonts w:ascii="Arial" w:hAnsi="Arial" w:cs="Arial"/>
            <w:sz w:val="22"/>
            <w:szCs w:val="22"/>
            <w:lang w:eastAsia="zh-CN"/>
          </w:rPr>
          <w:delText>cell</w:delText>
        </w:r>
      </w:del>
      <w:r w:rsidR="00E01385" w:rsidRPr="0095454A">
        <w:rPr>
          <w:rFonts w:ascii="Arial" w:hAnsi="Arial" w:cs="Arial"/>
          <w:sz w:val="22"/>
          <w:szCs w:val="22"/>
          <w:lang w:eastAsia="zh-CN"/>
        </w:rPr>
        <w:t xml:space="preserve"> culture. (</w:t>
      </w:r>
      <w:r w:rsidR="00DB0F71" w:rsidRPr="0095454A">
        <w:rPr>
          <w:rFonts w:ascii="Arial" w:hAnsi="Arial" w:cs="Arial" w:hint="eastAsia"/>
          <w:sz w:val="22"/>
          <w:szCs w:val="22"/>
          <w:lang w:eastAsia="zh-CN"/>
        </w:rPr>
        <w:t>P=0.0004 and P=0.0016</w:t>
      </w:r>
      <w:r w:rsidR="00DB0F71" w:rsidRPr="0095454A">
        <w:rPr>
          <w:rFonts w:ascii="Arial" w:hAnsi="Arial" w:cs="Arial"/>
          <w:sz w:val="22"/>
          <w:szCs w:val="22"/>
          <w:lang w:eastAsia="zh-CN"/>
        </w:rPr>
        <w:t xml:space="preserve">, respectively; </w:t>
      </w:r>
      <w:r w:rsidR="00E01385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AE6010" w:rsidRPr="0095454A">
        <w:rPr>
          <w:rFonts w:ascii="Arial" w:hAnsi="Arial" w:cs="Arial"/>
          <w:b/>
          <w:sz w:val="22"/>
          <w:szCs w:val="22"/>
        </w:rPr>
        <w:t>3</w:t>
      </w:r>
      <w:r w:rsidR="00255073" w:rsidRPr="0095454A">
        <w:rPr>
          <w:rFonts w:ascii="Arial" w:hAnsi="Arial" w:cs="Arial"/>
          <w:b/>
          <w:sz w:val="22"/>
          <w:szCs w:val="22"/>
        </w:rPr>
        <w:t xml:space="preserve">A and </w:t>
      </w:r>
      <w:r w:rsidR="00AE6010" w:rsidRPr="0095454A">
        <w:rPr>
          <w:rFonts w:ascii="Arial" w:hAnsi="Arial" w:cs="Arial"/>
          <w:b/>
          <w:sz w:val="22"/>
          <w:szCs w:val="22"/>
        </w:rPr>
        <w:t>3</w:t>
      </w:r>
      <w:r w:rsidR="00255073" w:rsidRPr="0095454A">
        <w:rPr>
          <w:rFonts w:ascii="Arial" w:hAnsi="Arial" w:cs="Arial"/>
          <w:b/>
          <w:sz w:val="22"/>
          <w:szCs w:val="22"/>
        </w:rPr>
        <w:t>B</w:t>
      </w:r>
      <w:r w:rsidR="00E01385" w:rsidRPr="0095454A">
        <w:rPr>
          <w:rFonts w:ascii="Arial" w:hAnsi="Arial" w:cs="Arial"/>
          <w:sz w:val="22"/>
          <w:szCs w:val="22"/>
          <w:lang w:eastAsia="zh-CN"/>
        </w:rPr>
        <w:t>)</w:t>
      </w:r>
      <w:r w:rsidR="00D84AF4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3E54A4" w:rsidRPr="0095454A">
        <w:rPr>
          <w:rFonts w:ascii="Arial" w:hAnsi="Arial" w:cs="Arial"/>
          <w:sz w:val="22"/>
          <w:szCs w:val="22"/>
          <w:lang w:eastAsia="zh-CN"/>
        </w:rPr>
        <w:t>S</w:t>
      </w:r>
      <w:r w:rsidR="00255073" w:rsidRPr="0095454A">
        <w:rPr>
          <w:rFonts w:ascii="Arial" w:hAnsi="Arial" w:cs="Arial"/>
          <w:sz w:val="22"/>
          <w:szCs w:val="22"/>
          <w:lang w:eastAsia="zh-CN"/>
        </w:rPr>
        <w:t xml:space="preserve">imilar </w:t>
      </w:r>
      <w:r w:rsidR="003E54A4" w:rsidRPr="0095454A">
        <w:rPr>
          <w:rFonts w:ascii="Arial" w:hAnsi="Arial" w:cs="Arial"/>
          <w:sz w:val="22"/>
          <w:szCs w:val="22"/>
          <w:lang w:eastAsia="zh-CN"/>
        </w:rPr>
        <w:t xml:space="preserve">growth patterns </w:t>
      </w:r>
      <w:r w:rsidR="00255073" w:rsidRPr="0095454A">
        <w:rPr>
          <w:rFonts w:ascii="Arial" w:hAnsi="Arial" w:cs="Arial"/>
          <w:sz w:val="22"/>
          <w:szCs w:val="22"/>
          <w:lang w:eastAsia="zh-CN"/>
        </w:rPr>
        <w:t xml:space="preserve">were also </w:t>
      </w:r>
      <w:r w:rsidR="003E54A4" w:rsidRPr="0095454A">
        <w:rPr>
          <w:rFonts w:ascii="Arial" w:hAnsi="Arial" w:cs="Arial"/>
          <w:sz w:val="22"/>
          <w:szCs w:val="22"/>
          <w:lang w:eastAsia="zh-CN"/>
        </w:rPr>
        <w:t>observed</w:t>
      </w:r>
      <w:r w:rsidR="00255073" w:rsidRPr="0095454A">
        <w:rPr>
          <w:rFonts w:ascii="Arial" w:hAnsi="Arial" w:cs="Arial"/>
          <w:sz w:val="22"/>
          <w:szCs w:val="22"/>
          <w:lang w:eastAsia="zh-CN"/>
        </w:rPr>
        <w:t xml:space="preserve"> in </w:t>
      </w:r>
      <w:r w:rsidR="003E54A4" w:rsidRPr="0095454A">
        <w:rPr>
          <w:rFonts w:ascii="Arial" w:hAnsi="Arial" w:cs="Arial"/>
          <w:sz w:val="22"/>
          <w:szCs w:val="22"/>
          <w:lang w:eastAsia="zh-CN"/>
        </w:rPr>
        <w:t xml:space="preserve">two </w:t>
      </w:r>
      <w:r w:rsidR="00D84AF4" w:rsidRPr="0095454A">
        <w:rPr>
          <w:rFonts w:ascii="Arial" w:hAnsi="Arial" w:cs="Arial"/>
          <w:sz w:val="22"/>
          <w:szCs w:val="22"/>
        </w:rPr>
        <w:t xml:space="preserve">hepatocellular carcinoma </w:t>
      </w:r>
      <w:r w:rsidR="003E54A4" w:rsidRPr="0095454A">
        <w:rPr>
          <w:rFonts w:ascii="Arial" w:hAnsi="Arial" w:cs="Arial"/>
          <w:sz w:val="22"/>
          <w:szCs w:val="22"/>
        </w:rPr>
        <w:t>cell lines</w:t>
      </w:r>
      <w:ins w:id="218" w:author="Andreae, Emily A" w:date="2019-12-19T13:52:00Z">
        <w:r w:rsidR="00D00E28">
          <w:rPr>
            <w:rFonts w:ascii="Arial" w:hAnsi="Arial" w:cs="Arial"/>
            <w:sz w:val="22"/>
            <w:szCs w:val="22"/>
          </w:rPr>
          <w:t>,</w:t>
        </w:r>
      </w:ins>
      <w:r w:rsidR="003E54A4" w:rsidRPr="0095454A">
        <w:rPr>
          <w:rFonts w:ascii="Arial" w:hAnsi="Arial" w:cs="Arial"/>
          <w:sz w:val="22"/>
          <w:szCs w:val="22"/>
        </w:rPr>
        <w:t xml:space="preserve"> </w:t>
      </w:r>
      <w:del w:id="219" w:author="Andreae, Emily A" w:date="2019-12-19T13:52:00Z">
        <w:r w:rsidR="003E54A4" w:rsidRPr="0095454A" w:rsidDel="00D00E28">
          <w:rPr>
            <w:rFonts w:ascii="Arial" w:hAnsi="Arial" w:cs="Arial"/>
            <w:sz w:val="22"/>
            <w:szCs w:val="22"/>
          </w:rPr>
          <w:delText>(</w:delText>
        </w:r>
      </w:del>
      <w:r w:rsidR="00D84AF4" w:rsidRPr="0095454A">
        <w:rPr>
          <w:rFonts w:ascii="Arial" w:hAnsi="Arial" w:cs="Arial"/>
          <w:sz w:val="22"/>
          <w:szCs w:val="22"/>
        </w:rPr>
        <w:t>HepG2</w:t>
      </w:r>
      <w:r w:rsidR="003E54A4" w:rsidRPr="0095454A">
        <w:rPr>
          <w:rFonts w:ascii="Arial" w:hAnsi="Arial" w:cs="Arial"/>
          <w:sz w:val="22"/>
          <w:szCs w:val="22"/>
        </w:rPr>
        <w:t xml:space="preserve"> and</w:t>
      </w:r>
      <w:r w:rsidR="008C2E71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D84AF4" w:rsidRPr="0095454A">
        <w:rPr>
          <w:rFonts w:ascii="Arial" w:hAnsi="Arial" w:cs="Arial"/>
          <w:sz w:val="22"/>
          <w:szCs w:val="22"/>
        </w:rPr>
        <w:t>Bel-7402</w:t>
      </w:r>
      <w:r w:rsidR="0075403C" w:rsidRPr="0095454A">
        <w:rPr>
          <w:rFonts w:ascii="Arial" w:hAnsi="Arial" w:cs="Arial"/>
          <w:sz w:val="22"/>
          <w:szCs w:val="22"/>
        </w:rPr>
        <w:t xml:space="preserve">, </w:t>
      </w:r>
      <w:ins w:id="220" w:author="Andreae, Emily A" w:date="2019-12-19T13:52:00Z">
        <w:r w:rsidR="00D00E28">
          <w:rPr>
            <w:rFonts w:ascii="Arial" w:hAnsi="Arial" w:cs="Arial"/>
            <w:sz w:val="22"/>
            <w:szCs w:val="22"/>
          </w:rPr>
          <w:t>(</w:t>
        </w:r>
      </w:ins>
      <w:r w:rsidR="0075403C" w:rsidRPr="0095454A">
        <w:rPr>
          <w:rFonts w:ascii="Arial" w:hAnsi="Arial" w:cs="Arial"/>
          <w:sz w:val="22"/>
          <w:szCs w:val="22"/>
        </w:rPr>
        <w:t>P=0.0006 and P=0.00</w:t>
      </w:r>
      <w:r w:rsidR="002B1391" w:rsidRPr="0095454A">
        <w:rPr>
          <w:rFonts w:ascii="Arial" w:hAnsi="Arial" w:cs="Arial"/>
          <w:sz w:val="22"/>
          <w:szCs w:val="22"/>
        </w:rPr>
        <w:t>45</w:t>
      </w:r>
      <w:r w:rsidR="0075403C" w:rsidRPr="0095454A">
        <w:rPr>
          <w:rFonts w:ascii="Arial" w:hAnsi="Arial" w:cs="Arial"/>
          <w:sz w:val="22"/>
          <w:szCs w:val="22"/>
        </w:rPr>
        <w:t>,</w:t>
      </w:r>
      <w:r w:rsidR="008C2E71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75403C" w:rsidRPr="0095454A">
        <w:rPr>
          <w:rFonts w:ascii="Arial" w:hAnsi="Arial" w:cs="Arial"/>
          <w:sz w:val="22"/>
          <w:szCs w:val="22"/>
        </w:rPr>
        <w:t>respectively</w:t>
      </w:r>
      <w:r w:rsidR="003E54A4" w:rsidRPr="0095454A">
        <w:rPr>
          <w:rFonts w:ascii="Arial" w:hAnsi="Arial" w:cs="Arial"/>
          <w:sz w:val="22"/>
          <w:szCs w:val="22"/>
        </w:rPr>
        <w:t>)</w:t>
      </w:r>
      <w:r w:rsidR="00255073" w:rsidRPr="0095454A">
        <w:rPr>
          <w:rFonts w:ascii="Arial" w:hAnsi="Arial" w:cs="Arial"/>
          <w:sz w:val="22"/>
          <w:szCs w:val="22"/>
        </w:rPr>
        <w:t xml:space="preserve"> </w:t>
      </w:r>
      <w:r w:rsidR="00D84AF4" w:rsidRPr="0095454A">
        <w:rPr>
          <w:rFonts w:ascii="Arial" w:hAnsi="Arial" w:cs="Arial"/>
          <w:sz w:val="22"/>
          <w:szCs w:val="22"/>
        </w:rPr>
        <w:t xml:space="preserve">and </w:t>
      </w:r>
      <w:r w:rsidR="003E54A4" w:rsidRPr="0095454A">
        <w:rPr>
          <w:rFonts w:ascii="Arial" w:hAnsi="Arial" w:cs="Arial"/>
          <w:sz w:val="22"/>
          <w:szCs w:val="22"/>
        </w:rPr>
        <w:t xml:space="preserve">two </w:t>
      </w:r>
      <w:ins w:id="221" w:author="Andreae, Emily A" w:date="2019-12-19T13:54:00Z">
        <w:r w:rsidR="00D00E28">
          <w:rPr>
            <w:rFonts w:ascii="Arial" w:hAnsi="Arial" w:cs="Arial"/>
            <w:sz w:val="22"/>
            <w:szCs w:val="22"/>
          </w:rPr>
          <w:t>CRC</w:t>
        </w:r>
      </w:ins>
      <w:del w:id="222" w:author="Andreae, Emily A" w:date="2019-12-19T13:54:00Z">
        <w:r w:rsidR="00D84AF4" w:rsidRPr="0095454A" w:rsidDel="00D00E28">
          <w:rPr>
            <w:rFonts w:ascii="Arial" w:hAnsi="Arial" w:cs="Arial"/>
            <w:sz w:val="22"/>
            <w:szCs w:val="22"/>
          </w:rPr>
          <w:delText xml:space="preserve">colorectal cancer </w:delText>
        </w:r>
      </w:del>
      <w:r w:rsidR="003E54A4" w:rsidRPr="0095454A">
        <w:rPr>
          <w:rFonts w:ascii="Arial" w:hAnsi="Arial" w:cs="Arial"/>
          <w:sz w:val="22"/>
          <w:szCs w:val="22"/>
        </w:rPr>
        <w:t>cell lines</w:t>
      </w:r>
      <w:ins w:id="223" w:author="Andreae, Emily A" w:date="2019-12-19T13:52:00Z">
        <w:r w:rsidR="00D00E28">
          <w:rPr>
            <w:rFonts w:ascii="Arial" w:hAnsi="Arial" w:cs="Arial"/>
            <w:sz w:val="22"/>
            <w:szCs w:val="22"/>
          </w:rPr>
          <w:t>,</w:t>
        </w:r>
      </w:ins>
      <w:del w:id="224" w:author="Andreae, Emily A" w:date="2019-12-19T13:52:00Z">
        <w:r w:rsidR="003E54A4" w:rsidRPr="0095454A" w:rsidDel="00D00E28">
          <w:rPr>
            <w:rFonts w:ascii="Arial" w:hAnsi="Arial" w:cs="Arial"/>
            <w:sz w:val="22"/>
            <w:szCs w:val="22"/>
          </w:rPr>
          <w:delText xml:space="preserve"> (</w:delText>
        </w:r>
      </w:del>
      <w:r w:rsidR="00D84AF4" w:rsidRPr="0095454A">
        <w:rPr>
          <w:rFonts w:ascii="Arial" w:hAnsi="Arial" w:cs="Arial"/>
          <w:sz w:val="22"/>
          <w:szCs w:val="22"/>
        </w:rPr>
        <w:t>SW480 and DLD1</w:t>
      </w:r>
      <w:bookmarkStart w:id="225" w:name="OLE_LINK1"/>
      <w:r w:rsidR="002406F4" w:rsidRPr="0095454A">
        <w:rPr>
          <w:rFonts w:ascii="Arial" w:hAnsi="Arial" w:cs="Arial"/>
          <w:sz w:val="22"/>
          <w:szCs w:val="22"/>
        </w:rPr>
        <w:t xml:space="preserve">, </w:t>
      </w:r>
      <w:ins w:id="226" w:author="Andreae, Emily A" w:date="2019-12-19T13:52:00Z">
        <w:r w:rsidR="00D00E28">
          <w:rPr>
            <w:rFonts w:ascii="Arial" w:hAnsi="Arial" w:cs="Arial"/>
            <w:sz w:val="22"/>
            <w:szCs w:val="22"/>
          </w:rPr>
          <w:t>(</w:t>
        </w:r>
      </w:ins>
      <w:r w:rsidR="002406F4" w:rsidRPr="0095454A">
        <w:rPr>
          <w:rFonts w:ascii="Arial" w:hAnsi="Arial" w:cs="Arial"/>
          <w:sz w:val="22"/>
          <w:szCs w:val="22"/>
        </w:rPr>
        <w:t>P=0.0231</w:t>
      </w:r>
      <w:r w:rsidR="0075403C" w:rsidRPr="0095454A">
        <w:rPr>
          <w:rFonts w:ascii="Arial" w:hAnsi="Arial" w:cs="Arial"/>
          <w:sz w:val="22"/>
          <w:szCs w:val="22"/>
        </w:rPr>
        <w:t xml:space="preserve"> and P=0.0002,</w:t>
      </w:r>
      <w:r w:rsidR="008C2E71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75403C" w:rsidRPr="0095454A">
        <w:rPr>
          <w:rFonts w:ascii="Arial" w:hAnsi="Arial" w:cs="Arial"/>
          <w:sz w:val="22"/>
          <w:szCs w:val="22"/>
        </w:rPr>
        <w:t>respectively</w:t>
      </w:r>
      <w:bookmarkEnd w:id="225"/>
      <w:r w:rsidR="003E54A4" w:rsidRPr="0095454A">
        <w:rPr>
          <w:rFonts w:ascii="Arial" w:hAnsi="Arial" w:cs="Arial"/>
          <w:sz w:val="22"/>
          <w:szCs w:val="22"/>
        </w:rPr>
        <w:t>)</w:t>
      </w:r>
      <w:del w:id="227" w:author="Andreae, Emily A" w:date="2019-12-19T13:52:00Z">
        <w:r w:rsidR="00255073" w:rsidRPr="0095454A" w:rsidDel="00D00E28">
          <w:rPr>
            <w:rFonts w:ascii="Arial" w:hAnsi="Arial" w:cs="Arial"/>
            <w:sz w:val="22"/>
            <w:szCs w:val="22"/>
          </w:rPr>
          <w:delText>.</w:delText>
        </w:r>
      </w:del>
      <w:r w:rsidR="00255073" w:rsidRPr="0095454A">
        <w:rPr>
          <w:rFonts w:ascii="Arial" w:hAnsi="Arial" w:cs="Arial"/>
          <w:sz w:val="22"/>
          <w:szCs w:val="22"/>
        </w:rPr>
        <w:t xml:space="preserve"> (</w:t>
      </w:r>
      <w:r w:rsidR="00255073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C26732" w:rsidRPr="0095454A">
        <w:rPr>
          <w:rFonts w:ascii="Arial" w:hAnsi="Arial" w:cs="Arial"/>
          <w:b/>
          <w:sz w:val="22"/>
          <w:szCs w:val="22"/>
        </w:rPr>
        <w:t>S</w:t>
      </w:r>
      <w:r w:rsidR="000C4CD7" w:rsidRPr="0095454A">
        <w:rPr>
          <w:rFonts w:ascii="Arial" w:hAnsi="Arial" w:cs="Arial"/>
          <w:b/>
          <w:sz w:val="22"/>
          <w:szCs w:val="22"/>
        </w:rPr>
        <w:t>3</w:t>
      </w:r>
      <w:r w:rsidR="00255073" w:rsidRPr="0095454A">
        <w:rPr>
          <w:rFonts w:ascii="Arial" w:hAnsi="Arial" w:cs="Arial"/>
          <w:sz w:val="22"/>
          <w:szCs w:val="22"/>
        </w:rPr>
        <w:t>)</w:t>
      </w:r>
      <w:ins w:id="228" w:author="Andreae, Emily A" w:date="2019-12-19T13:52:00Z">
        <w:r w:rsidR="00D00E28">
          <w:rPr>
            <w:rFonts w:ascii="Arial" w:hAnsi="Arial" w:cs="Arial"/>
            <w:sz w:val="22"/>
            <w:szCs w:val="22"/>
          </w:rPr>
          <w:t>.</w:t>
        </w:r>
      </w:ins>
    </w:p>
    <w:p w14:paraId="4323B826" w14:textId="77777777" w:rsidR="00CF1AEB" w:rsidRPr="0095454A" w:rsidRDefault="00CF1AEB" w:rsidP="00AE6010">
      <w:pPr>
        <w:jc w:val="both"/>
        <w:rPr>
          <w:rFonts w:ascii="Arial" w:hAnsi="Arial" w:cs="Arial"/>
          <w:sz w:val="22"/>
          <w:szCs w:val="22"/>
        </w:rPr>
      </w:pPr>
    </w:p>
    <w:p w14:paraId="4F41C9A2" w14:textId="029AD445" w:rsidR="00AE6010" w:rsidRPr="0095454A" w:rsidRDefault="00AE6010" w:rsidP="00AE6010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In order to determine whether over</w:t>
      </w:r>
      <w:r w:rsidR="00D94D33" w:rsidRPr="0095454A">
        <w:rPr>
          <w:rFonts w:ascii="Arial" w:hAnsi="Arial" w:cs="Arial"/>
          <w:sz w:val="22"/>
          <w:szCs w:val="22"/>
        </w:rPr>
        <w:t>-</w:t>
      </w:r>
      <w:r w:rsidRPr="0095454A">
        <w:rPr>
          <w:rFonts w:ascii="Arial" w:hAnsi="Arial" w:cs="Arial"/>
          <w:sz w:val="22"/>
          <w:szCs w:val="22"/>
        </w:rPr>
        <w:t xml:space="preserve">expression of </w:t>
      </w:r>
      <w:r w:rsidRPr="0095454A">
        <w:rPr>
          <w:rFonts w:ascii="Arial" w:hAnsi="Arial" w:cs="Arial"/>
          <w:i/>
          <w:sz w:val="22"/>
          <w:szCs w:val="22"/>
        </w:rPr>
        <w:t>PANC754</w:t>
      </w:r>
      <w:r w:rsidRPr="0095454A">
        <w:rPr>
          <w:rFonts w:ascii="Arial" w:hAnsi="Arial" w:cs="Arial"/>
          <w:sz w:val="22"/>
          <w:szCs w:val="22"/>
        </w:rPr>
        <w:t xml:space="preserve"> can induce </w:t>
      </w:r>
      <w:ins w:id="229" w:author="Andreae, Emily A" w:date="2019-12-19T13:53:00Z">
        <w:r w:rsidR="00D00E28">
          <w:rPr>
            <w:rFonts w:ascii="Arial" w:hAnsi="Arial" w:cs="Arial"/>
            <w:sz w:val="22"/>
            <w:szCs w:val="22"/>
          </w:rPr>
          <w:t>tumor cell</w:t>
        </w:r>
      </w:ins>
      <w:del w:id="230" w:author="Andreae, Emily A" w:date="2019-12-19T13:53:00Z">
        <w:r w:rsidRPr="0095454A" w:rsidDel="00D00E28">
          <w:rPr>
            <w:rFonts w:ascii="Arial" w:hAnsi="Arial" w:cs="Arial"/>
            <w:sz w:val="22"/>
            <w:szCs w:val="22"/>
          </w:rPr>
          <w:delText>the</w:delText>
        </w:r>
      </w:del>
      <w:r w:rsidRPr="0095454A">
        <w:rPr>
          <w:rFonts w:ascii="Arial" w:hAnsi="Arial" w:cs="Arial"/>
          <w:sz w:val="22"/>
          <w:szCs w:val="22"/>
        </w:rPr>
        <w:t xml:space="preserve"> apoptosis</w:t>
      </w:r>
      <w:del w:id="231" w:author="Andreae, Emily A" w:date="2019-12-19T13:53:00Z">
        <w:r w:rsidRPr="0095454A" w:rsidDel="00D00E28">
          <w:rPr>
            <w:rFonts w:ascii="Arial" w:hAnsi="Arial" w:cs="Arial"/>
            <w:sz w:val="22"/>
            <w:szCs w:val="22"/>
          </w:rPr>
          <w:delText xml:space="preserve"> of tumor cells</w:delText>
        </w:r>
      </w:del>
      <w:r w:rsidRPr="0095454A">
        <w:rPr>
          <w:rFonts w:ascii="Arial" w:hAnsi="Arial" w:cs="Arial"/>
          <w:sz w:val="22"/>
          <w:szCs w:val="22"/>
        </w:rPr>
        <w:t xml:space="preserve">, the </w:t>
      </w:r>
      <w:ins w:id="232" w:author="Andreae, Emily A" w:date="2019-12-19T13:53:00Z">
        <w:r w:rsidR="00D00E28">
          <w:rPr>
            <w:rFonts w:ascii="Arial" w:hAnsi="Arial" w:cs="Arial"/>
            <w:sz w:val="22"/>
            <w:szCs w:val="22"/>
          </w:rPr>
          <w:t xml:space="preserve">rate of </w:t>
        </w:r>
      </w:ins>
      <w:del w:id="233" w:author="Andreae, Emily A" w:date="2019-12-19T13:53:00Z">
        <w:r w:rsidRPr="0095454A" w:rsidDel="00D00E28">
          <w:rPr>
            <w:rFonts w:ascii="Arial" w:hAnsi="Arial" w:cs="Arial"/>
            <w:sz w:val="22"/>
            <w:szCs w:val="22"/>
          </w:rPr>
          <w:delText xml:space="preserve">cell </w:delText>
        </w:r>
      </w:del>
      <w:r w:rsidRPr="0095454A">
        <w:rPr>
          <w:rFonts w:ascii="Arial" w:hAnsi="Arial" w:cs="Arial"/>
          <w:sz w:val="22"/>
          <w:szCs w:val="22"/>
        </w:rPr>
        <w:t>apoptosis</w:t>
      </w:r>
      <w:del w:id="234" w:author="Andreae, Emily A" w:date="2019-12-19T13:53:00Z">
        <w:r w:rsidRPr="0095454A" w:rsidDel="00D00E28">
          <w:rPr>
            <w:rFonts w:ascii="Arial" w:hAnsi="Arial" w:cs="Arial"/>
            <w:sz w:val="22"/>
            <w:szCs w:val="22"/>
          </w:rPr>
          <w:delText xml:space="preserve"> rates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r w:rsidR="00CF1AEB" w:rsidRPr="0095454A">
        <w:rPr>
          <w:rFonts w:ascii="Arial" w:hAnsi="Arial" w:cs="Arial"/>
          <w:sz w:val="22"/>
          <w:szCs w:val="22"/>
        </w:rPr>
        <w:t xml:space="preserve">were measured </w:t>
      </w:r>
      <w:r w:rsidRPr="0095454A">
        <w:rPr>
          <w:rFonts w:ascii="Arial" w:hAnsi="Arial" w:cs="Arial"/>
          <w:sz w:val="22"/>
          <w:szCs w:val="22"/>
        </w:rPr>
        <w:t>by flow cytomet</w:t>
      </w:r>
      <w:r w:rsidR="00717414" w:rsidRPr="0095454A">
        <w:rPr>
          <w:rFonts w:ascii="Arial" w:hAnsi="Arial" w:cs="Arial"/>
          <w:sz w:val="22"/>
          <w:szCs w:val="22"/>
        </w:rPr>
        <w:t>ry</w:t>
      </w:r>
      <w:r w:rsidRPr="0095454A">
        <w:rPr>
          <w:rFonts w:ascii="Arial" w:hAnsi="Arial" w:cs="Arial"/>
          <w:sz w:val="22"/>
          <w:szCs w:val="22"/>
        </w:rPr>
        <w:t xml:space="preserve">. As shown in </w:t>
      </w:r>
      <w:r w:rsidRPr="0095454A">
        <w:rPr>
          <w:rFonts w:ascii="Arial" w:hAnsi="Arial" w:cs="Arial"/>
          <w:b/>
          <w:sz w:val="22"/>
          <w:szCs w:val="22"/>
        </w:rPr>
        <w:t>Figure 3</w:t>
      </w:r>
      <w:r w:rsidRPr="0095454A">
        <w:rPr>
          <w:rFonts w:ascii="Arial" w:hAnsi="Arial" w:cs="Arial" w:hint="eastAsia"/>
          <w:b/>
          <w:sz w:val="22"/>
          <w:szCs w:val="22"/>
          <w:lang w:eastAsia="zh-CN"/>
        </w:rPr>
        <w:t>C</w:t>
      </w:r>
      <w:r w:rsidRPr="0095454A">
        <w:rPr>
          <w:rFonts w:ascii="Arial" w:hAnsi="Arial" w:cs="Arial"/>
          <w:sz w:val="22"/>
          <w:szCs w:val="22"/>
        </w:rPr>
        <w:t xml:space="preserve">, </w:t>
      </w:r>
      <w:r w:rsidR="00717414" w:rsidRPr="0095454A">
        <w:rPr>
          <w:rFonts w:ascii="Arial" w:hAnsi="Arial" w:cs="Arial"/>
          <w:sz w:val="22"/>
          <w:szCs w:val="22"/>
        </w:rPr>
        <w:t xml:space="preserve">the apoptosis rate of </w:t>
      </w:r>
      <w:ins w:id="235" w:author="Andreae, Emily A" w:date="2019-12-19T13:55:00Z">
        <w:r w:rsidR="00D00E28">
          <w:rPr>
            <w:rFonts w:ascii="Arial" w:hAnsi="Arial" w:cs="Arial"/>
            <w:sz w:val="22"/>
            <w:szCs w:val="22"/>
          </w:rPr>
          <w:t xml:space="preserve">CRC </w:t>
        </w:r>
      </w:ins>
      <w:del w:id="236" w:author="Andreae, Emily A" w:date="2019-12-19T13:55:00Z">
        <w:r w:rsidR="00717414" w:rsidRPr="0095454A" w:rsidDel="00D00E28">
          <w:rPr>
            <w:rFonts w:ascii="Arial" w:hAnsi="Arial" w:cs="Arial"/>
            <w:sz w:val="22"/>
            <w:szCs w:val="22"/>
          </w:rPr>
          <w:delText xml:space="preserve">the colorectal cancer </w:delText>
        </w:r>
      </w:del>
      <w:r w:rsidR="00717414" w:rsidRPr="0095454A">
        <w:rPr>
          <w:rFonts w:ascii="Arial" w:hAnsi="Arial" w:cs="Arial"/>
          <w:sz w:val="22"/>
          <w:szCs w:val="22"/>
        </w:rPr>
        <w:t xml:space="preserve">cell line, SW480, was significantly increased following </w:t>
      </w:r>
      <w:r w:rsidR="00717414" w:rsidRPr="0095454A">
        <w:rPr>
          <w:rFonts w:ascii="Arial" w:hAnsi="Arial" w:cs="Arial"/>
          <w:i/>
          <w:sz w:val="22"/>
          <w:szCs w:val="22"/>
        </w:rPr>
        <w:t>PANC754</w:t>
      </w:r>
      <w:r w:rsidR="00717414" w:rsidRPr="0095454A">
        <w:rPr>
          <w:rFonts w:ascii="Arial" w:hAnsi="Arial" w:cs="Arial"/>
          <w:sz w:val="22"/>
          <w:szCs w:val="22"/>
        </w:rPr>
        <w:t xml:space="preserve"> transfection </w:t>
      </w:r>
      <w:ins w:id="237" w:author="Andreae, Emily A" w:date="2019-12-19T13:55:00Z">
        <w:r w:rsidR="00D00E28">
          <w:rPr>
            <w:rFonts w:ascii="Arial" w:hAnsi="Arial" w:cs="Arial"/>
            <w:sz w:val="22"/>
            <w:szCs w:val="22"/>
          </w:rPr>
          <w:t xml:space="preserve">compared </w:t>
        </w:r>
      </w:ins>
      <w:del w:id="238" w:author="Andreae, Emily A" w:date="2019-12-19T13:55:00Z">
        <w:r w:rsidR="00717414" w:rsidRPr="0095454A" w:rsidDel="00D00E28">
          <w:rPr>
            <w:rFonts w:ascii="Arial" w:hAnsi="Arial" w:cs="Arial"/>
            <w:sz w:val="22"/>
            <w:szCs w:val="22"/>
          </w:rPr>
          <w:delText xml:space="preserve">in comparison </w:delText>
        </w:r>
      </w:del>
      <w:r w:rsidR="00717414" w:rsidRPr="0095454A">
        <w:rPr>
          <w:rFonts w:ascii="Arial" w:hAnsi="Arial" w:cs="Arial"/>
          <w:sz w:val="22"/>
          <w:szCs w:val="22"/>
        </w:rPr>
        <w:t xml:space="preserve">to the rates </w:t>
      </w:r>
      <w:ins w:id="239" w:author="Andreae, Emily A" w:date="2019-12-19T13:55:00Z">
        <w:r w:rsidR="00D00E28">
          <w:rPr>
            <w:rFonts w:ascii="Arial" w:hAnsi="Arial" w:cs="Arial"/>
            <w:sz w:val="22"/>
            <w:szCs w:val="22"/>
          </w:rPr>
          <w:t xml:space="preserve">of the </w:t>
        </w:r>
      </w:ins>
      <w:del w:id="240" w:author="Andreae, Emily A" w:date="2019-12-19T13:55:00Z">
        <w:r w:rsidR="00717414" w:rsidRPr="0095454A" w:rsidDel="00D00E28">
          <w:rPr>
            <w:rFonts w:ascii="Arial" w:hAnsi="Arial" w:cs="Arial"/>
            <w:sz w:val="22"/>
            <w:szCs w:val="22"/>
          </w:rPr>
          <w:delText xml:space="preserve">in the </w:delText>
        </w:r>
      </w:del>
      <w:r w:rsidR="00717414" w:rsidRPr="0095454A">
        <w:rPr>
          <w:rFonts w:ascii="Arial" w:hAnsi="Arial" w:cs="Arial"/>
          <w:sz w:val="22"/>
          <w:szCs w:val="22"/>
        </w:rPr>
        <w:t>control and pcDNA3.1 groups (P</w:t>
      </w:r>
      <w:r w:rsidR="000A1D0F" w:rsidRPr="0095454A">
        <w:rPr>
          <w:rFonts w:ascii="Arial" w:hAnsi="Arial" w:cs="Arial"/>
          <w:sz w:val="22"/>
          <w:szCs w:val="22"/>
        </w:rPr>
        <w:t>=0.0012)</w:t>
      </w:r>
      <w:r w:rsidR="00717414" w:rsidRPr="0095454A">
        <w:rPr>
          <w:rFonts w:ascii="Arial" w:hAnsi="Arial" w:cs="Arial"/>
          <w:sz w:val="22"/>
          <w:szCs w:val="22"/>
        </w:rPr>
        <w:t xml:space="preserve">. </w:t>
      </w:r>
      <w:del w:id="241" w:author="Andreae, Emily A" w:date="2019-12-19T13:55:00Z">
        <w:r w:rsidR="00717414" w:rsidRPr="0095454A" w:rsidDel="00D00E28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717414" w:rsidRPr="0095454A">
        <w:rPr>
          <w:rFonts w:ascii="Arial" w:hAnsi="Arial" w:cs="Arial"/>
          <w:sz w:val="22"/>
          <w:szCs w:val="22"/>
        </w:rPr>
        <w:t xml:space="preserve">Similar patterns of increased apoptosis were observed </w:t>
      </w:r>
      <w:r w:rsidRPr="0095454A">
        <w:rPr>
          <w:rFonts w:ascii="Arial" w:hAnsi="Arial" w:cs="Arial"/>
          <w:sz w:val="22"/>
          <w:szCs w:val="22"/>
        </w:rPr>
        <w:t>in the Eca109</w:t>
      </w:r>
      <w:r w:rsidR="00FF430B" w:rsidRPr="0095454A">
        <w:rPr>
          <w:rFonts w:ascii="Arial" w:hAnsi="Arial" w:cs="Arial"/>
          <w:sz w:val="22"/>
          <w:szCs w:val="22"/>
        </w:rPr>
        <w:t xml:space="preserve"> (P=0.001)</w:t>
      </w:r>
      <w:r w:rsidRPr="0095454A">
        <w:rPr>
          <w:rFonts w:ascii="Arial" w:hAnsi="Arial" w:cs="Arial"/>
          <w:sz w:val="22"/>
          <w:szCs w:val="22"/>
        </w:rPr>
        <w:t>, HepG2</w:t>
      </w:r>
      <w:r w:rsidR="00FF430B" w:rsidRPr="0095454A">
        <w:rPr>
          <w:rFonts w:ascii="Arial" w:hAnsi="Arial" w:cs="Arial"/>
          <w:sz w:val="22"/>
          <w:szCs w:val="22"/>
        </w:rPr>
        <w:t xml:space="preserve"> (P=0.0045)</w:t>
      </w:r>
      <w:r w:rsidRPr="0095454A">
        <w:rPr>
          <w:rFonts w:ascii="Arial" w:hAnsi="Arial" w:cs="Arial"/>
          <w:sz w:val="22"/>
          <w:szCs w:val="22"/>
        </w:rPr>
        <w:t>, Bel-7402</w:t>
      </w:r>
      <w:r w:rsidR="00FF430B" w:rsidRPr="0095454A">
        <w:rPr>
          <w:rFonts w:ascii="Arial" w:hAnsi="Arial" w:cs="Arial"/>
          <w:sz w:val="22"/>
          <w:szCs w:val="22"/>
        </w:rPr>
        <w:t xml:space="preserve"> (P=0.0018)</w:t>
      </w:r>
      <w:r w:rsidRPr="0095454A">
        <w:rPr>
          <w:rFonts w:ascii="Arial" w:hAnsi="Arial" w:cs="Arial"/>
          <w:sz w:val="22"/>
          <w:szCs w:val="22"/>
        </w:rPr>
        <w:t xml:space="preserve">, </w:t>
      </w:r>
      <w:r w:rsidRPr="0095454A">
        <w:rPr>
          <w:rFonts w:ascii="Arial" w:hAnsi="Arial" w:cs="Arial" w:hint="eastAsia"/>
          <w:sz w:val="22"/>
          <w:szCs w:val="22"/>
        </w:rPr>
        <w:t>MGC803</w:t>
      </w:r>
      <w:r w:rsidR="00FF430B" w:rsidRPr="0095454A">
        <w:rPr>
          <w:rFonts w:ascii="Arial" w:hAnsi="Arial" w:cs="Arial"/>
          <w:sz w:val="22"/>
          <w:szCs w:val="22"/>
        </w:rPr>
        <w:t xml:space="preserve"> (P&lt;1.0x10</w:t>
      </w:r>
      <w:r w:rsidR="00FF430B" w:rsidRPr="0095454A">
        <w:rPr>
          <w:rFonts w:ascii="Arial" w:hAnsi="Arial" w:cs="Arial"/>
          <w:sz w:val="22"/>
          <w:szCs w:val="22"/>
          <w:vertAlign w:val="superscript"/>
        </w:rPr>
        <w:t>-4</w:t>
      </w:r>
      <w:r w:rsidR="00FF430B" w:rsidRPr="0095454A">
        <w:rPr>
          <w:rFonts w:ascii="Arial" w:hAnsi="Arial" w:cs="Arial"/>
          <w:sz w:val="22"/>
          <w:szCs w:val="22"/>
        </w:rPr>
        <w:t>)</w:t>
      </w:r>
      <w:r w:rsidRPr="0095454A">
        <w:rPr>
          <w:rFonts w:ascii="Arial" w:hAnsi="Arial" w:cs="Arial"/>
          <w:sz w:val="22"/>
          <w:szCs w:val="22"/>
        </w:rPr>
        <w:t>, and DLD1</w:t>
      </w:r>
      <w:r w:rsidR="00FF430B" w:rsidRPr="0095454A">
        <w:rPr>
          <w:rFonts w:ascii="Arial" w:hAnsi="Arial" w:cs="Arial"/>
          <w:sz w:val="22"/>
          <w:szCs w:val="22"/>
        </w:rPr>
        <w:t xml:space="preserve"> (P=5x10</w:t>
      </w:r>
      <w:r w:rsidR="00FF430B" w:rsidRPr="0095454A">
        <w:rPr>
          <w:rFonts w:ascii="Arial" w:hAnsi="Arial" w:cs="Arial"/>
          <w:sz w:val="22"/>
          <w:szCs w:val="22"/>
          <w:vertAlign w:val="superscript"/>
        </w:rPr>
        <w:t>-4</w:t>
      </w:r>
      <w:r w:rsidR="00FF430B" w:rsidRPr="0095454A">
        <w:rPr>
          <w:rFonts w:ascii="Arial" w:hAnsi="Arial" w:cs="Arial"/>
          <w:sz w:val="22"/>
          <w:szCs w:val="22"/>
        </w:rPr>
        <w:t>)</w:t>
      </w:r>
      <w:r w:rsidRPr="0095454A">
        <w:rPr>
          <w:rFonts w:ascii="Arial" w:hAnsi="Arial" w:cs="Arial"/>
          <w:sz w:val="22"/>
          <w:szCs w:val="22"/>
        </w:rPr>
        <w:t xml:space="preserve"> cell</w:t>
      </w:r>
      <w:r w:rsidR="00717414" w:rsidRPr="0095454A">
        <w:rPr>
          <w:rFonts w:ascii="Arial" w:hAnsi="Arial" w:cs="Arial"/>
          <w:sz w:val="22"/>
          <w:szCs w:val="22"/>
        </w:rPr>
        <w:t xml:space="preserve"> lines</w:t>
      </w:r>
      <w:r w:rsidR="00FF430B" w:rsidRPr="0095454A">
        <w:rPr>
          <w:rFonts w:ascii="Arial" w:hAnsi="Arial" w:cs="Arial"/>
          <w:sz w:val="22"/>
          <w:szCs w:val="22"/>
        </w:rPr>
        <w:t xml:space="preserve"> (</w:t>
      </w: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955668" w:rsidRPr="0095454A">
        <w:rPr>
          <w:rFonts w:ascii="Arial" w:hAnsi="Arial" w:cs="Arial"/>
          <w:b/>
          <w:sz w:val="22"/>
          <w:szCs w:val="22"/>
        </w:rPr>
        <w:t>S</w:t>
      </w:r>
      <w:r w:rsidR="000C4CD7" w:rsidRPr="0095454A">
        <w:rPr>
          <w:rFonts w:ascii="Arial" w:hAnsi="Arial" w:cs="Arial"/>
          <w:b/>
          <w:sz w:val="22"/>
          <w:szCs w:val="22"/>
        </w:rPr>
        <w:t>4</w:t>
      </w:r>
      <w:r w:rsidRPr="0095454A">
        <w:rPr>
          <w:rFonts w:ascii="Arial" w:hAnsi="Arial" w:cs="Arial"/>
          <w:sz w:val="22"/>
          <w:szCs w:val="22"/>
        </w:rPr>
        <w:t>)</w:t>
      </w:r>
      <w:r w:rsidR="00FF430B" w:rsidRPr="0095454A">
        <w:rPr>
          <w:rFonts w:ascii="Arial" w:hAnsi="Arial" w:cs="Arial"/>
          <w:sz w:val="22"/>
          <w:szCs w:val="22"/>
        </w:rPr>
        <w:t xml:space="preserve">. </w:t>
      </w:r>
    </w:p>
    <w:p w14:paraId="29E13C05" w14:textId="77777777" w:rsidR="00D92499" w:rsidRPr="0095454A" w:rsidRDefault="00D92499" w:rsidP="003E48FE">
      <w:pPr>
        <w:jc w:val="both"/>
        <w:rPr>
          <w:rFonts w:ascii="Arial" w:hAnsi="Arial" w:cs="Arial"/>
          <w:sz w:val="22"/>
          <w:szCs w:val="22"/>
        </w:rPr>
      </w:pPr>
    </w:p>
    <w:p w14:paraId="40C8626F" w14:textId="18EDEBA4" w:rsidR="00C20B63" w:rsidRPr="0095454A" w:rsidRDefault="00593A72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Overexpressed PANC754 significantly suppressed the migration </w:t>
      </w:r>
      <w:r w:rsidR="00AA2B39" w:rsidRPr="0095454A">
        <w:rPr>
          <w:rFonts w:ascii="Arial" w:hAnsi="Arial" w:cs="Arial"/>
          <w:b/>
          <w:sz w:val="22"/>
          <w:szCs w:val="22"/>
        </w:rPr>
        <w:t xml:space="preserve">and invasion </w:t>
      </w:r>
      <w:r w:rsidRPr="0095454A">
        <w:rPr>
          <w:rFonts w:ascii="Arial" w:hAnsi="Arial" w:cs="Arial"/>
          <w:b/>
          <w:sz w:val="22"/>
          <w:szCs w:val="22"/>
        </w:rPr>
        <w:t xml:space="preserve">of </w:t>
      </w:r>
      <w:r w:rsidR="001F76EE" w:rsidRPr="0095454A">
        <w:rPr>
          <w:rFonts w:ascii="Arial" w:hAnsi="Arial" w:cs="Arial"/>
          <w:b/>
          <w:sz w:val="22"/>
          <w:szCs w:val="22"/>
        </w:rPr>
        <w:t>human</w:t>
      </w:r>
      <w:r w:rsidR="001F76EE" w:rsidRPr="0095454A" w:rsidDel="00AA2B39">
        <w:rPr>
          <w:rFonts w:ascii="Arial" w:hAnsi="Arial" w:cs="Arial"/>
          <w:b/>
          <w:sz w:val="22"/>
          <w:szCs w:val="22"/>
        </w:rPr>
        <w:t xml:space="preserve"> </w:t>
      </w:r>
      <w:r w:rsidRPr="0095454A">
        <w:rPr>
          <w:rFonts w:ascii="Arial" w:hAnsi="Arial" w:cs="Arial"/>
          <w:b/>
          <w:sz w:val="22"/>
          <w:szCs w:val="22"/>
        </w:rPr>
        <w:t>tumor</w:t>
      </w:r>
      <w:ins w:id="242" w:author="Andreae, Emily A" w:date="2019-12-19T13:56:00Z">
        <w:r w:rsidR="00D00E28">
          <w:rPr>
            <w:rFonts w:ascii="Arial" w:hAnsi="Arial" w:cs="Arial"/>
            <w:b/>
            <w:sz w:val="22"/>
            <w:szCs w:val="22"/>
          </w:rPr>
          <w:t xml:space="preserve"> cells</w:t>
        </w:r>
      </w:ins>
    </w:p>
    <w:p w14:paraId="62751543" w14:textId="77777777" w:rsidR="00732F18" w:rsidRPr="0095454A" w:rsidRDefault="00732F18" w:rsidP="003E48FE">
      <w:pPr>
        <w:jc w:val="both"/>
        <w:rPr>
          <w:rFonts w:ascii="Arial" w:hAnsi="Arial" w:cs="Arial"/>
          <w:b/>
          <w:sz w:val="22"/>
          <w:szCs w:val="22"/>
        </w:rPr>
      </w:pPr>
    </w:p>
    <w:p w14:paraId="40BD9C7B" w14:textId="669D38E4" w:rsidR="00FA289F" w:rsidRPr="0095454A" w:rsidRDefault="00027D40" w:rsidP="00FA289F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Through </w:t>
      </w:r>
      <w:ins w:id="243" w:author="Andreae, Emily A" w:date="2019-12-19T13:56:00Z">
        <w:r w:rsidR="00D00E28">
          <w:rPr>
            <w:rFonts w:ascii="Arial" w:hAnsi="Arial" w:cs="Arial"/>
            <w:sz w:val="22"/>
            <w:szCs w:val="22"/>
          </w:rPr>
          <w:t xml:space="preserve">a </w:t>
        </w:r>
      </w:ins>
      <w:ins w:id="244" w:author="Andreae, Emily A" w:date="2019-12-20T07:45:00Z">
        <w:r w:rsidR="002C61D2">
          <w:rPr>
            <w:rFonts w:ascii="Arial" w:hAnsi="Arial" w:cs="Arial"/>
            <w:sz w:val="22"/>
            <w:szCs w:val="22"/>
          </w:rPr>
          <w:t xml:space="preserve">scratch assay </w:t>
        </w:r>
      </w:ins>
      <w:del w:id="245" w:author="Andreae, Emily A" w:date="2019-12-20T07:45:00Z">
        <w:r w:rsidRPr="0095454A" w:rsidDel="002C61D2">
          <w:rPr>
            <w:rFonts w:ascii="Arial" w:hAnsi="Arial" w:cs="Arial"/>
            <w:sz w:val="22"/>
            <w:szCs w:val="22"/>
          </w:rPr>
          <w:delText xml:space="preserve">wound </w:delText>
        </w:r>
        <w:r w:rsidR="00E01385" w:rsidRPr="0095454A" w:rsidDel="002C61D2">
          <w:rPr>
            <w:rFonts w:ascii="Arial" w:hAnsi="Arial" w:cs="Arial"/>
            <w:sz w:val="22"/>
            <w:szCs w:val="22"/>
          </w:rPr>
          <w:delText xml:space="preserve">healing repair </w:delText>
        </w:r>
      </w:del>
      <w:r w:rsidR="00E01385" w:rsidRPr="0095454A">
        <w:rPr>
          <w:rFonts w:ascii="Arial" w:hAnsi="Arial" w:cs="Arial"/>
          <w:sz w:val="22"/>
          <w:szCs w:val="22"/>
        </w:rPr>
        <w:t>experiment,</w:t>
      </w:r>
      <w:r w:rsidR="00FD6920" w:rsidRPr="0095454A">
        <w:rPr>
          <w:rFonts w:ascii="Arial" w:hAnsi="Arial" w:cs="Arial"/>
          <w:sz w:val="22"/>
          <w:szCs w:val="22"/>
        </w:rPr>
        <w:t xml:space="preserve"> as shown in </w:t>
      </w:r>
      <w:r w:rsidR="00FD6920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AE6010" w:rsidRPr="0095454A">
        <w:rPr>
          <w:rFonts w:ascii="Arial" w:hAnsi="Arial" w:cs="Arial"/>
          <w:b/>
          <w:sz w:val="22"/>
          <w:szCs w:val="22"/>
        </w:rPr>
        <w:t>4</w:t>
      </w:r>
      <w:r w:rsidR="00255073" w:rsidRPr="0095454A">
        <w:rPr>
          <w:rFonts w:ascii="Arial" w:hAnsi="Arial" w:cs="Arial"/>
          <w:b/>
          <w:sz w:val="22"/>
          <w:szCs w:val="22"/>
        </w:rPr>
        <w:t xml:space="preserve">A and </w:t>
      </w:r>
      <w:r w:rsidR="00AE6010" w:rsidRPr="0095454A">
        <w:rPr>
          <w:rFonts w:ascii="Arial" w:hAnsi="Arial" w:cs="Arial"/>
          <w:b/>
          <w:sz w:val="22"/>
          <w:szCs w:val="22"/>
        </w:rPr>
        <w:t>4</w:t>
      </w:r>
      <w:r w:rsidR="00255073" w:rsidRPr="0095454A">
        <w:rPr>
          <w:rFonts w:ascii="Arial" w:hAnsi="Arial" w:cs="Arial"/>
          <w:b/>
          <w:sz w:val="22"/>
          <w:szCs w:val="22"/>
        </w:rPr>
        <w:t>B</w:t>
      </w:r>
      <w:r w:rsidR="00FD6920" w:rsidRPr="0095454A">
        <w:rPr>
          <w:rFonts w:ascii="Arial" w:hAnsi="Arial" w:cs="Arial"/>
          <w:sz w:val="22"/>
          <w:szCs w:val="22"/>
        </w:rPr>
        <w:t xml:space="preserve">, the </w:t>
      </w:r>
      <w:r w:rsidR="004D69B3" w:rsidRPr="0095454A">
        <w:rPr>
          <w:rFonts w:ascii="Arial" w:hAnsi="Arial" w:cs="Arial"/>
          <w:sz w:val="22"/>
          <w:szCs w:val="22"/>
        </w:rPr>
        <w:t>gap distance</w:t>
      </w:r>
      <w:r w:rsidR="00CA1383" w:rsidRPr="0095454A">
        <w:rPr>
          <w:rFonts w:ascii="Arial" w:hAnsi="Arial" w:cs="Arial"/>
          <w:sz w:val="22"/>
          <w:szCs w:val="22"/>
        </w:rPr>
        <w:t>s</w:t>
      </w:r>
      <w:r w:rsidR="004D69B3" w:rsidRPr="0095454A">
        <w:rPr>
          <w:rFonts w:ascii="Arial" w:hAnsi="Arial" w:cs="Arial"/>
          <w:sz w:val="22"/>
          <w:szCs w:val="22"/>
        </w:rPr>
        <w:t xml:space="preserve"> in </w:t>
      </w:r>
      <w:ins w:id="246" w:author="Andreae, Emily A" w:date="2019-12-19T13:56:00Z">
        <w:r w:rsidR="00D00E28">
          <w:rPr>
            <w:rFonts w:ascii="Arial" w:hAnsi="Arial" w:cs="Arial"/>
            <w:sz w:val="22"/>
            <w:szCs w:val="22"/>
          </w:rPr>
          <w:t xml:space="preserve">the transfected </w:t>
        </w:r>
      </w:ins>
      <w:r w:rsidR="00FD6920" w:rsidRPr="0095454A">
        <w:rPr>
          <w:rFonts w:ascii="Arial" w:hAnsi="Arial" w:cs="Arial"/>
          <w:sz w:val="22"/>
          <w:szCs w:val="22"/>
        </w:rPr>
        <w:t>pcDNA3.1-PANC754 group (abbreviated as PANC754)</w:t>
      </w:r>
      <w:r w:rsidR="004D69B3" w:rsidRPr="0095454A">
        <w:rPr>
          <w:rFonts w:ascii="Arial" w:hAnsi="Arial" w:cs="Arial"/>
          <w:sz w:val="22"/>
          <w:szCs w:val="22"/>
        </w:rPr>
        <w:t xml:space="preserve"> of </w:t>
      </w:r>
      <w:r w:rsidR="009F09C6" w:rsidRPr="0095454A">
        <w:rPr>
          <w:rFonts w:ascii="Arial" w:hAnsi="Arial" w:cs="Arial"/>
          <w:sz w:val="22"/>
          <w:szCs w:val="22"/>
        </w:rPr>
        <w:t xml:space="preserve">hepatocellular carcinoma </w:t>
      </w:r>
      <w:r w:rsidR="00D76AF6" w:rsidRPr="0095454A">
        <w:rPr>
          <w:rFonts w:ascii="Arial" w:hAnsi="Arial" w:cs="Arial"/>
          <w:sz w:val="22"/>
          <w:szCs w:val="22"/>
        </w:rPr>
        <w:t>HepG2</w:t>
      </w:r>
      <w:r w:rsidR="004D69B3" w:rsidRPr="0095454A">
        <w:rPr>
          <w:rFonts w:ascii="Arial" w:hAnsi="Arial" w:cs="Arial"/>
          <w:sz w:val="22"/>
          <w:szCs w:val="22"/>
        </w:rPr>
        <w:t xml:space="preserve"> cells after culturing for 24 h and 48 h were significantly shorter than those in the control </w:t>
      </w:r>
      <w:r w:rsidR="00CA1383" w:rsidRPr="0095454A">
        <w:rPr>
          <w:rFonts w:ascii="Arial" w:hAnsi="Arial" w:cs="Arial"/>
          <w:sz w:val="22"/>
          <w:szCs w:val="22"/>
        </w:rPr>
        <w:t xml:space="preserve">and pcDNA3.1 </w:t>
      </w:r>
      <w:r w:rsidR="004D69B3" w:rsidRPr="0095454A">
        <w:rPr>
          <w:rFonts w:ascii="Arial" w:hAnsi="Arial" w:cs="Arial"/>
          <w:sz w:val="22"/>
          <w:szCs w:val="22"/>
        </w:rPr>
        <w:t>groups</w:t>
      </w:r>
      <w:bookmarkStart w:id="247" w:name="OLE_LINK2"/>
      <w:r w:rsidR="005C6AA8" w:rsidRPr="0095454A">
        <w:rPr>
          <w:rFonts w:ascii="Arial" w:hAnsi="Arial" w:cs="Arial"/>
          <w:sz w:val="22"/>
          <w:szCs w:val="22"/>
        </w:rPr>
        <w:t xml:space="preserve"> with</w:t>
      </w:r>
      <w:r w:rsidR="00981DFC" w:rsidRPr="0095454A">
        <w:rPr>
          <w:rFonts w:ascii="Arial" w:hAnsi="Arial" w:cs="Arial"/>
          <w:sz w:val="22"/>
          <w:szCs w:val="22"/>
        </w:rPr>
        <w:t xml:space="preserve"> </w:t>
      </w:r>
      <w:r w:rsidR="00675047" w:rsidRPr="0095454A">
        <w:rPr>
          <w:rFonts w:ascii="Arial" w:hAnsi="Arial" w:cs="Arial"/>
          <w:sz w:val="22"/>
          <w:szCs w:val="22"/>
        </w:rPr>
        <w:t>P&lt;</w:t>
      </w:r>
      <w:r w:rsidR="005C6AA8" w:rsidRPr="0095454A">
        <w:rPr>
          <w:rFonts w:ascii="Arial" w:hAnsi="Arial" w:cs="Arial"/>
          <w:sz w:val="22"/>
          <w:szCs w:val="22"/>
        </w:rPr>
        <w:t>1x</w:t>
      </w:r>
      <w:r w:rsidR="00981DFC" w:rsidRPr="0095454A">
        <w:rPr>
          <w:rFonts w:ascii="Arial" w:hAnsi="Arial" w:cs="Arial"/>
          <w:sz w:val="22"/>
          <w:szCs w:val="22"/>
        </w:rPr>
        <w:t>10</w:t>
      </w:r>
      <w:r w:rsidR="00981DFC" w:rsidRPr="0095454A">
        <w:rPr>
          <w:rFonts w:ascii="Arial" w:hAnsi="Arial" w:cs="Arial"/>
          <w:sz w:val="22"/>
          <w:szCs w:val="22"/>
          <w:vertAlign w:val="superscript"/>
        </w:rPr>
        <w:t>-4</w:t>
      </w:r>
      <w:r w:rsidR="00517AE5" w:rsidRPr="0095454A">
        <w:rPr>
          <w:rFonts w:ascii="Arial" w:hAnsi="Arial" w:cs="Arial" w:hint="eastAsia"/>
          <w:sz w:val="22"/>
          <w:szCs w:val="22"/>
          <w:vertAlign w:val="superscript"/>
          <w:lang w:eastAsia="zh-CN"/>
        </w:rPr>
        <w:t xml:space="preserve"> </w:t>
      </w:r>
      <w:bookmarkEnd w:id="247"/>
      <w:r w:rsidR="005C6AA8" w:rsidRPr="0095454A">
        <w:rPr>
          <w:rFonts w:ascii="Arial" w:hAnsi="Arial" w:cs="Arial"/>
          <w:sz w:val="22"/>
          <w:szCs w:val="22"/>
        </w:rPr>
        <w:t xml:space="preserve">and </w:t>
      </w:r>
      <w:r w:rsidR="00150AE1" w:rsidRPr="0095454A">
        <w:rPr>
          <w:rFonts w:ascii="Arial" w:hAnsi="Arial" w:cs="Arial"/>
          <w:sz w:val="22"/>
          <w:szCs w:val="22"/>
        </w:rPr>
        <w:t>P&lt;1x10</w:t>
      </w:r>
      <w:r w:rsidR="00150AE1" w:rsidRPr="0095454A">
        <w:rPr>
          <w:rFonts w:ascii="Arial" w:hAnsi="Arial" w:cs="Arial"/>
          <w:sz w:val="22"/>
          <w:szCs w:val="22"/>
          <w:vertAlign w:val="superscript"/>
        </w:rPr>
        <w:t>-4</w:t>
      </w:r>
      <w:r w:rsidR="00D51F32" w:rsidRPr="0095454A">
        <w:rPr>
          <w:rFonts w:ascii="Arial" w:hAnsi="Arial" w:cs="Arial"/>
          <w:sz w:val="22"/>
          <w:szCs w:val="22"/>
        </w:rPr>
        <w:t xml:space="preserve">, </w:t>
      </w:r>
      <w:r w:rsidR="005C6AA8" w:rsidRPr="0095454A">
        <w:rPr>
          <w:rFonts w:ascii="Arial" w:hAnsi="Arial" w:cs="Arial"/>
          <w:sz w:val="22"/>
          <w:szCs w:val="22"/>
        </w:rPr>
        <w:t>respectively</w:t>
      </w:r>
      <w:r w:rsidR="00CA1383" w:rsidRPr="0095454A">
        <w:rPr>
          <w:rFonts w:ascii="Arial" w:hAnsi="Arial" w:cs="Arial"/>
          <w:sz w:val="22"/>
          <w:szCs w:val="22"/>
        </w:rPr>
        <w:t xml:space="preserve">. </w:t>
      </w:r>
      <w:r w:rsidR="00111B39" w:rsidRPr="0095454A">
        <w:rPr>
          <w:rFonts w:ascii="Arial" w:hAnsi="Arial" w:cs="Arial"/>
          <w:sz w:val="22"/>
          <w:szCs w:val="22"/>
        </w:rPr>
        <w:t xml:space="preserve">We observed </w:t>
      </w:r>
      <w:ins w:id="248" w:author="Andreae, Emily A" w:date="2019-12-19T13:56:00Z">
        <w:r w:rsidR="00D00E28">
          <w:rPr>
            <w:rFonts w:ascii="Arial" w:hAnsi="Arial" w:cs="Arial"/>
            <w:sz w:val="22"/>
            <w:szCs w:val="22"/>
          </w:rPr>
          <w:t xml:space="preserve">a </w:t>
        </w:r>
      </w:ins>
      <w:r w:rsidR="00111B39" w:rsidRPr="0095454A">
        <w:rPr>
          <w:rFonts w:ascii="Arial" w:hAnsi="Arial" w:cs="Arial"/>
          <w:sz w:val="22"/>
          <w:szCs w:val="22"/>
        </w:rPr>
        <w:t xml:space="preserve">similar </w:t>
      </w:r>
      <w:del w:id="249" w:author="Andreae, Emily A" w:date="2019-12-20T07:45:00Z">
        <w:r w:rsidR="00111B39" w:rsidRPr="0095454A" w:rsidDel="002C61D2">
          <w:rPr>
            <w:rFonts w:ascii="Arial" w:hAnsi="Arial" w:cs="Arial"/>
            <w:sz w:val="22"/>
            <w:szCs w:val="22"/>
          </w:rPr>
          <w:delText xml:space="preserve">wound healing repair </w:delText>
        </w:r>
      </w:del>
      <w:r w:rsidR="00111B39" w:rsidRPr="0095454A">
        <w:rPr>
          <w:rFonts w:ascii="Arial" w:hAnsi="Arial" w:cs="Arial"/>
          <w:sz w:val="22"/>
          <w:szCs w:val="22"/>
        </w:rPr>
        <w:t xml:space="preserve">result </w:t>
      </w:r>
      <w:r w:rsidR="00857EA0" w:rsidRPr="0095454A">
        <w:rPr>
          <w:rFonts w:ascii="Arial" w:hAnsi="Arial" w:cs="Arial"/>
          <w:sz w:val="22"/>
          <w:szCs w:val="22"/>
        </w:rPr>
        <w:t xml:space="preserve">in the </w:t>
      </w:r>
      <w:r w:rsidR="00D76AF6" w:rsidRPr="0095454A">
        <w:rPr>
          <w:rFonts w:ascii="Arial" w:hAnsi="Arial" w:cs="Arial"/>
          <w:sz w:val="22"/>
          <w:szCs w:val="22"/>
        </w:rPr>
        <w:t>Eca109</w:t>
      </w:r>
      <w:r w:rsidR="00CA1383" w:rsidRPr="0095454A">
        <w:rPr>
          <w:rFonts w:ascii="Arial" w:hAnsi="Arial" w:cs="Arial"/>
          <w:sz w:val="22"/>
          <w:szCs w:val="22"/>
        </w:rPr>
        <w:t xml:space="preserve">, Bel-7402, </w:t>
      </w:r>
      <w:r w:rsidR="00CA1383" w:rsidRPr="0095454A">
        <w:rPr>
          <w:rFonts w:ascii="Arial" w:hAnsi="Arial" w:cs="Arial" w:hint="eastAsia"/>
          <w:sz w:val="22"/>
          <w:szCs w:val="22"/>
        </w:rPr>
        <w:t>MGC803</w:t>
      </w:r>
      <w:r w:rsidR="00CA1383" w:rsidRPr="0095454A">
        <w:rPr>
          <w:rFonts w:ascii="Arial" w:hAnsi="Arial" w:cs="Arial"/>
          <w:sz w:val="22"/>
          <w:szCs w:val="22"/>
        </w:rPr>
        <w:t>, SW480</w:t>
      </w:r>
      <w:ins w:id="250" w:author="Andreae, Emily A" w:date="2019-12-19T13:56:00Z">
        <w:r w:rsidR="00D00E28">
          <w:rPr>
            <w:rFonts w:ascii="Arial" w:hAnsi="Arial" w:cs="Arial"/>
            <w:sz w:val="22"/>
            <w:szCs w:val="22"/>
          </w:rPr>
          <w:t>,</w:t>
        </w:r>
      </w:ins>
      <w:r w:rsidR="00CA1383" w:rsidRPr="0095454A">
        <w:rPr>
          <w:rFonts w:ascii="Arial" w:hAnsi="Arial" w:cs="Arial"/>
          <w:sz w:val="22"/>
          <w:szCs w:val="22"/>
        </w:rPr>
        <w:t xml:space="preserve"> and DLD1 cells</w:t>
      </w:r>
      <w:r w:rsidR="00C90D32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C90D32" w:rsidRPr="0095454A">
        <w:rPr>
          <w:rFonts w:ascii="Arial" w:hAnsi="Arial" w:cs="Arial"/>
          <w:sz w:val="22"/>
          <w:szCs w:val="22"/>
          <w:lang w:eastAsia="zh-CN"/>
        </w:rPr>
        <w:t>at 48 h culture</w:t>
      </w:r>
      <w:r w:rsidR="00111B39" w:rsidRPr="0095454A">
        <w:rPr>
          <w:rFonts w:ascii="Arial" w:hAnsi="Arial" w:cs="Arial"/>
          <w:sz w:val="22"/>
          <w:szCs w:val="22"/>
        </w:rPr>
        <w:t xml:space="preserve"> </w:t>
      </w:r>
      <w:r w:rsidR="00857EA0" w:rsidRPr="0095454A">
        <w:rPr>
          <w:rFonts w:ascii="Arial" w:hAnsi="Arial" w:cs="Arial"/>
          <w:sz w:val="22"/>
          <w:szCs w:val="22"/>
        </w:rPr>
        <w:t>(</w:t>
      </w:r>
      <w:r w:rsidR="00976A39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955668" w:rsidRPr="0095454A">
        <w:rPr>
          <w:rFonts w:ascii="Arial" w:hAnsi="Arial" w:cs="Arial"/>
          <w:b/>
          <w:sz w:val="22"/>
          <w:szCs w:val="22"/>
        </w:rPr>
        <w:t>S</w:t>
      </w:r>
      <w:r w:rsidR="000C4CD7" w:rsidRPr="0095454A">
        <w:rPr>
          <w:rFonts w:ascii="Arial" w:hAnsi="Arial" w:cs="Arial"/>
          <w:b/>
          <w:sz w:val="22"/>
          <w:szCs w:val="22"/>
        </w:rPr>
        <w:t>5-</w:t>
      </w:r>
      <w:r w:rsidR="000C4CD7" w:rsidRPr="0095454A">
        <w:rPr>
          <w:rFonts w:ascii="Arial" w:hAnsi="Arial" w:cs="Arial" w:hint="eastAsia"/>
          <w:b/>
          <w:sz w:val="22"/>
          <w:szCs w:val="22"/>
          <w:lang w:eastAsia="zh-CN"/>
        </w:rPr>
        <w:t>S9</w:t>
      </w:r>
      <w:r w:rsidR="00857EA0" w:rsidRPr="0095454A">
        <w:rPr>
          <w:rFonts w:ascii="Arial" w:hAnsi="Arial" w:cs="Arial"/>
          <w:sz w:val="22"/>
          <w:szCs w:val="22"/>
        </w:rPr>
        <w:t>)</w:t>
      </w:r>
      <w:r w:rsidR="00AA2B39" w:rsidRPr="0095454A">
        <w:rPr>
          <w:rFonts w:ascii="Arial" w:hAnsi="Arial" w:cs="Arial"/>
          <w:sz w:val="22"/>
          <w:szCs w:val="22"/>
        </w:rPr>
        <w:t xml:space="preserve">. </w:t>
      </w:r>
      <w:r w:rsidR="00265FE7" w:rsidRPr="0095454A">
        <w:rPr>
          <w:rFonts w:ascii="Arial" w:hAnsi="Arial" w:cs="Arial"/>
          <w:sz w:val="22"/>
          <w:szCs w:val="22"/>
        </w:rPr>
        <w:t xml:space="preserve">We </w:t>
      </w:r>
      <w:r w:rsidR="00020987" w:rsidRPr="0095454A">
        <w:rPr>
          <w:rFonts w:ascii="Arial" w:hAnsi="Arial" w:cs="Arial"/>
          <w:sz w:val="22"/>
          <w:szCs w:val="22"/>
        </w:rPr>
        <w:t xml:space="preserve">also </w:t>
      </w:r>
      <w:r w:rsidR="00265FE7" w:rsidRPr="0095454A">
        <w:rPr>
          <w:rFonts w:ascii="Arial" w:hAnsi="Arial" w:cs="Arial"/>
          <w:sz w:val="22"/>
          <w:szCs w:val="22"/>
        </w:rPr>
        <w:t xml:space="preserve">performed </w:t>
      </w:r>
      <w:r w:rsidR="00717414" w:rsidRPr="0095454A">
        <w:rPr>
          <w:rFonts w:ascii="Arial" w:hAnsi="Arial" w:cs="Arial"/>
          <w:sz w:val="22"/>
          <w:szCs w:val="22"/>
        </w:rPr>
        <w:t>a</w:t>
      </w:r>
      <w:r w:rsidR="00265FE7" w:rsidRPr="0095454A">
        <w:rPr>
          <w:rFonts w:ascii="Arial" w:hAnsi="Arial" w:cs="Arial"/>
          <w:sz w:val="22"/>
          <w:szCs w:val="22"/>
        </w:rPr>
        <w:t xml:space="preserve"> trans</w:t>
      </w:r>
      <w:r w:rsidR="004B1617" w:rsidRPr="0095454A">
        <w:rPr>
          <w:rFonts w:ascii="Arial" w:hAnsi="Arial" w:cs="Arial"/>
          <w:sz w:val="22"/>
          <w:szCs w:val="22"/>
        </w:rPr>
        <w:t>-</w:t>
      </w:r>
      <w:r w:rsidR="00265FE7" w:rsidRPr="0095454A">
        <w:rPr>
          <w:rFonts w:ascii="Arial" w:hAnsi="Arial" w:cs="Arial"/>
          <w:sz w:val="22"/>
          <w:szCs w:val="22"/>
        </w:rPr>
        <w:t xml:space="preserve">well chamber experiment to determine the </w:t>
      </w:r>
      <w:ins w:id="251" w:author="Andreae, Emily A" w:date="2019-12-19T13:57:00Z">
        <w:r w:rsidR="00D00E28">
          <w:rPr>
            <w:rFonts w:ascii="Arial" w:hAnsi="Arial" w:cs="Arial"/>
            <w:sz w:val="22"/>
            <w:szCs w:val="22"/>
          </w:rPr>
          <w:t xml:space="preserve">effect of PANC754 overexpression on </w:t>
        </w:r>
      </w:ins>
      <w:r w:rsidR="00265FE7" w:rsidRPr="0095454A">
        <w:rPr>
          <w:rFonts w:ascii="Arial" w:hAnsi="Arial" w:cs="Arial"/>
          <w:sz w:val="22"/>
          <w:szCs w:val="22"/>
        </w:rPr>
        <w:t>invasion of gastrointestinal tumor</w:t>
      </w:r>
      <w:r w:rsidR="00717414" w:rsidRPr="0095454A">
        <w:rPr>
          <w:rFonts w:ascii="Arial" w:hAnsi="Arial" w:cs="Arial"/>
          <w:sz w:val="22"/>
          <w:szCs w:val="22"/>
        </w:rPr>
        <w:t xml:space="preserve"> cells</w:t>
      </w:r>
      <w:r w:rsidR="00D84AF4" w:rsidRPr="0095454A">
        <w:rPr>
          <w:rFonts w:ascii="Arial" w:hAnsi="Arial" w:cs="Arial"/>
          <w:sz w:val="22"/>
          <w:szCs w:val="22"/>
        </w:rPr>
        <w:t xml:space="preserve">. After 48 h culture of </w:t>
      </w:r>
      <w:r w:rsidR="009F09C6" w:rsidRPr="0095454A">
        <w:rPr>
          <w:rFonts w:ascii="Arial" w:hAnsi="Arial" w:cs="Arial"/>
          <w:sz w:val="22"/>
          <w:szCs w:val="22"/>
        </w:rPr>
        <w:t xml:space="preserve">hepatocellular carcinoma </w:t>
      </w:r>
      <w:r w:rsidR="00FA289F" w:rsidRPr="0095454A">
        <w:rPr>
          <w:rFonts w:ascii="Arial" w:hAnsi="Arial" w:cs="Arial"/>
          <w:sz w:val="22"/>
          <w:szCs w:val="22"/>
        </w:rPr>
        <w:t>Bel-7402</w:t>
      </w:r>
      <w:r w:rsidR="00D84AF4" w:rsidRPr="0095454A">
        <w:rPr>
          <w:rFonts w:ascii="Arial" w:hAnsi="Arial" w:cs="Arial"/>
          <w:sz w:val="22"/>
          <w:szCs w:val="22"/>
        </w:rPr>
        <w:t xml:space="preserve"> cells, the PANC754 group</w:t>
      </w:r>
      <w:r w:rsidR="00154811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717414" w:rsidRPr="0095454A">
        <w:rPr>
          <w:rFonts w:ascii="Arial" w:hAnsi="Arial" w:cs="Arial"/>
          <w:sz w:val="22"/>
          <w:szCs w:val="22"/>
        </w:rPr>
        <w:t>w</w:t>
      </w:r>
      <w:ins w:id="252" w:author="Andreae, Emily A" w:date="2019-12-19T13:57:00Z">
        <w:r w:rsidR="00D00E28">
          <w:rPr>
            <w:rFonts w:ascii="Arial" w:hAnsi="Arial" w:cs="Arial"/>
            <w:sz w:val="22"/>
            <w:szCs w:val="22"/>
          </w:rPr>
          <w:t>as</w:t>
        </w:r>
      </w:ins>
      <w:del w:id="253" w:author="Andreae, Emily A" w:date="2019-12-19T13:57:00Z">
        <w:r w:rsidR="00717414" w:rsidRPr="0095454A" w:rsidDel="00D00E28">
          <w:rPr>
            <w:rFonts w:ascii="Arial" w:hAnsi="Arial" w:cs="Arial"/>
            <w:sz w:val="22"/>
            <w:szCs w:val="22"/>
          </w:rPr>
          <w:delText>ere</w:delText>
        </w:r>
      </w:del>
      <w:r w:rsidR="00717414" w:rsidRPr="0095454A">
        <w:rPr>
          <w:rFonts w:ascii="Arial" w:hAnsi="Arial" w:cs="Arial"/>
          <w:sz w:val="22"/>
          <w:szCs w:val="22"/>
        </w:rPr>
        <w:t xml:space="preserve"> observed to have few</w:t>
      </w:r>
      <w:ins w:id="254" w:author="Andreae, Emily A" w:date="2019-12-19T13:57:00Z">
        <w:r w:rsidR="00D00E28">
          <w:rPr>
            <w:rFonts w:ascii="Arial" w:hAnsi="Arial" w:cs="Arial"/>
            <w:sz w:val="22"/>
            <w:szCs w:val="22"/>
          </w:rPr>
          <w:t>er</w:t>
        </w:r>
      </w:ins>
      <w:r w:rsidR="00717414" w:rsidRPr="0095454A">
        <w:rPr>
          <w:rFonts w:ascii="Arial" w:hAnsi="Arial" w:cs="Arial"/>
          <w:sz w:val="22"/>
          <w:szCs w:val="22"/>
        </w:rPr>
        <w:t xml:space="preserve"> cells invad</w:t>
      </w:r>
      <w:ins w:id="255" w:author="Andreae, Emily A" w:date="2019-12-19T13:57:00Z">
        <w:r w:rsidR="00D00E28">
          <w:rPr>
            <w:rFonts w:ascii="Arial" w:hAnsi="Arial" w:cs="Arial"/>
            <w:sz w:val="22"/>
            <w:szCs w:val="22"/>
          </w:rPr>
          <w:t>ing</w:t>
        </w:r>
      </w:ins>
      <w:del w:id="256" w:author="Andreae, Emily A" w:date="2019-12-19T13:57:00Z">
        <w:r w:rsidR="00717414" w:rsidRPr="0095454A" w:rsidDel="00D00E28">
          <w:rPr>
            <w:rFonts w:ascii="Arial" w:hAnsi="Arial" w:cs="Arial"/>
            <w:sz w:val="22"/>
            <w:szCs w:val="22"/>
          </w:rPr>
          <w:delText>e</w:delText>
        </w:r>
      </w:del>
      <w:r w:rsidR="00717414" w:rsidRPr="0095454A">
        <w:rPr>
          <w:rFonts w:ascii="Arial" w:hAnsi="Arial" w:cs="Arial"/>
          <w:sz w:val="22"/>
          <w:szCs w:val="22"/>
        </w:rPr>
        <w:t xml:space="preserve"> the memb</w:t>
      </w:r>
      <w:r w:rsidR="0037366D" w:rsidRPr="0095454A">
        <w:rPr>
          <w:rFonts w:ascii="Arial" w:hAnsi="Arial" w:cs="Arial" w:hint="eastAsia"/>
          <w:sz w:val="22"/>
          <w:szCs w:val="22"/>
          <w:lang w:eastAsia="zh-CN"/>
        </w:rPr>
        <w:t>rane</w:t>
      </w:r>
      <w:r w:rsidR="00717414" w:rsidRPr="0095454A">
        <w:rPr>
          <w:rFonts w:ascii="Arial" w:hAnsi="Arial" w:cs="Arial"/>
          <w:sz w:val="22"/>
          <w:szCs w:val="22"/>
        </w:rPr>
        <w:t xml:space="preserve"> of the </w:t>
      </w:r>
      <w:r w:rsidR="008C7739" w:rsidRPr="0095454A">
        <w:rPr>
          <w:rFonts w:ascii="Arial" w:hAnsi="Arial" w:cs="Arial"/>
          <w:sz w:val="22"/>
          <w:szCs w:val="22"/>
        </w:rPr>
        <w:t>trans</w:t>
      </w:r>
      <w:r w:rsidR="00717414" w:rsidRPr="0095454A">
        <w:rPr>
          <w:rFonts w:ascii="Arial" w:hAnsi="Arial" w:cs="Arial"/>
          <w:sz w:val="22"/>
          <w:szCs w:val="22"/>
        </w:rPr>
        <w:t>well</w:t>
      </w:r>
      <w:ins w:id="257" w:author="Andreae, Emily A" w:date="2019-12-19T13:57:00Z">
        <w:r w:rsidR="00D00E28">
          <w:rPr>
            <w:rFonts w:ascii="Arial" w:hAnsi="Arial" w:cs="Arial"/>
            <w:sz w:val="22"/>
            <w:szCs w:val="22"/>
          </w:rPr>
          <w:t xml:space="preserve"> chamber</w:t>
        </w:r>
      </w:ins>
      <w:del w:id="258" w:author="Andreae, Emily A" w:date="2019-12-19T13:57:00Z">
        <w:r w:rsidR="00717414" w:rsidRPr="0095454A" w:rsidDel="00D00E28">
          <w:rPr>
            <w:rFonts w:ascii="Arial" w:hAnsi="Arial" w:cs="Arial"/>
            <w:sz w:val="22"/>
            <w:szCs w:val="22"/>
          </w:rPr>
          <w:delText>s</w:delText>
        </w:r>
      </w:del>
      <w:r w:rsidR="00717414" w:rsidRPr="0095454A">
        <w:rPr>
          <w:rFonts w:ascii="Arial" w:hAnsi="Arial" w:cs="Arial"/>
          <w:sz w:val="22"/>
          <w:szCs w:val="22"/>
        </w:rPr>
        <w:t xml:space="preserve"> </w:t>
      </w:r>
      <w:r w:rsidR="003D0483" w:rsidRPr="0095454A">
        <w:rPr>
          <w:rFonts w:ascii="Arial" w:hAnsi="Arial" w:cs="Arial"/>
          <w:sz w:val="22"/>
          <w:szCs w:val="22"/>
        </w:rPr>
        <w:t xml:space="preserve">compared to </w:t>
      </w:r>
      <w:del w:id="259" w:author="Andreae, Emily A" w:date="2019-12-19T13:57:00Z">
        <w:r w:rsidR="003D0483" w:rsidRPr="0095454A" w:rsidDel="00D00E28">
          <w:rPr>
            <w:rFonts w:ascii="Arial" w:hAnsi="Arial" w:cs="Arial"/>
            <w:sz w:val="22"/>
            <w:szCs w:val="22"/>
          </w:rPr>
          <w:delText xml:space="preserve">those in </w:delText>
        </w:r>
      </w:del>
      <w:r w:rsidR="003D0483" w:rsidRPr="0095454A">
        <w:rPr>
          <w:rFonts w:ascii="Arial" w:hAnsi="Arial" w:cs="Arial"/>
          <w:sz w:val="22"/>
          <w:szCs w:val="22"/>
        </w:rPr>
        <w:t xml:space="preserve">the control and pcDNA3.1 groups </w:t>
      </w:r>
      <w:r w:rsidR="00FA289F" w:rsidRPr="0095454A">
        <w:rPr>
          <w:rFonts w:ascii="Arial" w:hAnsi="Arial" w:cs="Arial"/>
          <w:sz w:val="22"/>
          <w:szCs w:val="22"/>
        </w:rPr>
        <w:t>(</w:t>
      </w:r>
      <w:r w:rsidR="00C94E2A" w:rsidRPr="0095454A">
        <w:rPr>
          <w:rFonts w:ascii="Arial" w:hAnsi="Arial" w:cs="Arial"/>
          <w:sz w:val="22"/>
          <w:szCs w:val="22"/>
        </w:rPr>
        <w:t>P</w:t>
      </w:r>
      <w:r w:rsidR="00C86B4D" w:rsidRPr="0095454A">
        <w:rPr>
          <w:rFonts w:ascii="Arial" w:hAnsi="Arial" w:cs="Arial"/>
          <w:sz w:val="22"/>
          <w:szCs w:val="22"/>
        </w:rPr>
        <w:t>=0.0003</w:t>
      </w:r>
      <w:r w:rsidR="003D0483" w:rsidRPr="0095454A">
        <w:rPr>
          <w:rFonts w:ascii="Arial" w:hAnsi="Arial" w:cs="Arial"/>
          <w:sz w:val="22"/>
          <w:szCs w:val="22"/>
        </w:rPr>
        <w:t xml:space="preserve">, </w:t>
      </w:r>
      <w:r w:rsidR="003D0483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AE6010" w:rsidRPr="0095454A">
        <w:rPr>
          <w:rFonts w:ascii="Arial" w:hAnsi="Arial" w:cs="Arial"/>
          <w:b/>
          <w:sz w:val="22"/>
          <w:szCs w:val="22"/>
        </w:rPr>
        <w:t>4</w:t>
      </w:r>
      <w:r w:rsidR="00F54641" w:rsidRPr="0095454A">
        <w:rPr>
          <w:rFonts w:ascii="Arial" w:hAnsi="Arial" w:cs="Arial"/>
          <w:b/>
          <w:sz w:val="22"/>
          <w:szCs w:val="22"/>
        </w:rPr>
        <w:t xml:space="preserve">C </w:t>
      </w:r>
      <w:r w:rsidR="003D0483" w:rsidRPr="0095454A">
        <w:rPr>
          <w:rFonts w:ascii="Arial" w:hAnsi="Arial" w:cs="Arial"/>
          <w:b/>
          <w:sz w:val="22"/>
          <w:szCs w:val="22"/>
        </w:rPr>
        <w:t xml:space="preserve">and </w:t>
      </w:r>
      <w:r w:rsidR="00AE6010" w:rsidRPr="0095454A">
        <w:rPr>
          <w:rFonts w:ascii="Arial" w:hAnsi="Arial" w:cs="Arial"/>
          <w:b/>
          <w:sz w:val="22"/>
          <w:szCs w:val="22"/>
        </w:rPr>
        <w:t>4</w:t>
      </w:r>
      <w:r w:rsidR="00F54641" w:rsidRPr="0095454A">
        <w:rPr>
          <w:rFonts w:ascii="Arial" w:hAnsi="Arial" w:cs="Arial"/>
          <w:b/>
          <w:sz w:val="22"/>
          <w:szCs w:val="22"/>
        </w:rPr>
        <w:t>D</w:t>
      </w:r>
      <w:r w:rsidR="00FA289F" w:rsidRPr="0095454A">
        <w:rPr>
          <w:rFonts w:ascii="Arial" w:hAnsi="Arial" w:cs="Arial"/>
          <w:sz w:val="22"/>
          <w:szCs w:val="22"/>
        </w:rPr>
        <w:t>)</w:t>
      </w:r>
      <w:r w:rsidR="00EB7C70" w:rsidRPr="0095454A">
        <w:rPr>
          <w:rFonts w:ascii="Arial" w:hAnsi="Arial" w:cs="Arial"/>
          <w:sz w:val="22"/>
          <w:szCs w:val="22"/>
        </w:rPr>
        <w:t>.</w:t>
      </w:r>
      <w:r w:rsidR="00FA289F" w:rsidRPr="0095454A">
        <w:rPr>
          <w:rFonts w:ascii="Arial" w:hAnsi="Arial" w:cs="Arial"/>
          <w:sz w:val="22"/>
          <w:szCs w:val="22"/>
        </w:rPr>
        <w:t xml:space="preserve"> </w:t>
      </w:r>
      <w:r w:rsidR="00914AD4" w:rsidRPr="0095454A">
        <w:rPr>
          <w:rFonts w:ascii="Arial" w:hAnsi="Arial" w:cs="Arial"/>
          <w:sz w:val="22"/>
          <w:szCs w:val="22"/>
        </w:rPr>
        <w:t xml:space="preserve">Furthermore, </w:t>
      </w:r>
      <w:r w:rsidR="005C54BA" w:rsidRPr="0095454A">
        <w:rPr>
          <w:rFonts w:ascii="Arial" w:hAnsi="Arial" w:cs="Arial"/>
          <w:sz w:val="22"/>
          <w:szCs w:val="22"/>
        </w:rPr>
        <w:t xml:space="preserve">we also observed </w:t>
      </w:r>
      <w:ins w:id="260" w:author="Andreae, Emily A" w:date="2019-12-19T13:57:00Z">
        <w:r w:rsidR="00162D1A">
          <w:rPr>
            <w:rFonts w:ascii="Arial" w:hAnsi="Arial" w:cs="Arial"/>
            <w:sz w:val="22"/>
            <w:szCs w:val="22"/>
          </w:rPr>
          <w:t xml:space="preserve">a </w:t>
        </w:r>
      </w:ins>
      <w:r w:rsidR="005C54BA" w:rsidRPr="0095454A">
        <w:rPr>
          <w:rFonts w:ascii="Arial" w:hAnsi="Arial" w:cs="Arial"/>
          <w:sz w:val="22"/>
          <w:szCs w:val="22"/>
        </w:rPr>
        <w:t xml:space="preserve">decreased </w:t>
      </w:r>
      <w:r w:rsidR="00914AD4" w:rsidRPr="0095454A">
        <w:rPr>
          <w:rFonts w:ascii="Arial" w:hAnsi="Arial" w:cs="Arial"/>
          <w:sz w:val="22"/>
          <w:szCs w:val="22"/>
        </w:rPr>
        <w:t xml:space="preserve">invasion </w:t>
      </w:r>
      <w:r w:rsidR="005C54BA" w:rsidRPr="0095454A">
        <w:rPr>
          <w:rFonts w:ascii="Arial" w:hAnsi="Arial" w:cs="Arial"/>
          <w:sz w:val="22"/>
          <w:szCs w:val="22"/>
        </w:rPr>
        <w:t xml:space="preserve">ability </w:t>
      </w:r>
      <w:ins w:id="261" w:author="Andreae, Emily A" w:date="2019-12-19T13:58:00Z">
        <w:r w:rsidR="00162D1A">
          <w:rPr>
            <w:rFonts w:ascii="Arial" w:hAnsi="Arial" w:cs="Arial"/>
            <w:sz w:val="22"/>
            <w:szCs w:val="22"/>
          </w:rPr>
          <w:t>of</w:t>
        </w:r>
      </w:ins>
      <w:del w:id="262" w:author="Andreae, Emily A" w:date="2019-12-19T13:58:00Z">
        <w:r w:rsidR="00914AD4" w:rsidRPr="0095454A" w:rsidDel="00162D1A">
          <w:rPr>
            <w:rFonts w:ascii="Arial" w:hAnsi="Arial" w:cs="Arial"/>
            <w:sz w:val="22"/>
            <w:szCs w:val="22"/>
          </w:rPr>
          <w:delText>for</w:delText>
        </w:r>
      </w:del>
      <w:r w:rsidR="00FA289F" w:rsidRPr="0095454A">
        <w:rPr>
          <w:rFonts w:ascii="Arial" w:hAnsi="Arial" w:cs="Arial"/>
          <w:sz w:val="22"/>
          <w:szCs w:val="22"/>
        </w:rPr>
        <w:t xml:space="preserve"> the Eca109</w:t>
      </w:r>
      <w:r w:rsidR="004B1617" w:rsidRPr="0095454A">
        <w:rPr>
          <w:rFonts w:ascii="Arial" w:hAnsi="Arial" w:cs="Arial"/>
          <w:sz w:val="22"/>
          <w:szCs w:val="22"/>
        </w:rPr>
        <w:t xml:space="preserve"> (</w:t>
      </w:r>
      <w:r w:rsidR="00150AE1" w:rsidRPr="0095454A">
        <w:rPr>
          <w:rFonts w:ascii="Arial" w:hAnsi="Arial" w:cs="Arial"/>
          <w:sz w:val="22"/>
          <w:szCs w:val="22"/>
        </w:rPr>
        <w:t>P</w:t>
      </w:r>
      <w:r w:rsidR="00F3371C" w:rsidRPr="0095454A">
        <w:rPr>
          <w:rFonts w:ascii="Arial" w:hAnsi="Arial" w:cs="Arial"/>
          <w:sz w:val="22"/>
          <w:szCs w:val="22"/>
        </w:rPr>
        <w:t>=</w:t>
      </w:r>
      <w:r w:rsidR="00150AE1" w:rsidRPr="0095454A">
        <w:rPr>
          <w:rFonts w:ascii="Arial" w:hAnsi="Arial" w:cs="Arial"/>
          <w:sz w:val="22"/>
          <w:szCs w:val="22"/>
        </w:rPr>
        <w:t>1</w:t>
      </w:r>
      <w:r w:rsidR="00F3371C" w:rsidRPr="0095454A">
        <w:rPr>
          <w:rFonts w:ascii="Arial" w:hAnsi="Arial" w:cs="Arial"/>
          <w:sz w:val="22"/>
          <w:szCs w:val="22"/>
        </w:rPr>
        <w:t>.64</w:t>
      </w:r>
      <w:r w:rsidR="00150AE1" w:rsidRPr="0095454A">
        <w:rPr>
          <w:rFonts w:ascii="Arial" w:hAnsi="Arial" w:cs="Arial"/>
          <w:sz w:val="22"/>
          <w:szCs w:val="22"/>
        </w:rPr>
        <w:t>x10</w:t>
      </w:r>
      <w:r w:rsidR="00150AE1" w:rsidRPr="0095454A">
        <w:rPr>
          <w:rFonts w:ascii="Arial" w:hAnsi="Arial" w:cs="Arial"/>
          <w:sz w:val="22"/>
          <w:szCs w:val="22"/>
          <w:vertAlign w:val="superscript"/>
        </w:rPr>
        <w:t>-</w:t>
      </w:r>
      <w:r w:rsidR="00F3371C" w:rsidRPr="0095454A">
        <w:rPr>
          <w:rFonts w:ascii="Arial" w:hAnsi="Arial" w:cs="Arial"/>
          <w:sz w:val="22"/>
          <w:szCs w:val="22"/>
          <w:vertAlign w:val="superscript"/>
        </w:rPr>
        <w:t>5</w:t>
      </w:r>
      <w:r w:rsidR="004B1617" w:rsidRPr="0095454A">
        <w:rPr>
          <w:rFonts w:ascii="Arial" w:hAnsi="Arial" w:cs="Arial"/>
          <w:sz w:val="22"/>
          <w:szCs w:val="22"/>
        </w:rPr>
        <w:t>)</w:t>
      </w:r>
      <w:r w:rsidR="00150AE1" w:rsidRPr="0095454A">
        <w:rPr>
          <w:rFonts w:ascii="Arial" w:hAnsi="Arial" w:cs="Arial"/>
          <w:sz w:val="22"/>
          <w:szCs w:val="22"/>
        </w:rPr>
        <w:t xml:space="preserve">, </w:t>
      </w:r>
      <w:r w:rsidR="00FA289F" w:rsidRPr="0095454A">
        <w:rPr>
          <w:rFonts w:ascii="Arial" w:hAnsi="Arial" w:cs="Arial"/>
          <w:sz w:val="22"/>
          <w:szCs w:val="22"/>
        </w:rPr>
        <w:t>HepG2</w:t>
      </w:r>
      <w:r w:rsidR="004B1617" w:rsidRPr="0095454A">
        <w:rPr>
          <w:rFonts w:ascii="Arial" w:hAnsi="Arial" w:cs="Arial"/>
          <w:sz w:val="22"/>
          <w:szCs w:val="22"/>
        </w:rPr>
        <w:t xml:space="preserve"> (</w:t>
      </w:r>
      <w:r w:rsidR="00150AE1" w:rsidRPr="0095454A">
        <w:rPr>
          <w:rFonts w:ascii="Arial" w:hAnsi="Arial" w:cs="Arial"/>
          <w:sz w:val="22"/>
          <w:szCs w:val="22"/>
        </w:rPr>
        <w:t>P</w:t>
      </w:r>
      <w:r w:rsidR="00526B03" w:rsidRPr="0095454A">
        <w:rPr>
          <w:rFonts w:ascii="Arial" w:hAnsi="Arial" w:cs="Arial"/>
          <w:sz w:val="22"/>
          <w:szCs w:val="22"/>
        </w:rPr>
        <w:t>=0.0003</w:t>
      </w:r>
      <w:r w:rsidR="004B1617" w:rsidRPr="0095454A">
        <w:rPr>
          <w:rFonts w:ascii="Arial" w:hAnsi="Arial" w:cs="Arial"/>
          <w:sz w:val="22"/>
          <w:szCs w:val="22"/>
        </w:rPr>
        <w:t>)</w:t>
      </w:r>
      <w:r w:rsidR="00FA289F" w:rsidRPr="0095454A">
        <w:rPr>
          <w:rFonts w:ascii="Arial" w:hAnsi="Arial" w:cs="Arial"/>
          <w:sz w:val="22"/>
          <w:szCs w:val="22"/>
        </w:rPr>
        <w:t xml:space="preserve">, </w:t>
      </w:r>
      <w:r w:rsidR="00FA289F" w:rsidRPr="0095454A">
        <w:rPr>
          <w:rFonts w:ascii="Arial" w:hAnsi="Arial" w:cs="Arial" w:hint="eastAsia"/>
          <w:sz w:val="22"/>
          <w:szCs w:val="22"/>
        </w:rPr>
        <w:t>MGC803</w:t>
      </w:r>
      <w:r w:rsidR="004B1617" w:rsidRPr="0095454A">
        <w:rPr>
          <w:rFonts w:ascii="Arial" w:hAnsi="Arial" w:cs="Arial"/>
          <w:sz w:val="22"/>
          <w:szCs w:val="22"/>
        </w:rPr>
        <w:t xml:space="preserve"> (</w:t>
      </w:r>
      <w:r w:rsidR="00150AE1" w:rsidRPr="0095454A">
        <w:rPr>
          <w:rFonts w:ascii="Arial" w:hAnsi="Arial" w:cs="Arial"/>
          <w:sz w:val="22"/>
          <w:szCs w:val="22"/>
        </w:rPr>
        <w:t>P</w:t>
      </w:r>
      <w:r w:rsidR="00803DB7" w:rsidRPr="0095454A">
        <w:rPr>
          <w:rFonts w:ascii="Arial" w:hAnsi="Arial" w:cs="Arial"/>
          <w:sz w:val="22"/>
          <w:szCs w:val="22"/>
        </w:rPr>
        <w:t>=0.0001</w:t>
      </w:r>
      <w:r w:rsidR="004B1617" w:rsidRPr="0095454A">
        <w:rPr>
          <w:rFonts w:ascii="Arial" w:hAnsi="Arial" w:cs="Arial"/>
          <w:sz w:val="22"/>
          <w:szCs w:val="22"/>
        </w:rPr>
        <w:t>)</w:t>
      </w:r>
      <w:r w:rsidR="00FA289F" w:rsidRPr="0095454A">
        <w:rPr>
          <w:rFonts w:ascii="Arial" w:hAnsi="Arial" w:cs="Arial"/>
          <w:sz w:val="22"/>
          <w:szCs w:val="22"/>
        </w:rPr>
        <w:t>, SW480</w:t>
      </w:r>
      <w:r w:rsidR="004B1617" w:rsidRPr="0095454A">
        <w:rPr>
          <w:rFonts w:ascii="Arial" w:hAnsi="Arial" w:cs="Arial"/>
          <w:sz w:val="22"/>
          <w:szCs w:val="22"/>
        </w:rPr>
        <w:t xml:space="preserve"> (</w:t>
      </w:r>
      <w:r w:rsidR="00150AE1" w:rsidRPr="0095454A">
        <w:rPr>
          <w:rFonts w:ascii="Arial" w:hAnsi="Arial" w:cs="Arial"/>
          <w:sz w:val="22"/>
          <w:szCs w:val="22"/>
        </w:rPr>
        <w:t>P</w:t>
      </w:r>
      <w:r w:rsidR="00D66300" w:rsidRPr="0095454A">
        <w:rPr>
          <w:rFonts w:ascii="Arial" w:hAnsi="Arial" w:cs="Arial"/>
          <w:sz w:val="22"/>
          <w:szCs w:val="22"/>
        </w:rPr>
        <w:t>=0.0012</w:t>
      </w:r>
      <w:r w:rsidR="004B1617" w:rsidRPr="0095454A">
        <w:rPr>
          <w:rFonts w:ascii="Arial" w:hAnsi="Arial" w:cs="Arial"/>
          <w:sz w:val="22"/>
          <w:szCs w:val="22"/>
        </w:rPr>
        <w:t>)</w:t>
      </w:r>
      <w:ins w:id="263" w:author="Andreae, Emily A" w:date="2019-12-19T13:58:00Z">
        <w:r w:rsidR="00162D1A">
          <w:rPr>
            <w:rFonts w:ascii="Arial" w:hAnsi="Arial" w:cs="Arial"/>
            <w:sz w:val="22"/>
            <w:szCs w:val="22"/>
          </w:rPr>
          <w:t>,</w:t>
        </w:r>
      </w:ins>
      <w:r w:rsidR="00FA289F" w:rsidRPr="0095454A">
        <w:rPr>
          <w:rFonts w:ascii="Arial" w:hAnsi="Arial" w:cs="Arial"/>
          <w:sz w:val="22"/>
          <w:szCs w:val="22"/>
        </w:rPr>
        <w:t xml:space="preserve"> and DLD1 </w:t>
      </w:r>
      <w:r w:rsidR="004B1617" w:rsidRPr="0095454A">
        <w:rPr>
          <w:rFonts w:ascii="Arial" w:hAnsi="Arial" w:cs="Arial"/>
          <w:sz w:val="22"/>
          <w:szCs w:val="22"/>
        </w:rPr>
        <w:t>(</w:t>
      </w:r>
      <w:r w:rsidR="00150AE1" w:rsidRPr="0095454A">
        <w:rPr>
          <w:rFonts w:ascii="Arial" w:hAnsi="Arial" w:cs="Arial"/>
          <w:sz w:val="22"/>
          <w:szCs w:val="22"/>
        </w:rPr>
        <w:t>P</w:t>
      </w:r>
      <w:r w:rsidR="00C86B4D" w:rsidRPr="0095454A">
        <w:rPr>
          <w:rFonts w:ascii="Arial" w:hAnsi="Arial" w:cs="Arial"/>
          <w:sz w:val="22"/>
          <w:szCs w:val="22"/>
        </w:rPr>
        <w:t>=0.0002</w:t>
      </w:r>
      <w:r w:rsidR="00C72ED4" w:rsidRPr="0095454A">
        <w:rPr>
          <w:rFonts w:ascii="Arial" w:hAnsi="Arial" w:cs="Arial"/>
          <w:sz w:val="22"/>
          <w:szCs w:val="22"/>
        </w:rPr>
        <w:t>)</w:t>
      </w:r>
      <w:r w:rsidR="004B1617" w:rsidRPr="0095454A">
        <w:rPr>
          <w:rFonts w:ascii="Arial" w:hAnsi="Arial" w:cs="Arial"/>
          <w:sz w:val="22"/>
          <w:szCs w:val="22"/>
        </w:rPr>
        <w:t xml:space="preserve"> cells </w:t>
      </w:r>
      <w:r w:rsidR="00FA289F" w:rsidRPr="0095454A">
        <w:rPr>
          <w:rFonts w:ascii="Arial" w:hAnsi="Arial" w:cs="Arial"/>
          <w:sz w:val="22"/>
          <w:szCs w:val="22"/>
        </w:rPr>
        <w:t>(</w:t>
      </w:r>
      <w:r w:rsidR="00FA289F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955668" w:rsidRPr="0095454A">
        <w:rPr>
          <w:rFonts w:ascii="Arial" w:hAnsi="Arial" w:cs="Arial"/>
          <w:b/>
          <w:sz w:val="22"/>
          <w:szCs w:val="22"/>
        </w:rPr>
        <w:t>S</w:t>
      </w:r>
      <w:r w:rsidR="00480FF9" w:rsidRPr="0095454A">
        <w:rPr>
          <w:rFonts w:ascii="Arial" w:hAnsi="Arial" w:cs="Arial" w:hint="eastAsia"/>
          <w:b/>
          <w:sz w:val="22"/>
          <w:szCs w:val="22"/>
          <w:lang w:eastAsia="zh-CN"/>
        </w:rPr>
        <w:t>10</w:t>
      </w:r>
      <w:r w:rsidR="00FA289F" w:rsidRPr="0095454A">
        <w:rPr>
          <w:rFonts w:ascii="Arial" w:hAnsi="Arial" w:cs="Arial"/>
          <w:sz w:val="22"/>
          <w:szCs w:val="22"/>
        </w:rPr>
        <w:t>)</w:t>
      </w:r>
      <w:r w:rsidR="004B1617" w:rsidRPr="0095454A">
        <w:rPr>
          <w:rFonts w:ascii="Arial" w:hAnsi="Arial" w:cs="Arial"/>
          <w:sz w:val="22"/>
          <w:szCs w:val="22"/>
        </w:rPr>
        <w:t xml:space="preserve">. </w:t>
      </w:r>
    </w:p>
    <w:p w14:paraId="4528FF2A" w14:textId="77777777" w:rsidR="00C20B63" w:rsidRPr="0095454A" w:rsidRDefault="00D84AF4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 </w:t>
      </w:r>
    </w:p>
    <w:p w14:paraId="59A5D9C6" w14:textId="3B639E56" w:rsidR="00116C4E" w:rsidRPr="0095454A" w:rsidRDefault="009F3865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  <w:lang w:eastAsia="zh-CN"/>
        </w:rPr>
        <w:t>Pan-cancer suppression role of PANC754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264" w:author="Andreae, Emily A" w:date="2019-12-19T14:41:00Z">
        <w:r w:rsidR="00873B2B">
          <w:rPr>
            <w:rFonts w:ascii="Arial" w:hAnsi="Arial" w:cs="Arial"/>
            <w:b/>
            <w:sz w:val="22"/>
            <w:szCs w:val="22"/>
          </w:rPr>
          <w:t>occurred in a</w:t>
        </w:r>
      </w:ins>
      <w:del w:id="265" w:author="Andreae, Emily A" w:date="2019-12-19T14:41:00Z">
        <w:r w:rsidR="00DF7C0B" w:rsidRPr="0095454A" w:rsidDel="00873B2B">
          <w:rPr>
            <w:rFonts w:ascii="Arial" w:hAnsi="Arial" w:cs="Arial"/>
            <w:b/>
            <w:sz w:val="22"/>
            <w:szCs w:val="22"/>
          </w:rPr>
          <w:delText>was</w:delText>
        </w:r>
      </w:del>
      <w:r w:rsidR="00DF7C0B" w:rsidRPr="0095454A">
        <w:rPr>
          <w:rFonts w:ascii="Arial" w:hAnsi="Arial" w:cs="Arial"/>
          <w:b/>
          <w:sz w:val="22"/>
          <w:szCs w:val="22"/>
        </w:rPr>
        <w:t xml:space="preserve"> KPNA4</w:t>
      </w:r>
      <w:r w:rsidR="0042629A" w:rsidRPr="0095454A">
        <w:rPr>
          <w:rFonts w:ascii="Arial" w:hAnsi="Arial" w:cs="Arial"/>
          <w:b/>
          <w:sz w:val="22"/>
          <w:szCs w:val="22"/>
        </w:rPr>
        <w:t>-</w:t>
      </w:r>
      <w:r w:rsidR="00DF7C0B" w:rsidRPr="0095454A">
        <w:rPr>
          <w:rFonts w:ascii="Arial" w:hAnsi="Arial" w:cs="Arial"/>
          <w:b/>
          <w:sz w:val="22"/>
          <w:szCs w:val="22"/>
        </w:rPr>
        <w:t xml:space="preserve"> and MTMR</w:t>
      </w:r>
      <w:r w:rsidR="00956A7B" w:rsidRPr="0095454A">
        <w:rPr>
          <w:rFonts w:ascii="Arial" w:hAnsi="Arial" w:cs="Arial"/>
          <w:b/>
          <w:sz w:val="22"/>
          <w:szCs w:val="22"/>
        </w:rPr>
        <w:t>8</w:t>
      </w:r>
      <w:r w:rsidR="0042629A" w:rsidRPr="0095454A">
        <w:rPr>
          <w:rFonts w:ascii="Arial" w:hAnsi="Arial" w:cs="Arial"/>
          <w:b/>
          <w:sz w:val="22"/>
          <w:szCs w:val="22"/>
        </w:rPr>
        <w:t>-</w:t>
      </w:r>
      <w:r w:rsidR="00DF7C0B" w:rsidRPr="0095454A">
        <w:rPr>
          <w:rFonts w:ascii="Arial" w:hAnsi="Arial" w:cs="Arial"/>
          <w:b/>
          <w:sz w:val="22"/>
          <w:szCs w:val="22"/>
        </w:rPr>
        <w:t>dependent</w:t>
      </w:r>
      <w:r w:rsidR="0042629A" w:rsidRPr="0095454A">
        <w:rPr>
          <w:rFonts w:ascii="Arial" w:hAnsi="Arial" w:cs="Arial"/>
          <w:b/>
          <w:sz w:val="22"/>
          <w:szCs w:val="22"/>
        </w:rPr>
        <w:t xml:space="preserve"> manner</w:t>
      </w:r>
    </w:p>
    <w:p w14:paraId="7F679FFD" w14:textId="77777777" w:rsidR="005D02A9" w:rsidRPr="0095454A" w:rsidRDefault="005D02A9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31D7B402" w14:textId="0209850D" w:rsidR="00491A97" w:rsidRPr="0095454A" w:rsidRDefault="003F5420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  <w:lang w:eastAsia="zh-CN"/>
        </w:rPr>
        <w:t>In order to investigate the mechanism and regulatory target</w:t>
      </w:r>
      <w:ins w:id="266" w:author="Andreae, Emily A" w:date="2019-12-19T14:41:00Z">
        <w:r w:rsidR="00873B2B">
          <w:rPr>
            <w:rFonts w:ascii="Arial" w:hAnsi="Arial" w:cs="Arial"/>
            <w:sz w:val="22"/>
            <w:szCs w:val="22"/>
            <w:lang w:eastAsia="zh-CN"/>
          </w:rPr>
          <w:t>(s)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 of PANC754, we conducted </w:t>
      </w:r>
      <w:ins w:id="267" w:author="Andreae, Emily A" w:date="2019-12-19T14:41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an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alignment analysis </w:t>
      </w:r>
      <w:ins w:id="268" w:author="Andreae, Emily A" w:date="2019-12-19T14:44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of potential complementary genes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to </w:t>
      </w:r>
      <w:ins w:id="269" w:author="Andreae, Emily A" w:date="2019-12-19T14:45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PANC754 transcript. </w:t>
      </w:r>
      <w:commentRangeStart w:id="270"/>
      <w:r w:rsidRPr="0095454A">
        <w:rPr>
          <w:rFonts w:ascii="Arial" w:hAnsi="Arial" w:cs="Arial"/>
          <w:sz w:val="22"/>
          <w:szCs w:val="22"/>
          <w:lang w:eastAsia="zh-CN"/>
        </w:rPr>
        <w:t xml:space="preserve">We identified two genes of high similarity including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KPNA4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(karyopherin alpha 4, also n</w:t>
      </w:r>
      <w:r w:rsidR="00956A7B" w:rsidRPr="0095454A">
        <w:rPr>
          <w:rFonts w:ascii="Arial" w:hAnsi="Arial" w:cs="Arial"/>
          <w:sz w:val="22"/>
          <w:szCs w:val="22"/>
          <w:lang w:eastAsia="zh-CN"/>
        </w:rPr>
        <w:t xml:space="preserve">amed importin alpha 3) and </w:t>
      </w:r>
      <w:r w:rsidR="00956A7B" w:rsidRPr="0095454A">
        <w:rPr>
          <w:rFonts w:ascii="Arial" w:hAnsi="Arial" w:cs="Arial"/>
          <w:i/>
          <w:sz w:val="22"/>
          <w:szCs w:val="22"/>
          <w:lang w:eastAsia="zh-CN"/>
        </w:rPr>
        <w:t>MTMR8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Pr="0095454A">
        <w:rPr>
          <w:rFonts w:ascii="Arial" w:hAnsi="Arial" w:cs="Arial" w:hint="eastAsia"/>
          <w:sz w:val="22"/>
          <w:szCs w:val="22"/>
          <w:lang w:eastAsia="zh-CN"/>
        </w:rPr>
        <w:t>m</w:t>
      </w:r>
      <w:r w:rsidRPr="0095454A">
        <w:rPr>
          <w:rFonts w:ascii="Arial" w:hAnsi="Arial" w:cs="Arial"/>
          <w:sz w:val="22"/>
          <w:szCs w:val="22"/>
        </w:rPr>
        <w:t xml:space="preserve">yotubularin related protein </w:t>
      </w:r>
      <w:r w:rsidR="00B834C2" w:rsidRPr="0095454A">
        <w:rPr>
          <w:rFonts w:ascii="Arial" w:hAnsi="Arial" w:cs="Arial"/>
          <w:sz w:val="22"/>
          <w:szCs w:val="22"/>
        </w:rPr>
        <w:t>8</w:t>
      </w:r>
      <w:r w:rsidRPr="0095454A">
        <w:rPr>
          <w:rFonts w:ascii="Arial" w:hAnsi="Arial" w:cs="Arial"/>
          <w:sz w:val="22"/>
          <w:szCs w:val="22"/>
          <w:lang w:eastAsia="zh-CN"/>
        </w:rPr>
        <w:t>, also named MTMR</w:t>
      </w:r>
      <w:r w:rsidR="00B834C2" w:rsidRPr="0095454A">
        <w:rPr>
          <w:rFonts w:ascii="Arial" w:hAnsi="Arial" w:cs="Arial"/>
          <w:sz w:val="22"/>
          <w:szCs w:val="22"/>
          <w:lang w:eastAsia="zh-CN"/>
        </w:rPr>
        <w:t>9</w:t>
      </w:r>
      <w:r w:rsidRPr="0095454A">
        <w:rPr>
          <w:rFonts w:ascii="Arial" w:hAnsi="Arial" w:cs="Arial"/>
          <w:sz w:val="22"/>
          <w:szCs w:val="22"/>
          <w:lang w:eastAsia="zh-CN"/>
        </w:rPr>
        <w:t>) (</w:t>
      </w: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A17F9D" w:rsidRPr="0095454A">
        <w:rPr>
          <w:rFonts w:ascii="Arial" w:hAnsi="Arial" w:cs="Arial"/>
          <w:b/>
          <w:sz w:val="22"/>
          <w:szCs w:val="22"/>
        </w:rPr>
        <w:t>5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 </w:t>
      </w:r>
      <w:commentRangeEnd w:id="270"/>
      <w:r w:rsidR="00873B2B">
        <w:rPr>
          <w:rStyle w:val="CommentReference"/>
        </w:rPr>
        <w:commentReference w:id="270"/>
      </w:r>
      <w:r w:rsidRPr="0095454A">
        <w:rPr>
          <w:rFonts w:ascii="Arial" w:hAnsi="Arial" w:cs="Arial"/>
          <w:sz w:val="22"/>
          <w:szCs w:val="22"/>
          <w:lang w:eastAsia="zh-CN"/>
        </w:rPr>
        <w:t>a</w:t>
      </w:r>
      <w:ins w:id="271" w:author="Andreae, Emily A" w:date="2019-12-19T14:45:00Z">
        <w:r w:rsidR="00873B2B">
          <w:rPr>
            <w:rFonts w:ascii="Arial" w:hAnsi="Arial" w:cs="Arial"/>
            <w:sz w:val="22"/>
            <w:szCs w:val="22"/>
            <w:lang w:eastAsia="zh-CN"/>
          </w:rPr>
          <w:t>long with</w:t>
        </w:r>
      </w:ins>
      <w:del w:id="272" w:author="Andreae, Emily A" w:date="2019-12-19T14:45:00Z">
        <w:r w:rsidRPr="0095454A" w:rsidDel="00873B2B">
          <w:rPr>
            <w:rFonts w:ascii="Arial" w:hAnsi="Arial" w:cs="Arial"/>
            <w:sz w:val="22"/>
            <w:szCs w:val="22"/>
            <w:lang w:eastAsia="zh-CN"/>
          </w:rPr>
          <w:delText>nd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273" w:author="Andreae, Emily A" w:date="2019-12-19T14:42:00Z">
        <w:r w:rsidR="00873B2B" w:rsidRPr="00873B2B">
          <w:rPr>
            <w:rFonts w:ascii="Arial" w:hAnsi="Arial" w:cs="Arial"/>
            <w:sz w:val="22"/>
            <w:szCs w:val="22"/>
            <w:lang w:eastAsia="zh-CN"/>
          </w:rPr>
          <w:t>51</w:t>
        </w:r>
      </w:ins>
      <w:ins w:id="274" w:author="Andreae, Emily A" w:date="2019-12-19T14:44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other </w:t>
      </w:r>
      <w:del w:id="275" w:author="Andreae, Emily A" w:date="2019-12-19T14:42:00Z">
        <w:r w:rsidRPr="0095454A" w:rsidDel="00873B2B">
          <w:rPr>
            <w:rFonts w:ascii="Arial" w:hAnsi="Arial" w:cs="Arial"/>
            <w:sz w:val="22"/>
            <w:szCs w:val="22"/>
            <w:lang w:eastAsia="zh-CN"/>
          </w:rPr>
          <w:delText>51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genes </w:t>
      </w:r>
      <w:ins w:id="276" w:author="Andreae, Emily A" w:date="2019-12-19T14:45:00Z">
        <w:r w:rsidR="00873B2B">
          <w:rPr>
            <w:rFonts w:ascii="Arial" w:hAnsi="Arial" w:cs="Arial"/>
            <w:sz w:val="22"/>
            <w:szCs w:val="22"/>
            <w:lang w:eastAsia="zh-CN"/>
          </w:rPr>
          <w:t>of</w:t>
        </w:r>
      </w:ins>
      <w:del w:id="277" w:author="Andreae, Emily A" w:date="2019-12-19T14:45:00Z">
        <w:r w:rsidRPr="0095454A" w:rsidDel="00873B2B">
          <w:rPr>
            <w:rFonts w:ascii="Arial" w:hAnsi="Arial" w:cs="Arial"/>
            <w:sz w:val="22"/>
            <w:szCs w:val="22"/>
            <w:lang w:eastAsia="zh-CN"/>
          </w:rPr>
          <w:delText>with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low similarity </w:t>
      </w:r>
      <w:ins w:id="278" w:author="Andreae, Emily A" w:date="2019-12-19T14:45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to PANC754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>(</w:t>
      </w:r>
      <w:r w:rsidRPr="0095454A">
        <w:rPr>
          <w:rFonts w:ascii="Arial" w:hAnsi="Arial" w:cs="Arial"/>
          <w:b/>
          <w:sz w:val="22"/>
          <w:szCs w:val="22"/>
        </w:rPr>
        <w:t xml:space="preserve">Table </w:t>
      </w:r>
      <w:r w:rsidR="006811A3" w:rsidRPr="0095454A">
        <w:rPr>
          <w:rFonts w:ascii="Arial" w:hAnsi="Arial" w:cs="Arial" w:hint="eastAsia"/>
          <w:b/>
          <w:sz w:val="22"/>
          <w:szCs w:val="22"/>
          <w:lang w:eastAsia="zh-CN"/>
        </w:rPr>
        <w:t>S4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). </w:t>
      </w:r>
      <w:ins w:id="279" w:author="Andreae, Emily A" w:date="2019-12-19T14:43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Based on the </w:t>
        </w:r>
        <w:r w:rsidR="00873B2B" w:rsidRPr="0095454A">
          <w:rPr>
            <w:rFonts w:ascii="Arial" w:hAnsi="Arial" w:cs="Arial"/>
            <w:sz w:val="22"/>
            <w:szCs w:val="22"/>
            <w:lang w:eastAsia="zh-CN"/>
          </w:rPr>
          <w:t>sequence complementary theory</w:t>
        </w:r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, </w:t>
        </w:r>
      </w:ins>
      <w:del w:id="280" w:author="Andreae, Emily A" w:date="2019-12-19T14:42:00Z">
        <w:r w:rsidRPr="0095454A" w:rsidDel="00873B2B">
          <w:rPr>
            <w:rFonts w:ascii="Arial" w:hAnsi="Arial" w:cs="Arial"/>
            <w:sz w:val="22"/>
            <w:szCs w:val="22"/>
            <w:lang w:eastAsia="zh-CN"/>
          </w:rPr>
          <w:delText xml:space="preserve">Theoretically, 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these </w:t>
      </w:r>
      <w:ins w:id="281" w:author="Andreae, Emily A" w:date="2019-12-19T14:44:00Z">
        <w:r w:rsidR="00873B2B">
          <w:rPr>
            <w:rFonts w:ascii="Arial" w:hAnsi="Arial" w:cs="Arial"/>
            <w:sz w:val="22"/>
            <w:szCs w:val="22"/>
            <w:lang w:eastAsia="zh-CN"/>
          </w:rPr>
          <w:t xml:space="preserve">other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genes could be targets of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PANC754</w:t>
      </w:r>
      <w:del w:id="282" w:author="Andreae, Emily A" w:date="2019-12-19T14:44:00Z">
        <w:r w:rsidRPr="0095454A" w:rsidDel="00873B2B">
          <w:rPr>
            <w:rFonts w:ascii="Arial" w:hAnsi="Arial" w:cs="Arial"/>
            <w:sz w:val="22"/>
            <w:szCs w:val="22"/>
            <w:lang w:eastAsia="zh-CN"/>
          </w:rPr>
          <w:delText xml:space="preserve"> with sequence complementary theory</w:delText>
        </w:r>
      </w:del>
      <w:r w:rsidR="007642EA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>
          <w:fldData xml:space="preserve">PEVuZE5vdGU+PENpdGU+PEF1dGhvcj5Fc3Bvc2l0bzwvQXV0aG9yPjxZZWFyPjIwMTk8L1llYXI+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>
          <w:fldData xml:space="preserve">PEVuZE5vdGU+PENpdGU+PEF1dGhvcj5Fc3Bvc2l0bzwvQXV0aG9yPjxZZWFyPjIwMTk8L1llYXI+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r w:rsidR="007642EA" w:rsidRPr="0095454A">
        <w:rPr>
          <w:rFonts w:ascii="Arial" w:hAnsi="Arial" w:cs="Arial"/>
          <w:sz w:val="22"/>
          <w:szCs w:val="22"/>
          <w:vertAlign w:val="superscript"/>
          <w:lang w:eastAsia="zh-CN"/>
        </w:rPr>
      </w:r>
      <w:r w:rsidR="007642EA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  <w:lang w:eastAsia="zh-CN"/>
        </w:rPr>
        <w:t>27,28</w:t>
      </w:r>
      <w:r w:rsidR="007642EA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. We </w:t>
      </w:r>
      <w:ins w:id="283" w:author="Andreae, Emily A" w:date="2019-12-19T14:56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confirmed these results by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>conduct</w:t>
      </w:r>
      <w:ins w:id="284" w:author="Andreae, Emily A" w:date="2019-12-19T14:58:00Z">
        <w:r w:rsidR="00A5067C">
          <w:rPr>
            <w:rFonts w:ascii="Arial" w:hAnsi="Arial" w:cs="Arial"/>
            <w:sz w:val="22"/>
            <w:szCs w:val="22"/>
            <w:lang w:eastAsia="zh-CN"/>
          </w:rPr>
          <w:t>ing</w:t>
        </w:r>
      </w:ins>
      <w:del w:id="285" w:author="Andreae, Emily A" w:date="2019-12-19T14:58:00Z">
        <w:r w:rsidRPr="0095454A" w:rsidDel="00A5067C">
          <w:rPr>
            <w:rFonts w:ascii="Arial" w:hAnsi="Arial" w:cs="Arial"/>
            <w:sz w:val="22"/>
            <w:szCs w:val="22"/>
            <w:lang w:eastAsia="zh-CN"/>
          </w:rPr>
          <w:delText>ed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286" w:author="Andreae, Emily A" w:date="2019-12-19T14:56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an </w:t>
        </w:r>
        <w:r w:rsidR="00A5067C">
          <w:rPr>
            <w:rFonts w:ascii="Arial" w:hAnsi="Arial" w:cs="Arial"/>
            <w:i/>
            <w:sz w:val="22"/>
            <w:szCs w:val="22"/>
            <w:lang w:eastAsia="zh-CN"/>
          </w:rPr>
          <w:t xml:space="preserve">in </w:t>
        </w:r>
        <w:r w:rsidR="00A5067C" w:rsidRPr="00A5067C">
          <w:rPr>
            <w:rFonts w:ascii="Arial" w:hAnsi="Arial" w:cs="Arial"/>
            <w:i/>
            <w:sz w:val="22"/>
            <w:szCs w:val="22"/>
            <w:lang w:eastAsia="zh-CN"/>
          </w:rPr>
          <w:t>silico</w:t>
        </w:r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 </w:t>
        </w:r>
      </w:ins>
      <w:r w:rsidRPr="00A5067C">
        <w:rPr>
          <w:rFonts w:ascii="Arial" w:hAnsi="Arial" w:cs="Arial"/>
          <w:sz w:val="22"/>
          <w:szCs w:val="22"/>
          <w:lang w:eastAsia="zh-CN"/>
        </w:rPr>
        <w:t>co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-expression analysis </w:t>
      </w:r>
      <w:r w:rsidR="00BF7CEB" w:rsidRPr="0095454A">
        <w:rPr>
          <w:rFonts w:ascii="Arial" w:hAnsi="Arial" w:cs="Arial"/>
          <w:sz w:val="22"/>
          <w:szCs w:val="22"/>
          <w:lang w:eastAsia="zh-CN"/>
        </w:rPr>
        <w:t xml:space="preserve">between </w:t>
      </w:r>
      <w:r w:rsidR="00BF7CEB" w:rsidRPr="0095454A">
        <w:rPr>
          <w:rFonts w:ascii="Arial" w:hAnsi="Arial" w:cs="Arial"/>
          <w:i/>
          <w:sz w:val="22"/>
          <w:szCs w:val="22"/>
          <w:lang w:eastAsia="zh-CN"/>
        </w:rPr>
        <w:t>PANC754</w:t>
      </w:r>
      <w:r w:rsidR="00BF7CEB" w:rsidRPr="0095454A">
        <w:rPr>
          <w:rFonts w:ascii="Arial" w:hAnsi="Arial" w:cs="Arial"/>
          <w:sz w:val="22"/>
          <w:szCs w:val="22"/>
          <w:lang w:eastAsia="zh-CN"/>
        </w:rPr>
        <w:t xml:space="preserve"> and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KPNA4</w:t>
      </w:r>
      <w:ins w:id="287" w:author="Andreae, Emily A" w:date="2019-12-19T14:56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 and</w:t>
        </w:r>
      </w:ins>
      <w:del w:id="288" w:author="Andreae, Emily A" w:date="2019-12-19T14:56:00Z">
        <w:r w:rsidRPr="0095454A" w:rsidDel="00A5067C">
          <w:rPr>
            <w:rFonts w:ascii="Arial" w:hAnsi="Arial" w:cs="Arial"/>
            <w:sz w:val="22"/>
            <w:szCs w:val="22"/>
            <w:lang w:eastAsia="zh-CN"/>
          </w:rPr>
          <w:delText>,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MTMR</w:t>
      </w:r>
      <w:r w:rsidR="00956A7B" w:rsidRPr="0095454A">
        <w:rPr>
          <w:rFonts w:ascii="Arial" w:hAnsi="Arial" w:cs="Arial"/>
          <w:i/>
          <w:sz w:val="22"/>
          <w:szCs w:val="22"/>
          <w:lang w:eastAsia="zh-CN"/>
        </w:rPr>
        <w:t>8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BF7CEB" w:rsidRPr="0095454A">
        <w:rPr>
          <w:rFonts w:ascii="Arial" w:hAnsi="Arial" w:cs="Arial"/>
          <w:sz w:val="22"/>
          <w:szCs w:val="22"/>
          <w:lang w:eastAsia="zh-CN"/>
        </w:rPr>
        <w:t>as well as</w:t>
      </w:r>
      <w:ins w:id="289" w:author="Andreae, Emily A" w:date="2019-12-19T14:56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 the</w:t>
        </w:r>
      </w:ins>
      <w:r w:rsidR="00BF7CEB" w:rsidRPr="0095454A">
        <w:rPr>
          <w:rFonts w:ascii="Arial" w:hAnsi="Arial" w:cs="Arial"/>
          <w:sz w:val="22"/>
          <w:szCs w:val="22"/>
          <w:lang w:eastAsia="zh-CN"/>
        </w:rPr>
        <w:t xml:space="preserve"> other </w:t>
      </w:r>
      <w:r w:rsidRPr="0095454A">
        <w:rPr>
          <w:rFonts w:ascii="Arial" w:hAnsi="Arial" w:cs="Arial"/>
          <w:sz w:val="22"/>
          <w:szCs w:val="22"/>
          <w:lang w:eastAsia="zh-CN"/>
        </w:rPr>
        <w:t>51 sequence-similar genes</w:t>
      </w:r>
      <w:r w:rsidR="0077063D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290" w:author="Andreae, Emily A" w:date="2019-12-19T14:58:00Z">
        <w:r w:rsidR="00A5067C">
          <w:rPr>
            <w:rFonts w:ascii="Arial" w:hAnsi="Arial" w:cs="Arial"/>
            <w:sz w:val="22"/>
            <w:szCs w:val="22"/>
            <w:lang w:eastAsia="zh-CN"/>
          </w:rPr>
          <w:t>and presented the results as</w:t>
        </w:r>
      </w:ins>
      <w:del w:id="291" w:author="Andreae, Emily A" w:date="2019-12-19T14:58:00Z">
        <w:r w:rsidR="00BF7CEB" w:rsidRPr="0095454A" w:rsidDel="00A5067C">
          <w:rPr>
            <w:rFonts w:ascii="Arial" w:hAnsi="Arial" w:cs="Arial"/>
            <w:sz w:val="22"/>
            <w:szCs w:val="22"/>
            <w:lang w:eastAsia="zh-CN"/>
          </w:rPr>
          <w:delText>with</w:delText>
        </w:r>
      </w:del>
      <w:r w:rsidR="00BF7CEB" w:rsidRPr="0095454A">
        <w:rPr>
          <w:rFonts w:ascii="Arial" w:hAnsi="Arial" w:cs="Arial"/>
          <w:sz w:val="22"/>
          <w:szCs w:val="22"/>
          <w:lang w:eastAsia="zh-CN"/>
        </w:rPr>
        <w:t xml:space="preserve"> Spearman’s correlation</w:t>
      </w:r>
      <w:r w:rsidR="00E30A36"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E30A36" w:rsidRPr="0095454A">
        <w:rPr>
          <w:rFonts w:ascii="Arial" w:hAnsi="Arial" w:cs="Arial"/>
          <w:b/>
          <w:sz w:val="22"/>
          <w:szCs w:val="22"/>
        </w:rPr>
        <w:t>Table S4</w:t>
      </w:r>
      <w:r w:rsidR="00E30A36" w:rsidRPr="0095454A">
        <w:rPr>
          <w:rFonts w:ascii="Arial" w:hAnsi="Arial" w:cs="Arial"/>
          <w:sz w:val="22"/>
          <w:szCs w:val="22"/>
          <w:lang w:eastAsia="zh-CN"/>
        </w:rPr>
        <w:t>)</w:t>
      </w:r>
      <w:r w:rsidR="00491A97" w:rsidRPr="0095454A">
        <w:rPr>
          <w:rFonts w:ascii="Arial" w:hAnsi="Arial" w:cs="Arial"/>
          <w:sz w:val="22"/>
          <w:szCs w:val="22"/>
          <w:lang w:eastAsia="zh-CN"/>
        </w:rPr>
        <w:t>. As expect</w:t>
      </w:r>
      <w:ins w:id="292" w:author="Andreae, Emily A" w:date="2019-12-19T14:48:00Z">
        <w:r w:rsidR="00873B2B">
          <w:rPr>
            <w:rFonts w:ascii="Arial" w:hAnsi="Arial" w:cs="Arial"/>
            <w:sz w:val="22"/>
            <w:szCs w:val="22"/>
            <w:lang w:eastAsia="zh-CN"/>
          </w:rPr>
          <w:t>ed</w:t>
        </w:r>
      </w:ins>
      <w:del w:id="293" w:author="Andreae, Emily A" w:date="2019-12-19T14:48:00Z">
        <w:r w:rsidR="00491A97" w:rsidRPr="0095454A" w:rsidDel="00873B2B">
          <w:rPr>
            <w:rFonts w:ascii="Arial" w:hAnsi="Arial" w:cs="Arial"/>
            <w:sz w:val="22"/>
            <w:szCs w:val="22"/>
            <w:lang w:eastAsia="zh-CN"/>
          </w:rPr>
          <w:delText>ation</w:delText>
        </w:r>
      </w:del>
      <w:r w:rsidR="00491A97" w:rsidRPr="0095454A">
        <w:rPr>
          <w:rFonts w:ascii="Arial" w:hAnsi="Arial" w:cs="Arial"/>
          <w:sz w:val="22"/>
          <w:szCs w:val="22"/>
          <w:lang w:eastAsia="zh-CN"/>
        </w:rPr>
        <w:t>,</w:t>
      </w:r>
      <w:r w:rsidR="00BF7CEB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del w:id="294" w:author="Andreae, Emily A" w:date="2019-12-19T14:58:00Z">
        <w:r w:rsidR="00491A97" w:rsidRPr="0095454A" w:rsidDel="00A5067C">
          <w:rPr>
            <w:rFonts w:ascii="Arial" w:hAnsi="Arial" w:cs="Arial"/>
            <w:sz w:val="22"/>
            <w:szCs w:val="22"/>
            <w:lang w:eastAsia="zh-CN"/>
          </w:rPr>
          <w:delText xml:space="preserve">we </w:delText>
        </w:r>
        <w:r w:rsidRPr="0095454A" w:rsidDel="00A5067C">
          <w:rPr>
            <w:rFonts w:ascii="Arial" w:hAnsi="Arial" w:cs="Arial"/>
            <w:sz w:val="22"/>
            <w:szCs w:val="22"/>
            <w:lang w:eastAsia="zh-CN"/>
          </w:rPr>
          <w:delText xml:space="preserve">found </w:delText>
        </w:r>
      </w:del>
      <w:r w:rsidR="00956A7B" w:rsidRPr="0095454A">
        <w:rPr>
          <w:rFonts w:ascii="Arial" w:hAnsi="Arial" w:cs="Arial"/>
          <w:sz w:val="22"/>
          <w:szCs w:val="22"/>
          <w:lang w:eastAsia="zh-CN"/>
        </w:rPr>
        <w:t>MTMR8</w:t>
      </w:r>
      <w:r w:rsidR="00F80A1F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295" w:author="Andreae, Emily A" w:date="2019-12-19T14:58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had a </w:t>
        </w:r>
      </w:ins>
      <w:del w:id="296" w:author="Andreae, Emily A" w:date="2019-12-19T14:58:00Z">
        <w:r w:rsidRPr="0095454A" w:rsidDel="00A5067C">
          <w:rPr>
            <w:rFonts w:ascii="Arial" w:hAnsi="Arial" w:cs="Arial"/>
            <w:sz w:val="22"/>
            <w:szCs w:val="22"/>
            <w:lang w:eastAsia="zh-CN"/>
          </w:rPr>
          <w:delText>showed</w:delText>
        </w:r>
        <w:r w:rsidR="00F80A1F" w:rsidRPr="0095454A" w:rsidDel="00A5067C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</w:del>
      <w:r w:rsidR="00F80A1F" w:rsidRPr="0095454A">
        <w:rPr>
          <w:rFonts w:ascii="Arial" w:hAnsi="Arial" w:cs="Arial"/>
          <w:sz w:val="22"/>
          <w:szCs w:val="22"/>
          <w:lang w:eastAsia="zh-CN"/>
        </w:rPr>
        <w:t>significant</w:t>
      </w:r>
      <w:ins w:id="297" w:author="Andreae, Emily A" w:date="2019-12-19T14:58:00Z">
        <w:r w:rsidR="00A5067C">
          <w:rPr>
            <w:rFonts w:ascii="Arial" w:hAnsi="Arial" w:cs="Arial"/>
            <w:sz w:val="22"/>
            <w:szCs w:val="22"/>
            <w:lang w:eastAsia="zh-CN"/>
          </w:rPr>
          <w:t>ly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 positive correlation with PNAC754 in </w:t>
      </w:r>
      <w:ins w:id="298" w:author="Andreae, Emily A" w:date="2019-12-19T14:58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TCGA </w:t>
      </w:r>
      <w:r w:rsidR="007D69FB" w:rsidRPr="0095454A">
        <w:rPr>
          <w:rFonts w:ascii="Arial" w:hAnsi="Arial" w:cs="Arial"/>
          <w:sz w:val="22"/>
          <w:szCs w:val="22"/>
          <w:lang w:eastAsia="zh-CN"/>
        </w:rPr>
        <w:t>pan</w:t>
      </w:r>
      <w:r w:rsidRPr="0095454A">
        <w:rPr>
          <w:rFonts w:ascii="Arial" w:hAnsi="Arial" w:cs="Arial"/>
          <w:sz w:val="22"/>
          <w:szCs w:val="22"/>
          <w:lang w:eastAsia="zh-CN"/>
        </w:rPr>
        <w:t>-cancer dataset (R=0.44, P&lt;2.2x10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-16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 while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KPNA4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(R= -0.07, P=1.19x10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-12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),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GPR89A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E36280" w:rsidRPr="0095454A">
        <w:rPr>
          <w:rFonts w:ascii="Arial" w:hAnsi="Arial" w:cs="Arial"/>
          <w:sz w:val="22"/>
          <w:szCs w:val="22"/>
          <w:lang w:eastAsia="zh-CN"/>
        </w:rPr>
        <w:t xml:space="preserve">G protein-coupled receptor 89A, </w:t>
      </w:r>
      <w:r w:rsidRPr="0095454A">
        <w:rPr>
          <w:rFonts w:ascii="Arial" w:hAnsi="Arial" w:cs="Arial"/>
          <w:sz w:val="22"/>
          <w:szCs w:val="22"/>
          <w:lang w:eastAsia="zh-CN"/>
        </w:rPr>
        <w:t>R= -0.08, P=1.19x10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-18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),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COPS7B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E36280" w:rsidRPr="0095454A">
        <w:rPr>
          <w:rFonts w:ascii="Arial" w:hAnsi="Arial" w:cs="Arial"/>
          <w:sz w:val="22"/>
          <w:szCs w:val="22"/>
          <w:lang w:eastAsia="zh-CN"/>
        </w:rPr>
        <w:t xml:space="preserve">COP9 signalosome subunit 7B, </w:t>
      </w:r>
      <w:r w:rsidRPr="0095454A">
        <w:rPr>
          <w:rFonts w:ascii="Arial" w:hAnsi="Arial" w:cs="Arial"/>
          <w:sz w:val="22"/>
          <w:szCs w:val="22"/>
          <w:lang w:eastAsia="zh-CN"/>
        </w:rPr>
        <w:t>R= -0.09, P=1.19x10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-18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),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PPIE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E36280" w:rsidRPr="0095454A">
        <w:rPr>
          <w:rFonts w:ascii="Arial" w:hAnsi="Arial" w:cs="Arial"/>
          <w:sz w:val="22"/>
          <w:szCs w:val="22"/>
          <w:lang w:eastAsia="zh-CN"/>
        </w:rPr>
        <w:t xml:space="preserve">peptidylprolyl isomerase E, </w:t>
      </w:r>
      <w:r w:rsidRPr="0095454A">
        <w:rPr>
          <w:rFonts w:ascii="Arial" w:hAnsi="Arial" w:cs="Arial"/>
          <w:sz w:val="22"/>
          <w:szCs w:val="22"/>
          <w:lang w:eastAsia="zh-CN"/>
        </w:rPr>
        <w:t>R= -0.09, P=1.19x10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-19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), </w:t>
      </w:r>
      <w:r w:rsidRPr="0095454A">
        <w:rPr>
          <w:rFonts w:ascii="Arial" w:hAnsi="Arial" w:cs="Arial"/>
          <w:i/>
          <w:sz w:val="22"/>
          <w:szCs w:val="22"/>
          <w:lang w:eastAsia="zh-CN"/>
        </w:rPr>
        <w:t>PMVK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E36280" w:rsidRPr="0095454A">
        <w:rPr>
          <w:rFonts w:ascii="Arial" w:hAnsi="Arial" w:cs="Arial"/>
          <w:sz w:val="22"/>
          <w:szCs w:val="22"/>
          <w:lang w:eastAsia="zh-CN"/>
        </w:rPr>
        <w:t xml:space="preserve">phosphomevalonate kinase, </w:t>
      </w:r>
      <w:r w:rsidRPr="0095454A">
        <w:rPr>
          <w:rFonts w:ascii="Arial" w:hAnsi="Arial" w:cs="Arial"/>
          <w:sz w:val="22"/>
          <w:szCs w:val="22"/>
          <w:lang w:eastAsia="zh-CN"/>
        </w:rPr>
        <w:t>R= -0.098, P=1.19x10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-22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), </w:t>
      </w:r>
      <w:ins w:id="299" w:author="Andreae, Emily A" w:date="2019-12-19T14:59:00Z">
        <w:r w:rsidR="00A5067C">
          <w:rPr>
            <w:rFonts w:ascii="Arial" w:hAnsi="Arial" w:cs="Arial"/>
            <w:sz w:val="22"/>
            <w:szCs w:val="22"/>
            <w:lang w:eastAsia="zh-CN"/>
          </w:rPr>
          <w:t xml:space="preserve">and </w:t>
        </w:r>
      </w:ins>
      <w:r w:rsidRPr="0095454A">
        <w:rPr>
          <w:rFonts w:ascii="Arial" w:hAnsi="Arial" w:cs="Arial"/>
          <w:i/>
          <w:sz w:val="22"/>
          <w:szCs w:val="22"/>
          <w:lang w:eastAsia="zh-CN"/>
        </w:rPr>
        <w:t>SMIM12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937DDB" w:rsidRPr="0095454A">
        <w:rPr>
          <w:rFonts w:ascii="Arial" w:hAnsi="Arial" w:cs="Arial"/>
          <w:sz w:val="22"/>
          <w:szCs w:val="22"/>
          <w:lang w:eastAsia="zh-CN"/>
        </w:rPr>
        <w:t xml:space="preserve">small integral membrane protein 12, </w:t>
      </w:r>
      <w:r w:rsidRPr="0095454A">
        <w:rPr>
          <w:rFonts w:ascii="Arial" w:hAnsi="Arial" w:cs="Arial"/>
          <w:sz w:val="22"/>
          <w:szCs w:val="22"/>
          <w:lang w:eastAsia="zh-CN"/>
        </w:rPr>
        <w:t>R= -0.101, P=1.19x10</w:t>
      </w:r>
      <w:r w:rsidRPr="0095454A">
        <w:rPr>
          <w:rFonts w:ascii="Arial" w:hAnsi="Arial" w:cs="Arial"/>
          <w:sz w:val="22"/>
          <w:szCs w:val="22"/>
          <w:vertAlign w:val="superscript"/>
          <w:lang w:eastAsia="zh-CN"/>
        </w:rPr>
        <w:t>-24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) </w:t>
      </w:r>
      <w:ins w:id="300" w:author="Andreae, Emily A" w:date="2019-12-19T14:59:00Z">
        <w:r w:rsidR="00A5067C">
          <w:rPr>
            <w:rFonts w:ascii="Arial" w:hAnsi="Arial" w:cs="Arial"/>
            <w:sz w:val="22"/>
            <w:szCs w:val="22"/>
            <w:lang w:eastAsia="zh-CN"/>
          </w:rPr>
          <w:t>demonstrated</w:t>
        </w:r>
      </w:ins>
      <w:del w:id="301" w:author="Andreae, Emily A" w:date="2019-12-19T14:59:00Z">
        <w:r w:rsidRPr="0095454A" w:rsidDel="00A5067C">
          <w:rPr>
            <w:rFonts w:ascii="Arial" w:hAnsi="Arial" w:cs="Arial"/>
            <w:sz w:val="22"/>
            <w:szCs w:val="22"/>
            <w:lang w:eastAsia="zh-CN"/>
          </w:rPr>
          <w:delText>showed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negative correlation</w:t>
      </w:r>
      <w:ins w:id="302" w:author="Andreae, Emily A" w:date="2019-12-19T14:59:00Z">
        <w:r w:rsidR="00A5067C">
          <w:rPr>
            <w:rFonts w:ascii="Arial" w:hAnsi="Arial" w:cs="Arial"/>
            <w:sz w:val="22"/>
            <w:szCs w:val="22"/>
            <w:lang w:eastAsia="zh-CN"/>
          </w:rPr>
          <w:t>s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 with PNAC754</w:t>
      </w:r>
      <w:r w:rsidR="008E1171" w:rsidRPr="0095454A">
        <w:rPr>
          <w:rFonts w:ascii="Arial" w:hAnsi="Arial" w:cs="Arial"/>
          <w:sz w:val="22"/>
          <w:szCs w:val="22"/>
          <w:lang w:eastAsia="zh-CN"/>
        </w:rPr>
        <w:t xml:space="preserve"> (</w:t>
      </w:r>
      <w:r w:rsidR="008F474D" w:rsidRPr="0095454A">
        <w:rPr>
          <w:rFonts w:ascii="Arial" w:hAnsi="Arial" w:cs="Arial"/>
          <w:b/>
          <w:sz w:val="22"/>
          <w:szCs w:val="22"/>
        </w:rPr>
        <w:t xml:space="preserve">Figure S13 and </w:t>
      </w:r>
      <w:r w:rsidR="008E1171" w:rsidRPr="0095454A">
        <w:rPr>
          <w:rFonts w:ascii="Arial" w:hAnsi="Arial" w:cs="Arial"/>
          <w:b/>
          <w:sz w:val="22"/>
          <w:szCs w:val="22"/>
        </w:rPr>
        <w:t>Table S</w:t>
      </w:r>
      <w:r w:rsidR="00B144A5" w:rsidRPr="0095454A">
        <w:rPr>
          <w:rFonts w:ascii="Arial" w:hAnsi="Arial" w:cs="Arial"/>
          <w:b/>
          <w:sz w:val="22"/>
          <w:szCs w:val="22"/>
        </w:rPr>
        <w:t>5</w:t>
      </w:r>
      <w:r w:rsidR="008E1171" w:rsidRPr="0095454A">
        <w:rPr>
          <w:rFonts w:ascii="Arial" w:hAnsi="Arial" w:cs="Arial"/>
          <w:sz w:val="22"/>
          <w:szCs w:val="22"/>
          <w:lang w:eastAsia="zh-CN"/>
        </w:rPr>
        <w:t>)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. </w:t>
      </w:r>
    </w:p>
    <w:p w14:paraId="0D699568" w14:textId="77777777" w:rsidR="00491A97" w:rsidRPr="0095454A" w:rsidRDefault="00491A97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29047DAF" w14:textId="6C007FFC" w:rsidR="00DF7C0B" w:rsidRPr="0095454A" w:rsidRDefault="00A5067C" w:rsidP="00584949">
      <w:pPr>
        <w:jc w:val="both"/>
        <w:rPr>
          <w:rFonts w:eastAsia="Times New Roman"/>
          <w:lang w:eastAsia="zh-CN"/>
        </w:rPr>
      </w:pPr>
      <w:ins w:id="303" w:author="Andreae, Emily A" w:date="2019-12-19T14:59:00Z">
        <w:r>
          <w:rPr>
            <w:rFonts w:ascii="Arial" w:hAnsi="Arial" w:cs="Arial"/>
            <w:sz w:val="22"/>
            <w:szCs w:val="22"/>
            <w:lang w:eastAsia="zh-CN"/>
          </w:rPr>
          <w:lastRenderedPageBreak/>
          <w:t>To validate the effects of PANC754 regulation on downstream protein expression</w:t>
        </w:r>
      </w:ins>
      <w:ins w:id="304" w:author="Andreae, Emily A" w:date="2019-12-19T15:01:00Z">
        <w:r>
          <w:rPr>
            <w:rFonts w:ascii="Arial" w:hAnsi="Arial" w:cs="Arial"/>
            <w:sz w:val="22"/>
            <w:szCs w:val="22"/>
            <w:lang w:eastAsia="zh-CN"/>
          </w:rPr>
          <w:t xml:space="preserve"> of candidate genes</w:t>
        </w:r>
      </w:ins>
      <w:ins w:id="305" w:author="Andreae, Emily A" w:date="2019-12-19T14:59:00Z">
        <w:r>
          <w:rPr>
            <w:rFonts w:ascii="Arial" w:hAnsi="Arial" w:cs="Arial"/>
            <w:sz w:val="22"/>
            <w:szCs w:val="22"/>
            <w:lang w:eastAsia="zh-CN"/>
          </w:rPr>
          <w:t xml:space="preserve">, </w:t>
        </w:r>
      </w:ins>
      <w:ins w:id="306" w:author="Andreae, Emily A" w:date="2019-12-19T15:00:00Z">
        <w:r>
          <w:rPr>
            <w:rFonts w:ascii="Arial" w:hAnsi="Arial" w:cs="Arial"/>
            <w:sz w:val="22"/>
            <w:szCs w:val="22"/>
            <w:lang w:eastAsia="zh-CN"/>
          </w:rPr>
          <w:t>we</w:t>
        </w:r>
      </w:ins>
      <w:del w:id="307" w:author="Andreae, Emily A" w:date="2019-12-19T15:00:00Z">
        <w:r w:rsidR="00EF1ADA" w:rsidRPr="0095454A" w:rsidDel="00A5067C">
          <w:rPr>
            <w:rFonts w:ascii="Arial" w:hAnsi="Arial" w:cs="Arial"/>
            <w:sz w:val="22"/>
            <w:szCs w:val="22"/>
            <w:lang w:eastAsia="zh-CN"/>
          </w:rPr>
          <w:delText>We therefore</w:delText>
        </w:r>
      </w:del>
      <w:r w:rsidR="00EF1ADA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del w:id="308" w:author="Andreae, Emily A" w:date="2019-12-19T15:00:00Z">
        <w:r w:rsidR="00EF1ADA" w:rsidRPr="0095454A" w:rsidDel="00A5067C">
          <w:rPr>
            <w:rFonts w:ascii="Arial" w:hAnsi="Arial" w:cs="Arial"/>
            <w:sz w:val="22"/>
            <w:szCs w:val="22"/>
            <w:lang w:eastAsia="zh-CN"/>
          </w:rPr>
          <w:delText>detected</w:delText>
        </w:r>
      </w:del>
      <w:r w:rsidR="00EF1ADA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309" w:author="Andreae, Emily A" w:date="2019-12-19T15:01:00Z">
        <w:r w:rsidR="00B1035E">
          <w:rPr>
            <w:rFonts w:ascii="Arial" w:hAnsi="Arial" w:cs="Arial"/>
            <w:sz w:val="22"/>
            <w:szCs w:val="22"/>
            <w:lang w:eastAsia="zh-CN"/>
          </w:rPr>
          <w:t xml:space="preserve">analyzed </w:t>
        </w:r>
      </w:ins>
      <w:r w:rsidR="00EF1ADA" w:rsidRPr="0095454A">
        <w:rPr>
          <w:rFonts w:ascii="Arial" w:hAnsi="Arial" w:cs="Arial"/>
          <w:sz w:val="22"/>
          <w:szCs w:val="22"/>
          <w:lang w:eastAsia="zh-CN"/>
        </w:rPr>
        <w:t xml:space="preserve">the </w:t>
      </w:r>
      <w:r w:rsidR="00B41D56" w:rsidRPr="0095454A">
        <w:rPr>
          <w:rFonts w:ascii="Arial" w:hAnsi="Arial" w:cs="Arial"/>
          <w:sz w:val="22"/>
          <w:szCs w:val="22"/>
          <w:lang w:eastAsia="zh-CN"/>
        </w:rPr>
        <w:t xml:space="preserve">protein levels of </w:t>
      </w:r>
      <w:r w:rsidR="00EF1ADA" w:rsidRPr="0095454A">
        <w:rPr>
          <w:rFonts w:ascii="Arial" w:hAnsi="Arial" w:cs="Arial"/>
          <w:sz w:val="22"/>
          <w:szCs w:val="22"/>
          <w:lang w:eastAsia="zh-CN"/>
        </w:rPr>
        <w:t xml:space="preserve">KPNA4 and </w:t>
      </w:r>
      <w:r w:rsidR="00956A7B" w:rsidRPr="0095454A">
        <w:rPr>
          <w:rFonts w:ascii="Arial" w:hAnsi="Arial" w:cs="Arial"/>
          <w:sz w:val="22"/>
          <w:szCs w:val="22"/>
          <w:lang w:eastAsia="zh-CN"/>
        </w:rPr>
        <w:t>MTMR8</w:t>
      </w:r>
      <w:r w:rsidR="00EF1ADA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310" w:author="Andreae, Emily A" w:date="2019-12-19T15:02:00Z">
        <w:r w:rsidR="00B1035E">
          <w:rPr>
            <w:rFonts w:ascii="Arial" w:hAnsi="Arial" w:cs="Arial"/>
            <w:sz w:val="22"/>
            <w:szCs w:val="22"/>
          </w:rPr>
          <w:t xml:space="preserve">via </w:t>
        </w:r>
      </w:ins>
      <w:del w:id="311" w:author="Andreae, Emily A" w:date="2019-12-19T15:02:00Z">
        <w:r w:rsidR="00EF1ADA" w:rsidRPr="0095454A" w:rsidDel="00B1035E">
          <w:rPr>
            <w:rFonts w:ascii="Arial" w:hAnsi="Arial" w:cs="Arial"/>
            <w:sz w:val="22"/>
            <w:szCs w:val="22"/>
          </w:rPr>
          <w:delText xml:space="preserve">by </w:delText>
        </w:r>
      </w:del>
      <w:r w:rsidR="00EF1ADA" w:rsidRPr="0095454A">
        <w:rPr>
          <w:rFonts w:ascii="Arial" w:hAnsi="Arial" w:cs="Arial"/>
          <w:sz w:val="22"/>
          <w:szCs w:val="22"/>
        </w:rPr>
        <w:t>Western blot</w:t>
      </w:r>
      <w:del w:id="312" w:author="Andreae, Emily A" w:date="2019-12-19T15:02:00Z">
        <w:r w:rsidR="00EF1ADA" w:rsidRPr="0095454A" w:rsidDel="00B1035E">
          <w:rPr>
            <w:rFonts w:ascii="Arial" w:hAnsi="Arial" w:cs="Arial"/>
            <w:sz w:val="22"/>
            <w:szCs w:val="22"/>
          </w:rPr>
          <w:delText>ting</w:delText>
        </w:r>
      </w:del>
      <w:r w:rsidR="000B3134" w:rsidRPr="0095454A">
        <w:rPr>
          <w:rFonts w:ascii="Arial" w:hAnsi="Arial" w:cs="Arial"/>
          <w:sz w:val="22"/>
          <w:szCs w:val="22"/>
        </w:rPr>
        <w:t xml:space="preserve"> (WB)</w:t>
      </w:r>
      <w:del w:id="313" w:author="Andreae, Emily A" w:date="2019-12-19T15:02:00Z">
        <w:r w:rsidR="00EF1ADA" w:rsidRPr="0095454A" w:rsidDel="00B1035E">
          <w:rPr>
            <w:rFonts w:ascii="Arial" w:hAnsi="Arial" w:cs="Arial"/>
            <w:sz w:val="22"/>
            <w:szCs w:val="22"/>
          </w:rPr>
          <w:delText xml:space="preserve"> to validate the above transcriptional results</w:delText>
        </w:r>
      </w:del>
      <w:r w:rsidR="00EF1ADA" w:rsidRPr="0095454A">
        <w:rPr>
          <w:rFonts w:ascii="Arial" w:hAnsi="Arial" w:cs="Arial"/>
          <w:sz w:val="22"/>
          <w:szCs w:val="22"/>
        </w:rPr>
        <w:t xml:space="preserve">. </w:t>
      </w:r>
      <w:ins w:id="314" w:author="Andreae, Emily A" w:date="2019-12-19T15:02:00Z">
        <w:r w:rsidR="00B1035E">
          <w:rPr>
            <w:rFonts w:ascii="Arial" w:hAnsi="Arial" w:cs="Arial"/>
            <w:sz w:val="22"/>
            <w:szCs w:val="22"/>
          </w:rPr>
          <w:t>W</w:t>
        </w:r>
      </w:ins>
      <w:del w:id="315" w:author="Andreae, Emily A" w:date="2019-12-19T15:02:00Z">
        <w:r w:rsidR="00EF1ADA" w:rsidRPr="0095454A" w:rsidDel="00B1035E">
          <w:rPr>
            <w:rFonts w:ascii="Arial" w:hAnsi="Arial" w:cs="Arial"/>
            <w:sz w:val="22"/>
            <w:szCs w:val="22"/>
          </w:rPr>
          <w:delText xml:space="preserve">With </w:delText>
        </w:r>
        <w:r w:rsidR="000B3134" w:rsidRPr="0095454A" w:rsidDel="00B1035E">
          <w:rPr>
            <w:rFonts w:ascii="Arial" w:hAnsi="Arial" w:cs="Arial"/>
            <w:sz w:val="22"/>
            <w:szCs w:val="22"/>
          </w:rPr>
          <w:delText xml:space="preserve">WB </w:delText>
        </w:r>
        <w:r w:rsidR="00EF1ADA" w:rsidRPr="0095454A" w:rsidDel="00B1035E">
          <w:rPr>
            <w:rFonts w:ascii="Arial" w:hAnsi="Arial" w:cs="Arial"/>
            <w:sz w:val="22"/>
            <w:szCs w:val="22"/>
          </w:rPr>
          <w:delText xml:space="preserve">experiments, </w:delText>
        </w:r>
        <w:r w:rsidR="00EF1ADA" w:rsidRPr="0095454A" w:rsidDel="00B1035E">
          <w:rPr>
            <w:rFonts w:ascii="Arial" w:hAnsi="Arial" w:cs="Arial"/>
            <w:sz w:val="22"/>
            <w:szCs w:val="22"/>
            <w:lang w:eastAsia="zh-CN"/>
          </w:rPr>
          <w:delText>w</w:delText>
        </w:r>
      </w:del>
      <w:r w:rsidR="00EF1ADA" w:rsidRPr="0095454A">
        <w:rPr>
          <w:rFonts w:ascii="Arial" w:hAnsi="Arial" w:cs="Arial"/>
          <w:sz w:val="22"/>
          <w:szCs w:val="22"/>
          <w:lang w:eastAsia="zh-CN"/>
        </w:rPr>
        <w:t xml:space="preserve">e </w:t>
      </w:r>
      <w:r w:rsidR="002E799E" w:rsidRPr="0095454A">
        <w:rPr>
          <w:rFonts w:ascii="Arial" w:hAnsi="Arial" w:cs="Arial"/>
          <w:sz w:val="22"/>
          <w:szCs w:val="22"/>
          <w:lang w:eastAsia="zh-CN"/>
        </w:rPr>
        <w:t xml:space="preserve">found that </w:t>
      </w:r>
      <w:r w:rsidR="00532284" w:rsidRPr="0095454A">
        <w:rPr>
          <w:rFonts w:ascii="Arial" w:hAnsi="Arial" w:cs="Arial"/>
          <w:i/>
          <w:sz w:val="22"/>
          <w:szCs w:val="22"/>
        </w:rPr>
        <w:t xml:space="preserve">PANC754 </w:t>
      </w:r>
      <w:r w:rsidR="002E799E" w:rsidRPr="0095454A">
        <w:rPr>
          <w:rFonts w:ascii="Arial" w:hAnsi="Arial" w:cs="Arial"/>
          <w:sz w:val="22"/>
          <w:szCs w:val="22"/>
          <w:lang w:eastAsia="zh-CN"/>
        </w:rPr>
        <w:t xml:space="preserve">overexpression </w:t>
      </w:r>
      <w:r w:rsidR="002E799E" w:rsidRPr="0095454A">
        <w:rPr>
          <w:rFonts w:ascii="Arial" w:hAnsi="Arial" w:cs="Arial"/>
          <w:sz w:val="22"/>
          <w:szCs w:val="22"/>
        </w:rPr>
        <w:t xml:space="preserve">significantly </w:t>
      </w:r>
      <w:ins w:id="316" w:author="Andreae, Emily A" w:date="2019-12-19T15:02:00Z">
        <w:r w:rsidR="00B1035E">
          <w:rPr>
            <w:rFonts w:ascii="Arial" w:hAnsi="Arial" w:cs="Arial"/>
            <w:sz w:val="22"/>
            <w:szCs w:val="22"/>
          </w:rPr>
          <w:t xml:space="preserve">decreased </w:t>
        </w:r>
      </w:ins>
      <w:del w:id="317" w:author="Andreae, Emily A" w:date="2019-12-19T15:02:00Z">
        <w:r w:rsidR="002E799E" w:rsidRPr="0095454A" w:rsidDel="00B1035E">
          <w:rPr>
            <w:rFonts w:ascii="Arial" w:hAnsi="Arial" w:cs="Arial"/>
            <w:sz w:val="22"/>
            <w:szCs w:val="22"/>
          </w:rPr>
          <w:delText xml:space="preserve">inhibited </w:delText>
        </w:r>
      </w:del>
      <w:del w:id="318" w:author="Andreae, Emily A" w:date="2019-12-19T15:03:00Z">
        <w:r w:rsidR="002E799E" w:rsidRPr="0095454A" w:rsidDel="00B1035E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2E799E" w:rsidRPr="0095454A">
        <w:rPr>
          <w:rFonts w:ascii="Arial" w:hAnsi="Arial" w:cs="Arial"/>
          <w:sz w:val="22"/>
          <w:szCs w:val="22"/>
        </w:rPr>
        <w:t>protein level</w:t>
      </w:r>
      <w:r w:rsidR="00791159" w:rsidRPr="0095454A">
        <w:rPr>
          <w:rFonts w:ascii="Arial" w:hAnsi="Arial" w:cs="Arial" w:hint="eastAsia"/>
          <w:sz w:val="22"/>
          <w:szCs w:val="22"/>
          <w:lang w:eastAsia="zh-CN"/>
        </w:rPr>
        <w:t>s</w:t>
      </w:r>
      <w:r w:rsidR="002E799E" w:rsidRPr="0095454A">
        <w:rPr>
          <w:rFonts w:ascii="Arial" w:hAnsi="Arial" w:cs="Arial"/>
          <w:sz w:val="22"/>
          <w:szCs w:val="22"/>
        </w:rPr>
        <w:t xml:space="preserve"> of KPNA4</w:t>
      </w:r>
      <w:commentRangeStart w:id="319"/>
      <w:commentRangeStart w:id="320"/>
      <w:r w:rsidR="000A0AB2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PEVuZE5vdGU+PENpdGU+PEF1dGhvcj5TdW48L0F1dGhvcj48WWVhcj4yMDEyPC9ZZWFyPjxSZWNO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PEVuZE5vdGU+PENpdGU+PEF1dGhvcj5TdW48L0F1dGhvcj48WWVhcj4yMDEyPC9ZZWFyPjxSZWNO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0A0AB2" w:rsidRPr="0095454A">
        <w:rPr>
          <w:rFonts w:ascii="Arial" w:hAnsi="Arial" w:cs="Arial"/>
          <w:sz w:val="22"/>
          <w:szCs w:val="22"/>
          <w:vertAlign w:val="superscript"/>
        </w:rPr>
      </w:r>
      <w:r w:rsidR="000A0AB2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29</w:t>
      </w:r>
      <w:r w:rsidR="000A0AB2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commentRangeEnd w:id="320"/>
      <w:r w:rsidR="000C7F71">
        <w:rPr>
          <w:rStyle w:val="CommentReference"/>
        </w:rPr>
        <w:commentReference w:id="320"/>
      </w:r>
      <w:r w:rsidR="002E799E" w:rsidRPr="0095454A">
        <w:rPr>
          <w:rFonts w:ascii="Arial" w:hAnsi="Arial" w:cs="Arial"/>
          <w:sz w:val="22"/>
          <w:szCs w:val="22"/>
        </w:rPr>
        <w:t xml:space="preserve"> </w:t>
      </w:r>
      <w:r w:rsidR="00791159" w:rsidRPr="0095454A">
        <w:rPr>
          <w:rFonts w:ascii="Arial" w:hAnsi="Arial" w:cs="Arial"/>
          <w:sz w:val="22"/>
          <w:szCs w:val="22"/>
        </w:rPr>
        <w:t xml:space="preserve">and </w:t>
      </w:r>
      <w:r w:rsidR="00956A7B" w:rsidRPr="0095454A">
        <w:rPr>
          <w:rFonts w:ascii="Arial" w:hAnsi="Arial" w:cs="Arial"/>
          <w:sz w:val="22"/>
          <w:szCs w:val="22"/>
          <w:lang w:eastAsia="zh-CN"/>
        </w:rPr>
        <w:t>MTMR8</w:t>
      </w:r>
      <w:r w:rsidR="00E940EC" w:rsidRPr="0095454A">
        <w:rPr>
          <w:rFonts w:ascii="Arial" w:hAnsi="Arial" w:cs="Arial"/>
          <w:sz w:val="22"/>
          <w:szCs w:val="22"/>
          <w:lang w:eastAsia="zh-CN"/>
        </w:rPr>
        <w:fldChar w:fldCharType="begin">
          <w:fldData xml:space="preserve">PEVuZE5vdGU+PENpdGU+PEF1dGhvcj5Nb2NoaXp1a2k8L0F1dGhvcj48WWVhcj4yMDAzPC9ZZWFy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lang w:eastAsia="zh-CN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lang w:eastAsia="zh-CN"/>
        </w:rPr>
        <w:fldChar w:fldCharType="begin">
          <w:fldData xml:space="preserve">PEVuZE5vdGU+PENpdGU+PEF1dGhvcj5Nb2NoaXp1a2k8L0F1dGhvcj48WWVhcj4yMDAzPC9ZZWFy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lang w:eastAsia="zh-CN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lang w:eastAsia="zh-CN"/>
        </w:rPr>
      </w:r>
      <w:r w:rsidR="0020625E" w:rsidRPr="0095454A">
        <w:rPr>
          <w:rFonts w:ascii="Arial" w:hAnsi="Arial" w:cs="Arial"/>
          <w:sz w:val="22"/>
          <w:szCs w:val="22"/>
          <w:lang w:eastAsia="zh-CN"/>
        </w:rPr>
        <w:fldChar w:fldCharType="end"/>
      </w:r>
      <w:r w:rsidR="00E940EC" w:rsidRPr="0095454A">
        <w:rPr>
          <w:rFonts w:ascii="Arial" w:hAnsi="Arial" w:cs="Arial"/>
          <w:sz w:val="22"/>
          <w:szCs w:val="22"/>
          <w:lang w:eastAsia="zh-CN"/>
        </w:rPr>
      </w:r>
      <w:r w:rsidR="00E940EC" w:rsidRPr="0095454A">
        <w:rPr>
          <w:rFonts w:ascii="Arial" w:hAnsi="Arial" w:cs="Arial"/>
          <w:sz w:val="22"/>
          <w:szCs w:val="22"/>
          <w:lang w:eastAsia="zh-CN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  <w:lang w:eastAsia="zh-CN"/>
        </w:rPr>
        <w:t>30</w:t>
      </w:r>
      <w:r w:rsidR="00E940EC" w:rsidRPr="0095454A">
        <w:rPr>
          <w:rFonts w:ascii="Arial" w:hAnsi="Arial" w:cs="Arial"/>
          <w:sz w:val="22"/>
          <w:szCs w:val="22"/>
          <w:lang w:eastAsia="zh-CN"/>
        </w:rPr>
        <w:fldChar w:fldCharType="end"/>
      </w:r>
      <w:commentRangeEnd w:id="319"/>
      <w:r w:rsidR="00B1035E">
        <w:rPr>
          <w:rStyle w:val="CommentReference"/>
        </w:rPr>
        <w:commentReference w:id="319"/>
      </w:r>
      <w:r w:rsidR="00791159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2E799E" w:rsidRPr="0095454A">
        <w:rPr>
          <w:rFonts w:ascii="Arial" w:hAnsi="Arial" w:cs="Arial"/>
          <w:sz w:val="22"/>
          <w:szCs w:val="22"/>
        </w:rPr>
        <w:t>compared to those in the control and pcDNA3.1 groups</w:t>
      </w:r>
      <w:r w:rsidR="00B67C12" w:rsidRPr="0095454A">
        <w:rPr>
          <w:rFonts w:ascii="Arial" w:hAnsi="Arial" w:cs="Arial"/>
          <w:sz w:val="22"/>
          <w:szCs w:val="22"/>
        </w:rPr>
        <w:t xml:space="preserve"> (</w:t>
      </w:r>
      <w:r w:rsidR="00B67C12" w:rsidRPr="0095454A">
        <w:rPr>
          <w:rFonts w:ascii="Arial" w:hAnsi="Arial" w:cs="Arial"/>
          <w:b/>
          <w:sz w:val="22"/>
          <w:szCs w:val="22"/>
        </w:rPr>
        <w:t xml:space="preserve">Figure </w:t>
      </w:r>
      <w:ins w:id="321" w:author="Andreae, Emily A" w:date="2019-12-19T15:09:00Z">
        <w:r w:rsidR="00B1035E">
          <w:rPr>
            <w:rFonts w:ascii="Arial" w:hAnsi="Arial" w:cs="Arial"/>
            <w:b/>
            <w:sz w:val="22"/>
            <w:szCs w:val="22"/>
          </w:rPr>
          <w:t>7</w:t>
        </w:r>
      </w:ins>
      <w:del w:id="322" w:author="Andreae, Emily A" w:date="2019-12-19T15:09:00Z">
        <w:r w:rsidR="00A17F9D" w:rsidRPr="0095454A" w:rsidDel="00B1035E">
          <w:rPr>
            <w:rFonts w:ascii="Arial" w:hAnsi="Arial" w:cs="Arial"/>
            <w:b/>
            <w:sz w:val="22"/>
            <w:szCs w:val="22"/>
          </w:rPr>
          <w:delText>6</w:delText>
        </w:r>
      </w:del>
      <w:r w:rsidR="003F5420" w:rsidRPr="0095454A">
        <w:rPr>
          <w:rFonts w:ascii="Arial" w:hAnsi="Arial" w:cs="Arial"/>
          <w:b/>
          <w:sz w:val="22"/>
          <w:szCs w:val="22"/>
          <w:lang w:eastAsia="zh-CN"/>
        </w:rPr>
        <w:t>A</w:t>
      </w:r>
      <w:r w:rsidR="00B67C12" w:rsidRPr="0095454A">
        <w:rPr>
          <w:rFonts w:ascii="Arial" w:hAnsi="Arial" w:cs="Arial"/>
          <w:b/>
          <w:sz w:val="22"/>
          <w:szCs w:val="22"/>
          <w:lang w:eastAsia="zh-CN"/>
        </w:rPr>
        <w:t>-</w:t>
      </w:r>
      <w:del w:id="323" w:author="Andreae, Emily A" w:date="2019-12-19T15:09:00Z">
        <w:r w:rsidR="00A17F9D" w:rsidRPr="0095454A" w:rsidDel="00B1035E">
          <w:rPr>
            <w:rFonts w:ascii="Arial" w:hAnsi="Arial" w:cs="Arial"/>
            <w:b/>
            <w:sz w:val="22"/>
            <w:szCs w:val="22"/>
            <w:lang w:eastAsia="zh-CN"/>
          </w:rPr>
          <w:delText>6</w:delText>
        </w:r>
      </w:del>
      <w:r w:rsidR="00A17F9D" w:rsidRPr="0095454A">
        <w:rPr>
          <w:rFonts w:ascii="Arial" w:hAnsi="Arial" w:cs="Arial"/>
          <w:b/>
          <w:sz w:val="22"/>
          <w:szCs w:val="22"/>
          <w:lang w:eastAsia="zh-CN"/>
        </w:rPr>
        <w:t>F</w:t>
      </w:r>
      <w:r w:rsidR="003F5420" w:rsidRPr="0095454A">
        <w:rPr>
          <w:rFonts w:ascii="Arial" w:hAnsi="Arial" w:cs="Arial"/>
          <w:b/>
          <w:sz w:val="22"/>
          <w:szCs w:val="22"/>
          <w:lang w:eastAsia="zh-CN"/>
        </w:rPr>
        <w:t xml:space="preserve"> </w:t>
      </w:r>
      <w:r w:rsidR="00383738" w:rsidRPr="0095454A">
        <w:rPr>
          <w:rFonts w:ascii="Arial" w:hAnsi="Arial" w:cs="Arial"/>
          <w:b/>
          <w:sz w:val="22"/>
          <w:szCs w:val="22"/>
          <w:lang w:eastAsia="zh-CN"/>
        </w:rPr>
        <w:t>and</w:t>
      </w:r>
      <w:r w:rsidR="00637604" w:rsidRPr="0095454A">
        <w:rPr>
          <w:rFonts w:ascii="Arial" w:hAnsi="Arial" w:cs="Arial"/>
          <w:b/>
          <w:sz w:val="22"/>
          <w:szCs w:val="22"/>
        </w:rPr>
        <w:t xml:space="preserve"> Figure </w:t>
      </w:r>
      <w:r w:rsidR="00480FF9" w:rsidRPr="0095454A">
        <w:rPr>
          <w:rFonts w:ascii="Arial" w:hAnsi="Arial" w:cs="Arial"/>
          <w:b/>
          <w:sz w:val="22"/>
          <w:szCs w:val="22"/>
        </w:rPr>
        <w:t>S</w:t>
      </w:r>
      <w:r w:rsidR="00480FF9" w:rsidRPr="0095454A">
        <w:rPr>
          <w:rFonts w:ascii="Arial" w:hAnsi="Arial" w:cs="Arial" w:hint="eastAsia"/>
          <w:b/>
          <w:sz w:val="22"/>
          <w:szCs w:val="22"/>
          <w:lang w:eastAsia="zh-CN"/>
        </w:rPr>
        <w:t>1</w:t>
      </w:r>
      <w:r w:rsidR="00A17F9D" w:rsidRPr="0095454A">
        <w:rPr>
          <w:rFonts w:ascii="Arial" w:hAnsi="Arial" w:cs="Arial"/>
          <w:b/>
          <w:sz w:val="22"/>
          <w:szCs w:val="22"/>
          <w:lang w:eastAsia="zh-CN"/>
        </w:rPr>
        <w:t>1</w:t>
      </w:r>
      <w:r w:rsidR="00B67C12" w:rsidRPr="0095454A">
        <w:rPr>
          <w:rFonts w:ascii="Arial" w:hAnsi="Arial" w:cs="Arial"/>
          <w:sz w:val="22"/>
          <w:szCs w:val="22"/>
        </w:rPr>
        <w:t xml:space="preserve">). </w:t>
      </w:r>
      <w:r w:rsidR="00D82088" w:rsidRPr="0095454A">
        <w:rPr>
          <w:rFonts w:ascii="Arial" w:hAnsi="Arial" w:cs="Arial"/>
          <w:sz w:val="22"/>
          <w:szCs w:val="22"/>
        </w:rPr>
        <w:t>The different magnitude of the d</w:t>
      </w:r>
      <w:r w:rsidR="006C752F" w:rsidRPr="0095454A">
        <w:rPr>
          <w:rFonts w:ascii="Arial" w:hAnsi="Arial" w:cs="Arial"/>
          <w:sz w:val="22"/>
          <w:szCs w:val="22"/>
        </w:rPr>
        <w:t>own</w:t>
      </w:r>
      <w:r w:rsidR="00D82088" w:rsidRPr="0095454A">
        <w:rPr>
          <w:rFonts w:ascii="Arial" w:hAnsi="Arial" w:cs="Arial"/>
          <w:sz w:val="22"/>
          <w:szCs w:val="22"/>
        </w:rPr>
        <w:t>-</w:t>
      </w:r>
      <w:r w:rsidR="006C752F" w:rsidRPr="0095454A">
        <w:rPr>
          <w:rFonts w:ascii="Arial" w:hAnsi="Arial" w:cs="Arial"/>
          <w:sz w:val="22"/>
          <w:szCs w:val="22"/>
        </w:rPr>
        <w:t xml:space="preserve">regulation </w:t>
      </w:r>
      <w:r w:rsidR="00D82088" w:rsidRPr="0095454A">
        <w:rPr>
          <w:rFonts w:ascii="Arial" w:hAnsi="Arial" w:cs="Arial"/>
          <w:sz w:val="22"/>
          <w:szCs w:val="22"/>
        </w:rPr>
        <w:t xml:space="preserve">effect to </w:t>
      </w:r>
      <w:r w:rsidR="007A01B1" w:rsidRPr="0095454A">
        <w:rPr>
          <w:rFonts w:ascii="Arial" w:hAnsi="Arial" w:cs="Arial"/>
          <w:sz w:val="22"/>
          <w:szCs w:val="22"/>
        </w:rPr>
        <w:t xml:space="preserve">KPNA4 and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r w:rsidR="007A01B1" w:rsidRPr="0095454A">
        <w:rPr>
          <w:rFonts w:ascii="Arial" w:hAnsi="Arial" w:cs="Arial"/>
          <w:sz w:val="22"/>
          <w:szCs w:val="22"/>
        </w:rPr>
        <w:t xml:space="preserve"> </w:t>
      </w:r>
      <w:r w:rsidR="00791159" w:rsidRPr="0095454A">
        <w:rPr>
          <w:rFonts w:ascii="Arial" w:hAnsi="Arial" w:cs="Arial"/>
          <w:sz w:val="22"/>
          <w:szCs w:val="22"/>
        </w:rPr>
        <w:t>proteins</w:t>
      </w:r>
      <w:r w:rsidR="00D82088" w:rsidRPr="0095454A">
        <w:rPr>
          <w:rFonts w:ascii="Arial" w:hAnsi="Arial" w:cs="Arial"/>
          <w:sz w:val="22"/>
          <w:szCs w:val="22"/>
        </w:rPr>
        <w:t xml:space="preserve"> were observed</w:t>
      </w:r>
      <w:r w:rsidR="00791159" w:rsidRPr="0095454A">
        <w:rPr>
          <w:rFonts w:ascii="Arial" w:hAnsi="Arial" w:cs="Arial"/>
          <w:sz w:val="22"/>
          <w:szCs w:val="22"/>
        </w:rPr>
        <w:t xml:space="preserve"> </w:t>
      </w:r>
      <w:r w:rsidR="007A01B1" w:rsidRPr="0095454A">
        <w:rPr>
          <w:rFonts w:ascii="Arial" w:hAnsi="Arial" w:cs="Arial"/>
          <w:sz w:val="22"/>
          <w:szCs w:val="22"/>
        </w:rPr>
        <w:t xml:space="preserve">in </w:t>
      </w:r>
      <w:r w:rsidR="00D82088" w:rsidRPr="0095454A">
        <w:rPr>
          <w:rFonts w:ascii="Arial" w:hAnsi="Arial" w:cs="Arial"/>
          <w:sz w:val="22"/>
          <w:szCs w:val="22"/>
        </w:rPr>
        <w:t xml:space="preserve">different cells indicating </w:t>
      </w:r>
      <w:ins w:id="324" w:author="Andreae, Emily A" w:date="2019-12-19T15:16:00Z">
        <w:r w:rsidR="00187904">
          <w:rPr>
            <w:rFonts w:ascii="Arial" w:hAnsi="Arial" w:cs="Arial"/>
            <w:sz w:val="22"/>
            <w:szCs w:val="22"/>
          </w:rPr>
          <w:t xml:space="preserve">that </w:t>
        </w:r>
      </w:ins>
      <w:r w:rsidR="00D82088" w:rsidRPr="0095454A">
        <w:rPr>
          <w:rFonts w:ascii="Arial" w:hAnsi="Arial" w:cs="Arial"/>
          <w:sz w:val="22"/>
          <w:szCs w:val="22"/>
        </w:rPr>
        <w:t>other cell-specific regu</w:t>
      </w:r>
      <w:r w:rsidR="00383AD0" w:rsidRPr="0095454A">
        <w:rPr>
          <w:rFonts w:ascii="Arial" w:hAnsi="Arial" w:cs="Arial"/>
          <w:sz w:val="22"/>
          <w:szCs w:val="22"/>
        </w:rPr>
        <w:t>latory factor</w:t>
      </w:r>
      <w:ins w:id="325" w:author="Andreae, Emily A" w:date="2019-12-19T15:16:00Z">
        <w:r w:rsidR="00187904">
          <w:rPr>
            <w:rFonts w:ascii="Arial" w:hAnsi="Arial" w:cs="Arial"/>
            <w:sz w:val="22"/>
            <w:szCs w:val="22"/>
          </w:rPr>
          <w:t>s</w:t>
        </w:r>
      </w:ins>
      <w:r w:rsidR="00383AD0" w:rsidRPr="0095454A">
        <w:rPr>
          <w:rFonts w:ascii="Arial" w:hAnsi="Arial" w:cs="Arial"/>
          <w:sz w:val="22"/>
          <w:szCs w:val="22"/>
        </w:rPr>
        <w:t xml:space="preserve"> might be involved </w:t>
      </w:r>
      <w:r w:rsidR="007A01B1" w:rsidRPr="0095454A">
        <w:rPr>
          <w:rFonts w:ascii="Arial" w:hAnsi="Arial" w:cs="Arial"/>
          <w:sz w:val="22"/>
          <w:szCs w:val="22"/>
        </w:rPr>
        <w:t>(</w:t>
      </w:r>
      <w:r w:rsidR="00637604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480FF9" w:rsidRPr="0095454A">
        <w:rPr>
          <w:rFonts w:ascii="Arial" w:hAnsi="Arial" w:cs="Arial"/>
          <w:b/>
          <w:sz w:val="22"/>
          <w:szCs w:val="22"/>
        </w:rPr>
        <w:t>S</w:t>
      </w:r>
      <w:r w:rsidR="00597290" w:rsidRPr="0095454A">
        <w:rPr>
          <w:rFonts w:ascii="Arial" w:hAnsi="Arial" w:cs="Arial" w:hint="eastAsia"/>
          <w:b/>
          <w:sz w:val="22"/>
          <w:szCs w:val="22"/>
          <w:lang w:eastAsia="zh-CN"/>
        </w:rPr>
        <w:t>1</w:t>
      </w:r>
      <w:r w:rsidR="00597290" w:rsidRPr="0095454A">
        <w:rPr>
          <w:rFonts w:ascii="Arial" w:hAnsi="Arial" w:cs="Arial"/>
          <w:b/>
          <w:sz w:val="22"/>
          <w:szCs w:val="22"/>
          <w:lang w:eastAsia="zh-CN"/>
        </w:rPr>
        <w:t>1</w:t>
      </w:r>
      <w:r w:rsidR="007A01B1" w:rsidRPr="0095454A">
        <w:rPr>
          <w:rFonts w:ascii="Arial" w:hAnsi="Arial" w:cs="Arial"/>
          <w:b/>
          <w:sz w:val="22"/>
          <w:szCs w:val="22"/>
          <w:lang w:eastAsia="zh-CN"/>
        </w:rPr>
        <w:t>)</w:t>
      </w:r>
      <w:r w:rsidR="00D82088" w:rsidRPr="0095454A">
        <w:rPr>
          <w:rFonts w:ascii="Arial" w:hAnsi="Arial" w:cs="Arial"/>
          <w:sz w:val="22"/>
          <w:szCs w:val="22"/>
          <w:lang w:eastAsia="zh-CN"/>
        </w:rPr>
        <w:t>.</w:t>
      </w:r>
      <w:r w:rsidR="009A3B7C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DE29AD" w:rsidRPr="0095454A">
        <w:rPr>
          <w:rFonts w:ascii="Arial" w:hAnsi="Arial" w:cs="Arial"/>
          <w:sz w:val="22"/>
          <w:szCs w:val="22"/>
        </w:rPr>
        <w:t xml:space="preserve">Furthermore, </w:t>
      </w:r>
      <w:r w:rsidR="000A207C" w:rsidRPr="0095454A">
        <w:rPr>
          <w:rFonts w:ascii="Arial" w:hAnsi="Arial" w:cs="Arial"/>
          <w:sz w:val="22"/>
          <w:szCs w:val="22"/>
        </w:rPr>
        <w:t xml:space="preserve">we found </w:t>
      </w:r>
      <w:ins w:id="326" w:author="Andreae, Emily A" w:date="2019-12-19T15:17:00Z">
        <w:r w:rsidR="00187904">
          <w:rPr>
            <w:rFonts w:ascii="Arial" w:hAnsi="Arial" w:cs="Arial"/>
            <w:sz w:val="22"/>
            <w:szCs w:val="22"/>
          </w:rPr>
          <w:t xml:space="preserve">that </w:t>
        </w:r>
      </w:ins>
      <w:r w:rsidR="000A207C" w:rsidRPr="0095454A">
        <w:rPr>
          <w:rFonts w:ascii="Arial" w:hAnsi="Arial" w:cs="Arial"/>
          <w:sz w:val="22"/>
          <w:szCs w:val="22"/>
        </w:rPr>
        <w:t>high</w:t>
      </w:r>
      <w:ins w:id="327" w:author="Andreae, Emily A" w:date="2019-12-19T15:16:00Z">
        <w:r w:rsidR="00187904">
          <w:rPr>
            <w:rFonts w:ascii="Arial" w:hAnsi="Arial" w:cs="Arial"/>
            <w:sz w:val="22"/>
            <w:szCs w:val="22"/>
          </w:rPr>
          <w:t xml:space="preserve"> </w:t>
        </w:r>
      </w:ins>
      <w:del w:id="328" w:author="Andreae, Emily A" w:date="2019-12-19T15:16:00Z">
        <w:r w:rsidR="000A207C" w:rsidRPr="0095454A" w:rsidDel="00187904">
          <w:rPr>
            <w:rFonts w:ascii="Arial" w:hAnsi="Arial" w:cs="Arial"/>
            <w:sz w:val="22"/>
            <w:szCs w:val="22"/>
          </w:rPr>
          <w:delText>-</w:delText>
        </w:r>
      </w:del>
      <w:r w:rsidR="000A207C" w:rsidRPr="0095454A">
        <w:rPr>
          <w:rFonts w:ascii="Arial" w:hAnsi="Arial" w:cs="Arial"/>
          <w:sz w:val="22"/>
          <w:szCs w:val="22"/>
        </w:rPr>
        <w:t xml:space="preserve">expression of </w:t>
      </w:r>
      <w:r w:rsidR="005574A3" w:rsidRPr="0095454A">
        <w:rPr>
          <w:rFonts w:ascii="Arial" w:hAnsi="Arial" w:cs="Arial"/>
          <w:sz w:val="22"/>
          <w:szCs w:val="22"/>
        </w:rPr>
        <w:t>KPNA4</w:t>
      </w:r>
      <w:r w:rsidR="000A207C" w:rsidRPr="0095454A">
        <w:rPr>
          <w:rFonts w:ascii="Arial" w:hAnsi="Arial" w:cs="Arial"/>
          <w:sz w:val="22"/>
          <w:szCs w:val="22"/>
        </w:rPr>
        <w:t xml:space="preserve"> was a </w:t>
      </w:r>
      <w:r w:rsidR="00E653FC" w:rsidRPr="0095454A">
        <w:rPr>
          <w:rFonts w:ascii="Arial" w:hAnsi="Arial" w:cs="Arial"/>
          <w:sz w:val="22"/>
          <w:szCs w:val="22"/>
        </w:rPr>
        <w:t>significant</w:t>
      </w:r>
      <w:r w:rsidR="000A207C" w:rsidRPr="0095454A">
        <w:rPr>
          <w:rFonts w:ascii="Arial" w:hAnsi="Arial" w:cs="Arial"/>
          <w:sz w:val="22"/>
          <w:szCs w:val="22"/>
        </w:rPr>
        <w:t xml:space="preserve"> </w:t>
      </w:r>
      <w:del w:id="329" w:author="Andreae, Emily A" w:date="2019-12-19T15:18:00Z">
        <w:r w:rsidR="005574A3" w:rsidRPr="0095454A" w:rsidDel="00187904">
          <w:rPr>
            <w:rFonts w:ascii="Arial" w:hAnsi="Arial" w:cs="Arial"/>
            <w:sz w:val="22"/>
            <w:szCs w:val="22"/>
          </w:rPr>
          <w:delText>risk</w:delText>
        </w:r>
        <w:r w:rsidR="000A207C" w:rsidRPr="0095454A" w:rsidDel="00187904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0A207C" w:rsidRPr="0095454A">
        <w:rPr>
          <w:rFonts w:ascii="Arial" w:hAnsi="Arial" w:cs="Arial"/>
          <w:sz w:val="22"/>
          <w:szCs w:val="22"/>
        </w:rPr>
        <w:t xml:space="preserve">factor </w:t>
      </w:r>
      <w:ins w:id="330" w:author="Andreae, Emily A" w:date="2019-12-19T15:17:00Z">
        <w:r w:rsidR="00187904">
          <w:rPr>
            <w:rFonts w:ascii="Arial" w:hAnsi="Arial" w:cs="Arial"/>
            <w:sz w:val="22"/>
            <w:szCs w:val="22"/>
          </w:rPr>
          <w:t xml:space="preserve">for </w:t>
        </w:r>
      </w:ins>
      <w:ins w:id="331" w:author="Andreae, Emily A" w:date="2019-12-19T15:18:00Z">
        <w:r w:rsidR="00187904">
          <w:rPr>
            <w:rFonts w:ascii="Arial" w:hAnsi="Arial" w:cs="Arial"/>
            <w:sz w:val="22"/>
            <w:szCs w:val="22"/>
          </w:rPr>
          <w:t xml:space="preserve">increased </w:t>
        </w:r>
      </w:ins>
      <w:ins w:id="332" w:author="Andreae, Emily A" w:date="2019-12-19T15:17:00Z">
        <w:r w:rsidR="00187904">
          <w:rPr>
            <w:rFonts w:ascii="Arial" w:hAnsi="Arial" w:cs="Arial"/>
            <w:sz w:val="22"/>
            <w:szCs w:val="22"/>
          </w:rPr>
          <w:t>survival time as indicated by a subset</w:t>
        </w:r>
      </w:ins>
      <w:del w:id="333" w:author="Andreae, Emily A" w:date="2019-12-19T15:17:00Z">
        <w:r w:rsidR="000A207C" w:rsidRPr="0095454A" w:rsidDel="00187904">
          <w:rPr>
            <w:rFonts w:ascii="Arial" w:hAnsi="Arial" w:cs="Arial"/>
            <w:sz w:val="22"/>
            <w:szCs w:val="22"/>
          </w:rPr>
          <w:delText>showed by</w:delText>
        </w:r>
      </w:del>
      <w:r w:rsidR="000A207C" w:rsidRPr="0095454A">
        <w:rPr>
          <w:rFonts w:ascii="Arial" w:hAnsi="Arial" w:cs="Arial"/>
          <w:sz w:val="22"/>
          <w:szCs w:val="22"/>
        </w:rPr>
        <w:t xml:space="preserve"> meta-analysis </w:t>
      </w:r>
      <w:ins w:id="334" w:author="Andreae, Emily A" w:date="2019-12-19T15:17:00Z">
        <w:r w:rsidR="00187904">
          <w:rPr>
            <w:rFonts w:ascii="Arial" w:hAnsi="Arial" w:cs="Arial"/>
            <w:sz w:val="22"/>
            <w:szCs w:val="22"/>
          </w:rPr>
          <w:t xml:space="preserve">of KPNA4 </w:t>
        </w:r>
      </w:ins>
      <w:r w:rsidR="000A207C" w:rsidRPr="0095454A">
        <w:rPr>
          <w:rFonts w:ascii="Arial" w:hAnsi="Arial" w:cs="Arial"/>
          <w:sz w:val="22"/>
          <w:szCs w:val="22"/>
        </w:rPr>
        <w:t xml:space="preserve">by overall survival time </w:t>
      </w:r>
      <w:ins w:id="335" w:author="Andreae, Emily A" w:date="2019-12-19T15:18:00Z">
        <w:r w:rsidR="00187904">
          <w:rPr>
            <w:rFonts w:ascii="Arial" w:hAnsi="Arial" w:cs="Arial"/>
            <w:sz w:val="22"/>
            <w:szCs w:val="22"/>
          </w:rPr>
          <w:t>a</w:t>
        </w:r>
      </w:ins>
      <w:r w:rsidR="000A207C" w:rsidRPr="0095454A">
        <w:rPr>
          <w:rFonts w:ascii="Arial" w:hAnsi="Arial" w:cs="Arial"/>
          <w:sz w:val="22"/>
          <w:szCs w:val="22"/>
        </w:rPr>
        <w:t xml:space="preserve">cross all </w:t>
      </w:r>
      <w:del w:id="336" w:author="Andreae, Emily A" w:date="2019-12-19T15:18:00Z">
        <w:r w:rsidR="000A207C" w:rsidRPr="0095454A" w:rsidDel="00187904">
          <w:rPr>
            <w:rFonts w:ascii="Arial" w:hAnsi="Arial" w:cs="Arial"/>
            <w:sz w:val="22"/>
            <w:szCs w:val="22"/>
          </w:rPr>
          <w:delText xml:space="preserve">the 23 </w:delText>
        </w:r>
      </w:del>
      <w:r w:rsidR="000A207C" w:rsidRPr="0095454A">
        <w:rPr>
          <w:rFonts w:ascii="Arial" w:hAnsi="Arial" w:cs="Arial"/>
          <w:sz w:val="22"/>
          <w:szCs w:val="22"/>
        </w:rPr>
        <w:t xml:space="preserve">cancer types (HR=1.22 </w:t>
      </w:r>
      <w:r w:rsidR="005574A3" w:rsidRPr="0095454A">
        <w:rPr>
          <w:rFonts w:ascii="Arial" w:hAnsi="Arial" w:cs="Arial"/>
          <w:sz w:val="22"/>
          <w:szCs w:val="22"/>
        </w:rPr>
        <w:t xml:space="preserve">95%CI: 1.12-1.32, </w:t>
      </w:r>
      <w:r w:rsidR="000A207C" w:rsidRPr="0095454A">
        <w:rPr>
          <w:rFonts w:ascii="Arial" w:hAnsi="Arial" w:cs="Arial"/>
          <w:sz w:val="22"/>
          <w:szCs w:val="22"/>
        </w:rPr>
        <w:t>P=5.2x10</w:t>
      </w:r>
      <w:r w:rsidR="000A207C" w:rsidRPr="0095454A">
        <w:rPr>
          <w:rFonts w:ascii="Arial" w:hAnsi="Arial" w:cs="Arial"/>
          <w:sz w:val="22"/>
          <w:szCs w:val="22"/>
          <w:vertAlign w:val="superscript"/>
        </w:rPr>
        <w:t>-6</w:t>
      </w:r>
      <w:r w:rsidR="000A207C" w:rsidRPr="0095454A">
        <w:rPr>
          <w:rFonts w:ascii="Arial" w:hAnsi="Arial" w:cs="Arial"/>
          <w:sz w:val="22"/>
          <w:szCs w:val="22"/>
        </w:rPr>
        <w:t xml:space="preserve"> </w:t>
      </w:r>
      <w:ins w:id="337" w:author="Andreae, Emily A" w:date="2019-12-19T15:18:00Z">
        <w:r w:rsidR="00187904">
          <w:rPr>
            <w:rFonts w:ascii="Arial" w:hAnsi="Arial" w:cs="Arial"/>
            <w:sz w:val="22"/>
            <w:szCs w:val="22"/>
          </w:rPr>
          <w:t>by a</w:t>
        </w:r>
      </w:ins>
      <w:del w:id="338" w:author="Andreae, Emily A" w:date="2019-12-19T15:18:00Z">
        <w:r w:rsidR="000A207C" w:rsidRPr="0095454A" w:rsidDel="00187904">
          <w:rPr>
            <w:rFonts w:ascii="Arial" w:hAnsi="Arial" w:cs="Arial"/>
            <w:sz w:val="22"/>
            <w:szCs w:val="22"/>
          </w:rPr>
          <w:delText>in</w:delText>
        </w:r>
      </w:del>
      <w:r w:rsidR="000A207C" w:rsidRPr="0095454A">
        <w:rPr>
          <w:rFonts w:ascii="Arial" w:hAnsi="Arial" w:cs="Arial"/>
          <w:sz w:val="22"/>
          <w:szCs w:val="22"/>
        </w:rPr>
        <w:t xml:space="preserve"> fix</w:t>
      </w:r>
      <w:ins w:id="339" w:author="Andreae, Emily A" w:date="2019-12-19T15:18:00Z">
        <w:r w:rsidR="00187904">
          <w:rPr>
            <w:rFonts w:ascii="Arial" w:hAnsi="Arial" w:cs="Arial"/>
            <w:sz w:val="22"/>
            <w:szCs w:val="22"/>
          </w:rPr>
          <w:t>ed</w:t>
        </w:r>
      </w:ins>
      <w:r w:rsidR="000A207C" w:rsidRPr="0095454A">
        <w:rPr>
          <w:rFonts w:ascii="Arial" w:hAnsi="Arial" w:cs="Arial"/>
          <w:sz w:val="22"/>
          <w:szCs w:val="22"/>
        </w:rPr>
        <w:t xml:space="preserve"> effects model </w:t>
      </w:r>
      <w:r w:rsidR="00584949" w:rsidRPr="0095454A">
        <w:rPr>
          <w:rFonts w:ascii="Arial" w:hAnsi="Arial" w:cs="Arial"/>
          <w:sz w:val="22"/>
          <w:szCs w:val="22"/>
        </w:rPr>
        <w:t xml:space="preserve">and HR=1.24 </w:t>
      </w:r>
      <w:r w:rsidR="005574A3" w:rsidRPr="0095454A">
        <w:rPr>
          <w:rFonts w:ascii="Arial" w:hAnsi="Arial" w:cs="Arial"/>
          <w:sz w:val="22"/>
          <w:szCs w:val="22"/>
        </w:rPr>
        <w:t>95%CI: 1.08-1.42</w:t>
      </w:r>
      <w:r w:rsidR="000A207C" w:rsidRPr="0095454A">
        <w:rPr>
          <w:rFonts w:ascii="Arial" w:hAnsi="Arial" w:cs="Arial"/>
          <w:sz w:val="22"/>
          <w:szCs w:val="22"/>
        </w:rPr>
        <w:t xml:space="preserve">, </w:t>
      </w:r>
      <w:r w:rsidR="005574A3" w:rsidRPr="0095454A">
        <w:rPr>
          <w:rFonts w:ascii="Arial" w:hAnsi="Arial" w:cs="Arial"/>
          <w:sz w:val="22"/>
          <w:szCs w:val="22"/>
        </w:rPr>
        <w:t>P=</w:t>
      </w:r>
      <w:r w:rsidR="000A207C" w:rsidRPr="0095454A">
        <w:rPr>
          <w:rFonts w:ascii="Arial" w:hAnsi="Arial" w:cs="Arial"/>
          <w:sz w:val="22"/>
          <w:szCs w:val="22"/>
        </w:rPr>
        <w:t>1.3x10</w:t>
      </w:r>
      <w:r w:rsidR="000A207C" w:rsidRPr="0095454A">
        <w:rPr>
          <w:rFonts w:ascii="Arial" w:hAnsi="Arial" w:cs="Arial"/>
          <w:sz w:val="22"/>
          <w:szCs w:val="22"/>
          <w:vertAlign w:val="superscript"/>
        </w:rPr>
        <w:t>-3</w:t>
      </w:r>
      <w:r w:rsidR="000A207C" w:rsidRPr="0095454A">
        <w:rPr>
          <w:rFonts w:ascii="Arial" w:hAnsi="Arial" w:cs="Arial"/>
          <w:sz w:val="22"/>
          <w:szCs w:val="22"/>
        </w:rPr>
        <w:t xml:space="preserve"> in </w:t>
      </w:r>
      <w:ins w:id="340" w:author="Andreae, Emily A" w:date="2019-12-19T15:18:00Z">
        <w:r w:rsidR="00187904">
          <w:rPr>
            <w:rFonts w:ascii="Arial" w:hAnsi="Arial" w:cs="Arial"/>
            <w:sz w:val="22"/>
            <w:szCs w:val="22"/>
          </w:rPr>
          <w:t xml:space="preserve">a </w:t>
        </w:r>
      </w:ins>
      <w:r w:rsidR="000A207C" w:rsidRPr="0095454A">
        <w:rPr>
          <w:rFonts w:ascii="Arial" w:hAnsi="Arial" w:cs="Arial"/>
          <w:sz w:val="22"/>
          <w:szCs w:val="22"/>
        </w:rPr>
        <w:t>random effects model</w:t>
      </w:r>
      <w:r w:rsidR="00584949" w:rsidRPr="0095454A">
        <w:rPr>
          <w:rFonts w:ascii="Arial" w:hAnsi="Arial" w:cs="Arial"/>
          <w:sz w:val="22"/>
          <w:szCs w:val="22"/>
        </w:rPr>
        <w:t xml:space="preserve">, </w:t>
      </w:r>
      <w:r w:rsidR="00584949" w:rsidRPr="0095454A">
        <w:rPr>
          <w:rFonts w:ascii="Arial" w:hAnsi="Arial" w:cs="Arial"/>
          <w:b/>
          <w:sz w:val="22"/>
          <w:szCs w:val="22"/>
        </w:rPr>
        <w:t>Figure S14 and Table S6</w:t>
      </w:r>
      <w:r w:rsidR="005574A3" w:rsidRPr="0095454A">
        <w:rPr>
          <w:rFonts w:ascii="Arial" w:hAnsi="Arial" w:cs="Arial"/>
          <w:sz w:val="22"/>
          <w:szCs w:val="22"/>
        </w:rPr>
        <w:t>)</w:t>
      </w:r>
      <w:r w:rsidR="000A207C" w:rsidRPr="0095454A">
        <w:rPr>
          <w:rFonts w:ascii="Arial" w:hAnsi="Arial" w:cs="Arial"/>
          <w:sz w:val="22"/>
          <w:szCs w:val="22"/>
        </w:rPr>
        <w:t xml:space="preserve">, </w:t>
      </w:r>
      <w:r w:rsidR="00584949" w:rsidRPr="0095454A">
        <w:rPr>
          <w:rFonts w:ascii="Arial" w:hAnsi="Arial" w:cs="Arial"/>
          <w:sz w:val="22"/>
          <w:szCs w:val="22"/>
        </w:rPr>
        <w:t xml:space="preserve">while MTMR8 expression </w:t>
      </w:r>
      <w:ins w:id="341" w:author="Andreae, Emily A" w:date="2019-12-19T15:19:00Z">
        <w:r w:rsidR="00187904">
          <w:rPr>
            <w:rFonts w:ascii="Arial" w:hAnsi="Arial" w:cs="Arial"/>
            <w:sz w:val="22"/>
            <w:szCs w:val="22"/>
          </w:rPr>
          <w:t xml:space="preserve">had </w:t>
        </w:r>
      </w:ins>
      <w:del w:id="342" w:author="Andreae, Emily A" w:date="2019-12-19T15:19:00Z">
        <w:r w:rsidR="00584949" w:rsidRPr="0095454A" w:rsidDel="00187904">
          <w:rPr>
            <w:rFonts w:ascii="Arial" w:hAnsi="Arial" w:cs="Arial"/>
            <w:sz w:val="22"/>
            <w:szCs w:val="22"/>
          </w:rPr>
          <w:delText xml:space="preserve">showed </w:delText>
        </w:r>
      </w:del>
      <w:r w:rsidR="00584949" w:rsidRPr="0095454A">
        <w:rPr>
          <w:rFonts w:ascii="Arial" w:hAnsi="Arial" w:cs="Arial"/>
          <w:sz w:val="22"/>
          <w:szCs w:val="22"/>
        </w:rPr>
        <w:t>no significan</w:t>
      </w:r>
      <w:ins w:id="343" w:author="Andreae, Emily A" w:date="2019-12-19T15:19:00Z">
        <w:r w:rsidR="00187904">
          <w:rPr>
            <w:rFonts w:ascii="Arial" w:hAnsi="Arial" w:cs="Arial"/>
            <w:sz w:val="22"/>
            <w:szCs w:val="22"/>
          </w:rPr>
          <w:t>t association with</w:t>
        </w:r>
      </w:ins>
      <w:del w:id="344" w:author="Andreae, Emily A" w:date="2019-12-19T15:19:00Z">
        <w:r w:rsidR="00584949" w:rsidRPr="0095454A" w:rsidDel="00187904">
          <w:rPr>
            <w:rFonts w:ascii="Arial" w:hAnsi="Arial" w:cs="Arial"/>
            <w:sz w:val="22"/>
            <w:szCs w:val="22"/>
          </w:rPr>
          <w:delText>ce in</w:delText>
        </w:r>
      </w:del>
      <w:r w:rsidR="00584949" w:rsidRPr="0095454A">
        <w:rPr>
          <w:rFonts w:ascii="Arial" w:hAnsi="Arial" w:cs="Arial"/>
          <w:sz w:val="22"/>
          <w:szCs w:val="22"/>
        </w:rPr>
        <w:t xml:space="preserve"> survival</w:t>
      </w:r>
      <w:del w:id="345" w:author="Andreae, Emily A" w:date="2019-12-19T15:19:00Z">
        <w:r w:rsidR="00584949" w:rsidRPr="0095454A" w:rsidDel="00187904">
          <w:rPr>
            <w:rFonts w:ascii="Arial" w:hAnsi="Arial" w:cs="Arial"/>
            <w:sz w:val="22"/>
            <w:szCs w:val="22"/>
          </w:rPr>
          <w:delText xml:space="preserve"> prediction</w:delText>
        </w:r>
      </w:del>
      <w:r w:rsidR="00584949" w:rsidRPr="0095454A">
        <w:rPr>
          <w:rFonts w:ascii="Arial" w:hAnsi="Arial" w:cs="Arial"/>
          <w:sz w:val="22"/>
          <w:szCs w:val="22"/>
        </w:rPr>
        <w:t xml:space="preserve"> (HR=0.93 95%CI: 0.85-1.01, P=0.099 </w:t>
      </w:r>
      <w:ins w:id="346" w:author="Andreae, Emily A" w:date="2019-12-19T15:19:00Z">
        <w:r w:rsidR="00187904">
          <w:rPr>
            <w:rFonts w:ascii="Arial" w:hAnsi="Arial" w:cs="Arial"/>
            <w:sz w:val="22"/>
            <w:szCs w:val="22"/>
          </w:rPr>
          <w:t>by</w:t>
        </w:r>
      </w:ins>
      <w:del w:id="347" w:author="Andreae, Emily A" w:date="2019-12-19T15:19:00Z">
        <w:r w:rsidR="00584949" w:rsidRPr="0095454A" w:rsidDel="00187904">
          <w:rPr>
            <w:rFonts w:ascii="Arial" w:hAnsi="Arial" w:cs="Arial"/>
            <w:sz w:val="22"/>
            <w:szCs w:val="22"/>
          </w:rPr>
          <w:delText>in</w:delText>
        </w:r>
      </w:del>
      <w:r w:rsidR="00584949" w:rsidRPr="0095454A">
        <w:rPr>
          <w:rFonts w:ascii="Arial" w:hAnsi="Arial" w:cs="Arial"/>
          <w:sz w:val="22"/>
          <w:szCs w:val="22"/>
        </w:rPr>
        <w:t xml:space="preserve"> fix</w:t>
      </w:r>
      <w:ins w:id="348" w:author="Andreae, Emily A" w:date="2019-12-19T15:19:00Z">
        <w:r w:rsidR="00187904">
          <w:rPr>
            <w:rFonts w:ascii="Arial" w:hAnsi="Arial" w:cs="Arial"/>
            <w:sz w:val="22"/>
            <w:szCs w:val="22"/>
          </w:rPr>
          <w:t>ed</w:t>
        </w:r>
      </w:ins>
      <w:r w:rsidR="00584949" w:rsidRPr="0095454A">
        <w:rPr>
          <w:rFonts w:ascii="Arial" w:hAnsi="Arial" w:cs="Arial"/>
          <w:sz w:val="22"/>
          <w:szCs w:val="22"/>
        </w:rPr>
        <w:t xml:space="preserve"> effects model and HR=0.93 95%CI: 0.82-1.47, P=0.22 </w:t>
      </w:r>
      <w:ins w:id="349" w:author="Andreae, Emily A" w:date="2019-12-19T15:19:00Z">
        <w:r w:rsidR="00187904">
          <w:rPr>
            <w:rFonts w:ascii="Arial" w:hAnsi="Arial" w:cs="Arial"/>
            <w:sz w:val="22"/>
            <w:szCs w:val="22"/>
          </w:rPr>
          <w:t>with a</w:t>
        </w:r>
      </w:ins>
      <w:del w:id="350" w:author="Andreae, Emily A" w:date="2019-12-19T15:19:00Z">
        <w:r w:rsidR="00584949" w:rsidRPr="0095454A" w:rsidDel="00187904">
          <w:rPr>
            <w:rFonts w:ascii="Arial" w:hAnsi="Arial" w:cs="Arial"/>
            <w:sz w:val="22"/>
            <w:szCs w:val="22"/>
          </w:rPr>
          <w:delText>in</w:delText>
        </w:r>
      </w:del>
      <w:r w:rsidR="00584949" w:rsidRPr="0095454A">
        <w:rPr>
          <w:rFonts w:ascii="Arial" w:hAnsi="Arial" w:cs="Arial"/>
          <w:sz w:val="22"/>
          <w:szCs w:val="22"/>
        </w:rPr>
        <w:t xml:space="preserve"> random effects model, </w:t>
      </w:r>
      <w:r w:rsidR="000A207C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5574A3" w:rsidRPr="0095454A">
        <w:rPr>
          <w:rFonts w:ascii="Arial" w:hAnsi="Arial" w:cs="Arial"/>
          <w:b/>
          <w:sz w:val="22"/>
          <w:szCs w:val="22"/>
        </w:rPr>
        <w:t>S14</w:t>
      </w:r>
      <w:r w:rsidR="000A207C" w:rsidRPr="0095454A">
        <w:rPr>
          <w:rFonts w:ascii="Arial" w:hAnsi="Arial" w:cs="Arial"/>
          <w:b/>
          <w:sz w:val="22"/>
          <w:szCs w:val="22"/>
        </w:rPr>
        <w:t xml:space="preserve"> and Table S</w:t>
      </w:r>
      <w:r w:rsidR="005574A3" w:rsidRPr="0095454A">
        <w:rPr>
          <w:rFonts w:ascii="Arial" w:hAnsi="Arial" w:cs="Arial"/>
          <w:b/>
          <w:sz w:val="22"/>
          <w:szCs w:val="22"/>
        </w:rPr>
        <w:t>6</w:t>
      </w:r>
      <w:r w:rsidR="000A207C" w:rsidRPr="0095454A">
        <w:rPr>
          <w:rFonts w:ascii="Arial" w:hAnsi="Arial" w:cs="Arial"/>
          <w:sz w:val="22"/>
          <w:szCs w:val="22"/>
        </w:rPr>
        <w:t>)</w:t>
      </w:r>
      <w:r w:rsidR="00584949" w:rsidRPr="0095454A">
        <w:rPr>
          <w:rFonts w:ascii="Arial" w:hAnsi="Arial" w:cs="Arial"/>
          <w:sz w:val="22"/>
          <w:szCs w:val="22"/>
        </w:rPr>
        <w:t>.</w:t>
      </w:r>
      <w:r w:rsidR="000A207C" w:rsidRPr="0095454A">
        <w:rPr>
          <w:rFonts w:ascii="Arial" w:hAnsi="Arial" w:cs="Arial"/>
          <w:sz w:val="22"/>
          <w:szCs w:val="22"/>
        </w:rPr>
        <w:t xml:space="preserve"> </w:t>
      </w:r>
      <w:r w:rsidR="007431E3" w:rsidRPr="0095454A">
        <w:rPr>
          <w:rFonts w:ascii="Arial" w:hAnsi="Arial" w:cs="Arial"/>
          <w:sz w:val="22"/>
          <w:szCs w:val="22"/>
          <w:lang w:eastAsia="zh-CN"/>
        </w:rPr>
        <w:t>Our results demonstrate</w:t>
      </w:r>
      <w:r w:rsidR="00566B1C" w:rsidRPr="0095454A">
        <w:rPr>
          <w:rFonts w:ascii="Arial" w:hAnsi="Arial" w:cs="Arial"/>
          <w:sz w:val="22"/>
          <w:szCs w:val="22"/>
          <w:lang w:eastAsia="zh-CN"/>
        </w:rPr>
        <w:t>d</w:t>
      </w:r>
      <w:r w:rsidR="007431E3" w:rsidRPr="0095454A">
        <w:rPr>
          <w:rFonts w:ascii="Arial" w:hAnsi="Arial" w:cs="Arial"/>
          <w:sz w:val="22"/>
          <w:szCs w:val="22"/>
          <w:lang w:eastAsia="zh-CN"/>
        </w:rPr>
        <w:t xml:space="preserve"> that the </w:t>
      </w:r>
      <w:r w:rsidR="00DA2D4F" w:rsidRPr="0095454A">
        <w:rPr>
          <w:rFonts w:ascii="Arial" w:hAnsi="Arial" w:cs="Arial"/>
          <w:sz w:val="22"/>
          <w:szCs w:val="22"/>
          <w:lang w:eastAsia="zh-CN"/>
        </w:rPr>
        <w:t xml:space="preserve">pan-cancer suppression role of PANC754 </w:t>
      </w:r>
      <w:del w:id="351" w:author="Andreae, Emily A" w:date="2019-12-20T08:44:00Z">
        <w:r w:rsidR="00DA2D4F" w:rsidRPr="0095454A" w:rsidDel="00A73C1C">
          <w:rPr>
            <w:rFonts w:ascii="Arial" w:hAnsi="Arial" w:cs="Arial"/>
            <w:sz w:val="22"/>
            <w:szCs w:val="22"/>
            <w:lang w:eastAsia="zh-CN"/>
          </w:rPr>
          <w:delText>may</w:delText>
        </w:r>
      </w:del>
      <w:ins w:id="352" w:author="Andreae, Emily A" w:date="2019-12-20T08:44:00Z">
        <w:r w:rsidR="00A73C1C" w:rsidRPr="0095454A">
          <w:rPr>
            <w:rFonts w:ascii="Arial" w:hAnsi="Arial" w:cs="Arial"/>
            <w:sz w:val="22"/>
            <w:szCs w:val="22"/>
            <w:lang w:eastAsia="zh-CN"/>
          </w:rPr>
          <w:t>might</w:t>
        </w:r>
      </w:ins>
      <w:r w:rsidR="00DA2D4F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353" w:author="Andreae, Emily A" w:date="2019-12-19T15:19:00Z">
        <w:r w:rsidR="00187904">
          <w:rPr>
            <w:rFonts w:ascii="Arial" w:hAnsi="Arial" w:cs="Arial"/>
            <w:sz w:val="22"/>
            <w:szCs w:val="22"/>
            <w:lang w:eastAsia="zh-CN"/>
          </w:rPr>
          <w:t>occur in a</w:t>
        </w:r>
      </w:ins>
      <w:del w:id="354" w:author="Andreae, Emily A" w:date="2019-12-19T15:19:00Z">
        <w:r w:rsidR="00DA2D4F" w:rsidRPr="0095454A" w:rsidDel="00187904">
          <w:rPr>
            <w:rFonts w:ascii="Arial" w:hAnsi="Arial" w:cs="Arial"/>
            <w:sz w:val="22"/>
            <w:szCs w:val="22"/>
            <w:lang w:eastAsia="zh-CN"/>
          </w:rPr>
          <w:delText>be</w:delText>
        </w:r>
      </w:del>
      <w:r w:rsidR="00DA2D4F" w:rsidRPr="0095454A">
        <w:rPr>
          <w:rFonts w:ascii="Arial" w:hAnsi="Arial" w:cs="Arial"/>
          <w:sz w:val="22"/>
          <w:szCs w:val="22"/>
          <w:lang w:eastAsia="zh-CN"/>
        </w:rPr>
        <w:t xml:space="preserve"> KPNA4- and </w:t>
      </w:r>
      <w:r w:rsidR="00956A7B" w:rsidRPr="0095454A">
        <w:rPr>
          <w:rFonts w:ascii="Arial" w:hAnsi="Arial" w:cs="Arial"/>
          <w:sz w:val="22"/>
          <w:szCs w:val="22"/>
          <w:lang w:eastAsia="zh-CN"/>
        </w:rPr>
        <w:t>MTMR8</w:t>
      </w:r>
      <w:r w:rsidR="00DA2D4F" w:rsidRPr="0095454A">
        <w:rPr>
          <w:rFonts w:ascii="Arial" w:hAnsi="Arial" w:cs="Arial"/>
          <w:sz w:val="22"/>
          <w:szCs w:val="22"/>
          <w:lang w:eastAsia="zh-CN"/>
        </w:rPr>
        <w:t>-dependent manner.</w:t>
      </w:r>
    </w:p>
    <w:p w14:paraId="25B4F50E" w14:textId="4571B37B" w:rsidR="00BA132C" w:rsidRPr="0095454A" w:rsidRDefault="00BA132C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1FE80A5A" w14:textId="61EB39F8" w:rsidR="005D02A9" w:rsidRPr="0095454A" w:rsidRDefault="005D02A9" w:rsidP="00764D67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</w:rPr>
        <w:t>We also investigated the non-direct interaction between PAN</w:t>
      </w:r>
      <w:r w:rsidR="0024235A" w:rsidRPr="0095454A">
        <w:rPr>
          <w:rFonts w:ascii="Arial" w:hAnsi="Arial" w:cs="Arial"/>
          <w:sz w:val="22"/>
          <w:szCs w:val="22"/>
        </w:rPr>
        <w:t xml:space="preserve">C754 and </w:t>
      </w:r>
      <w:r w:rsidR="005E6B33" w:rsidRPr="0095454A">
        <w:rPr>
          <w:rFonts w:ascii="Arial" w:hAnsi="Arial" w:cs="Arial"/>
          <w:sz w:val="22"/>
          <w:szCs w:val="22"/>
        </w:rPr>
        <w:t xml:space="preserve">several important </w:t>
      </w:r>
      <w:r w:rsidR="0024235A" w:rsidRPr="0095454A">
        <w:rPr>
          <w:rFonts w:ascii="Arial" w:hAnsi="Arial" w:cs="Arial"/>
          <w:sz w:val="22"/>
          <w:szCs w:val="22"/>
        </w:rPr>
        <w:t>human cancer onco</w:t>
      </w:r>
      <w:r w:rsidR="005E6B33" w:rsidRPr="0095454A">
        <w:rPr>
          <w:rFonts w:ascii="Arial" w:hAnsi="Arial" w:cs="Arial"/>
          <w:sz w:val="22"/>
          <w:szCs w:val="22"/>
        </w:rPr>
        <w:t>-genes that</w:t>
      </w:r>
      <w:ins w:id="355" w:author="Andreae, Emily A" w:date="2019-12-19T15:20:00Z">
        <w:r w:rsidR="00187904">
          <w:rPr>
            <w:rFonts w:ascii="Arial" w:hAnsi="Arial" w:cs="Arial"/>
            <w:sz w:val="22"/>
            <w:szCs w:val="22"/>
          </w:rPr>
          <w:t xml:space="preserve"> are</w:t>
        </w:r>
      </w:ins>
      <w:r w:rsidR="005E6B33" w:rsidRPr="0095454A">
        <w:rPr>
          <w:rFonts w:ascii="Arial" w:hAnsi="Arial" w:cs="Arial"/>
          <w:sz w:val="22"/>
          <w:szCs w:val="22"/>
        </w:rPr>
        <w:t xml:space="preserve"> </w:t>
      </w:r>
      <w:r w:rsidR="0024235A" w:rsidRPr="0095454A">
        <w:rPr>
          <w:rFonts w:ascii="Arial" w:hAnsi="Arial" w:cs="Arial"/>
          <w:sz w:val="22"/>
          <w:szCs w:val="22"/>
        </w:rPr>
        <w:t>usually over-expressed in cancer</w:t>
      </w:r>
      <w:del w:id="356" w:author="Andreae, Emily A" w:date="2019-12-19T15:20:00Z">
        <w:r w:rsidR="0024235A" w:rsidRPr="0095454A" w:rsidDel="00187904">
          <w:rPr>
            <w:rFonts w:ascii="Arial" w:hAnsi="Arial" w:cs="Arial"/>
            <w:sz w:val="22"/>
            <w:szCs w:val="22"/>
          </w:rPr>
          <w:delText xml:space="preserve"> cells</w:delText>
        </w:r>
      </w:del>
      <w:r w:rsidR="00FD44A1" w:rsidRPr="0095454A">
        <w:rPr>
          <w:rFonts w:ascii="Arial" w:hAnsi="Arial" w:cs="Arial"/>
          <w:sz w:val="22"/>
          <w:szCs w:val="22"/>
        </w:rPr>
        <w:t xml:space="preserve">. Leveraging </w:t>
      </w:r>
      <w:ins w:id="357" w:author="Andreae, Emily A" w:date="2019-12-19T15:21:00Z">
        <w:r w:rsidR="00187904">
          <w:rPr>
            <w:rFonts w:ascii="Arial" w:hAnsi="Arial" w:cs="Arial"/>
            <w:sz w:val="22"/>
            <w:szCs w:val="22"/>
          </w:rPr>
          <w:t>the</w:t>
        </w:r>
      </w:ins>
      <w:del w:id="358" w:author="Andreae, Emily A" w:date="2019-12-19T15:21:00Z">
        <w:r w:rsidR="00FD44A1" w:rsidRPr="0095454A" w:rsidDel="00187904">
          <w:rPr>
            <w:rFonts w:ascii="Arial" w:hAnsi="Arial" w:cs="Arial"/>
            <w:sz w:val="22"/>
            <w:szCs w:val="22"/>
          </w:rPr>
          <w:delText>with</w:delText>
        </w:r>
      </w:del>
      <w:r w:rsidR="00FD44A1" w:rsidRPr="0095454A">
        <w:rPr>
          <w:rFonts w:ascii="Arial" w:hAnsi="Arial" w:cs="Arial"/>
          <w:sz w:val="22"/>
          <w:szCs w:val="22"/>
        </w:rPr>
        <w:t xml:space="preserve"> TCGA RNA-sequencing data</w:t>
      </w:r>
      <w:ins w:id="359" w:author="Andreae, Emily A" w:date="2019-12-19T15:21:00Z">
        <w:r w:rsidR="00187904">
          <w:rPr>
            <w:rFonts w:ascii="Arial" w:hAnsi="Arial" w:cs="Arial"/>
            <w:sz w:val="22"/>
            <w:szCs w:val="22"/>
          </w:rPr>
          <w:t xml:space="preserve"> with oncogene protein expression data</w:t>
        </w:r>
      </w:ins>
      <w:r w:rsidR="00FD44A1" w:rsidRPr="0095454A">
        <w:rPr>
          <w:rFonts w:ascii="Arial" w:hAnsi="Arial" w:cs="Arial"/>
          <w:sz w:val="22"/>
          <w:szCs w:val="22"/>
        </w:rPr>
        <w:t xml:space="preserve">, we found </w:t>
      </w:r>
      <w:ins w:id="360" w:author="Andreae, Emily A" w:date="2019-12-19T15:21:00Z">
        <w:r w:rsidR="00187904">
          <w:rPr>
            <w:rFonts w:ascii="Arial" w:hAnsi="Arial" w:cs="Arial"/>
            <w:sz w:val="22"/>
            <w:szCs w:val="22"/>
          </w:rPr>
          <w:t xml:space="preserve">that </w:t>
        </w:r>
      </w:ins>
      <w:r w:rsidR="00FD44A1" w:rsidRPr="0095454A">
        <w:rPr>
          <w:rFonts w:ascii="Arial" w:hAnsi="Arial" w:cs="Arial"/>
          <w:i/>
          <w:sz w:val="22"/>
          <w:szCs w:val="22"/>
        </w:rPr>
        <w:t>CDK2</w:t>
      </w:r>
      <w:r w:rsidR="00FD44A1" w:rsidRPr="0095454A">
        <w:rPr>
          <w:rFonts w:ascii="Arial" w:hAnsi="Arial" w:cs="Arial"/>
          <w:sz w:val="22"/>
          <w:szCs w:val="22"/>
        </w:rPr>
        <w:t xml:space="preserve"> (</w:t>
      </w:r>
      <w:r w:rsidR="000A72B9" w:rsidRPr="0095454A">
        <w:rPr>
          <w:rFonts w:ascii="Arial" w:hAnsi="Arial" w:cs="Arial"/>
          <w:sz w:val="22"/>
          <w:szCs w:val="22"/>
        </w:rPr>
        <w:t xml:space="preserve">R </w:t>
      </w:r>
      <w:r w:rsidR="00FD44A1" w:rsidRPr="0095454A">
        <w:rPr>
          <w:rFonts w:ascii="Arial" w:hAnsi="Arial" w:cs="Arial"/>
          <w:sz w:val="22"/>
          <w:szCs w:val="22"/>
        </w:rPr>
        <w:t>= -0.05, P=4.9x10</w:t>
      </w:r>
      <w:r w:rsidR="00FD44A1" w:rsidRPr="0095454A">
        <w:rPr>
          <w:rFonts w:ascii="Arial" w:hAnsi="Arial" w:cs="Arial"/>
          <w:sz w:val="22"/>
          <w:szCs w:val="22"/>
          <w:vertAlign w:val="superscript"/>
        </w:rPr>
        <w:t>-9</w:t>
      </w:r>
      <w:r w:rsidR="00FD44A1" w:rsidRPr="0095454A">
        <w:rPr>
          <w:rFonts w:ascii="Arial" w:hAnsi="Arial" w:cs="Arial"/>
          <w:sz w:val="22"/>
          <w:szCs w:val="22"/>
        </w:rPr>
        <w:t>)</w:t>
      </w:r>
      <w:r w:rsidR="00A10686" w:rsidRPr="0095454A">
        <w:rPr>
          <w:rFonts w:ascii="Arial" w:hAnsi="Arial" w:cs="Arial"/>
          <w:sz w:val="22"/>
          <w:szCs w:val="22"/>
        </w:rPr>
        <w:t xml:space="preserve">, </w:t>
      </w:r>
      <w:r w:rsidR="00D63C23" w:rsidRPr="0095454A">
        <w:rPr>
          <w:rFonts w:ascii="Arial" w:hAnsi="Arial" w:cs="Arial"/>
          <w:i/>
          <w:sz w:val="22"/>
          <w:szCs w:val="22"/>
        </w:rPr>
        <w:t>DNMT1</w:t>
      </w:r>
      <w:r w:rsidR="00FD44A1" w:rsidRPr="0095454A">
        <w:rPr>
          <w:rFonts w:ascii="Arial" w:hAnsi="Arial" w:cs="Arial"/>
          <w:sz w:val="22"/>
          <w:szCs w:val="22"/>
        </w:rPr>
        <w:t xml:space="preserve"> (</w:t>
      </w:r>
      <w:r w:rsidR="000A72B9" w:rsidRPr="0095454A">
        <w:rPr>
          <w:rFonts w:ascii="Arial" w:hAnsi="Arial" w:cs="Arial"/>
          <w:sz w:val="22"/>
          <w:szCs w:val="22"/>
        </w:rPr>
        <w:t xml:space="preserve">R </w:t>
      </w:r>
      <w:r w:rsidR="00FD44A1" w:rsidRPr="0095454A">
        <w:rPr>
          <w:rFonts w:ascii="Arial" w:hAnsi="Arial" w:cs="Arial"/>
          <w:sz w:val="22"/>
          <w:szCs w:val="22"/>
        </w:rPr>
        <w:t>=</w:t>
      </w:r>
      <w:r w:rsidR="009B4E4C" w:rsidRPr="0095454A">
        <w:rPr>
          <w:rFonts w:ascii="Arial" w:hAnsi="Arial" w:cs="Arial"/>
          <w:sz w:val="22"/>
          <w:szCs w:val="22"/>
        </w:rPr>
        <w:t xml:space="preserve"> </w:t>
      </w:r>
      <w:r w:rsidR="00D63C23" w:rsidRPr="0095454A">
        <w:rPr>
          <w:rFonts w:ascii="Arial" w:hAnsi="Arial" w:cs="Arial"/>
          <w:sz w:val="22"/>
          <w:szCs w:val="22"/>
        </w:rPr>
        <w:t>- 0.08</w:t>
      </w:r>
      <w:r w:rsidR="00FD44A1" w:rsidRPr="0095454A">
        <w:rPr>
          <w:rFonts w:ascii="Arial" w:hAnsi="Arial" w:cs="Arial"/>
          <w:sz w:val="22"/>
          <w:szCs w:val="22"/>
        </w:rPr>
        <w:t>, P=</w:t>
      </w:r>
      <w:r w:rsidR="00D63C23" w:rsidRPr="0095454A">
        <w:rPr>
          <w:rFonts w:ascii="Arial" w:hAnsi="Arial" w:cs="Arial"/>
          <w:sz w:val="22"/>
          <w:szCs w:val="22"/>
        </w:rPr>
        <w:t>2.5x10</w:t>
      </w:r>
      <w:r w:rsidR="00D63C23" w:rsidRPr="0095454A">
        <w:rPr>
          <w:rFonts w:ascii="Arial" w:hAnsi="Arial" w:cs="Arial"/>
          <w:sz w:val="22"/>
          <w:szCs w:val="22"/>
          <w:vertAlign w:val="superscript"/>
        </w:rPr>
        <w:t>-15</w:t>
      </w:r>
      <w:r w:rsidR="00FD44A1" w:rsidRPr="0095454A">
        <w:rPr>
          <w:rFonts w:ascii="Arial" w:hAnsi="Arial" w:cs="Arial"/>
          <w:sz w:val="22"/>
          <w:szCs w:val="22"/>
        </w:rPr>
        <w:t>)</w:t>
      </w:r>
      <w:r w:rsidR="00A10686" w:rsidRPr="0095454A">
        <w:rPr>
          <w:rFonts w:ascii="Arial" w:hAnsi="Arial" w:cs="Arial"/>
          <w:sz w:val="22"/>
          <w:szCs w:val="22"/>
        </w:rPr>
        <w:t xml:space="preserve">, </w:t>
      </w:r>
      <w:r w:rsidR="00A10686" w:rsidRPr="0095454A">
        <w:rPr>
          <w:rFonts w:ascii="Arial" w:hAnsi="Arial" w:cs="Arial"/>
          <w:i/>
          <w:sz w:val="22"/>
          <w:szCs w:val="22"/>
        </w:rPr>
        <w:t>HRAS</w:t>
      </w:r>
      <w:r w:rsidR="0014593D" w:rsidRPr="0095454A">
        <w:rPr>
          <w:rFonts w:ascii="Arial" w:hAnsi="Arial" w:cs="Arial"/>
          <w:sz w:val="22"/>
          <w:szCs w:val="22"/>
        </w:rPr>
        <w:t xml:space="preserve"> </w:t>
      </w:r>
      <w:r w:rsidR="00A10686" w:rsidRPr="0095454A">
        <w:rPr>
          <w:rFonts w:ascii="Arial" w:hAnsi="Arial" w:cs="Arial"/>
          <w:sz w:val="22"/>
          <w:szCs w:val="22"/>
        </w:rPr>
        <w:t>(R= -0.1, P=3.9x10</w:t>
      </w:r>
      <w:r w:rsidR="00A10686" w:rsidRPr="0095454A">
        <w:rPr>
          <w:rFonts w:ascii="Arial" w:hAnsi="Arial" w:cs="Arial"/>
          <w:sz w:val="22"/>
          <w:szCs w:val="22"/>
          <w:vertAlign w:val="superscript"/>
        </w:rPr>
        <w:t>-23</w:t>
      </w:r>
      <w:r w:rsidR="00A10686" w:rsidRPr="0095454A">
        <w:rPr>
          <w:rFonts w:ascii="Arial" w:hAnsi="Arial" w:cs="Arial"/>
          <w:sz w:val="22"/>
          <w:szCs w:val="22"/>
        </w:rPr>
        <w:t xml:space="preserve">), and </w:t>
      </w:r>
      <w:r w:rsidR="00A10686" w:rsidRPr="0095454A">
        <w:rPr>
          <w:rFonts w:ascii="Arial" w:hAnsi="Arial" w:cs="Arial"/>
          <w:i/>
          <w:sz w:val="22"/>
          <w:szCs w:val="22"/>
        </w:rPr>
        <w:t>SRSF2</w:t>
      </w:r>
      <w:r w:rsidR="0014593D" w:rsidRPr="0095454A">
        <w:rPr>
          <w:rFonts w:ascii="Arial" w:hAnsi="Arial" w:cs="Arial"/>
          <w:sz w:val="22"/>
          <w:szCs w:val="22"/>
        </w:rPr>
        <w:t xml:space="preserve"> </w:t>
      </w:r>
      <w:r w:rsidR="00A10686" w:rsidRPr="0095454A">
        <w:rPr>
          <w:rFonts w:ascii="Arial" w:hAnsi="Arial" w:cs="Arial"/>
          <w:sz w:val="22"/>
          <w:szCs w:val="22"/>
        </w:rPr>
        <w:t>(</w:t>
      </w:r>
      <w:r w:rsidR="009C18F7" w:rsidRPr="0095454A">
        <w:rPr>
          <w:rFonts w:ascii="Arial" w:hAnsi="Arial" w:cs="Arial"/>
          <w:sz w:val="22"/>
          <w:szCs w:val="22"/>
        </w:rPr>
        <w:t>Serine/Arginine Rich Splicing Factor 2</w:t>
      </w:r>
      <w:r w:rsidR="009C18F7" w:rsidRPr="0095454A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r w:rsidR="00A10686" w:rsidRPr="0095454A">
        <w:rPr>
          <w:rFonts w:ascii="Arial" w:hAnsi="Arial" w:cs="Arial"/>
          <w:sz w:val="22"/>
          <w:szCs w:val="22"/>
        </w:rPr>
        <w:t>R= -0.07, P=1.42x10</w:t>
      </w:r>
      <w:r w:rsidR="00A10686" w:rsidRPr="0095454A">
        <w:rPr>
          <w:rFonts w:ascii="Arial" w:hAnsi="Arial" w:cs="Arial"/>
          <w:sz w:val="22"/>
          <w:szCs w:val="22"/>
          <w:vertAlign w:val="superscript"/>
        </w:rPr>
        <w:t>-11</w:t>
      </w:r>
      <w:r w:rsidR="00A10686" w:rsidRPr="0095454A">
        <w:rPr>
          <w:rFonts w:ascii="Arial" w:hAnsi="Arial" w:cs="Arial"/>
          <w:sz w:val="22"/>
          <w:szCs w:val="22"/>
        </w:rPr>
        <w:t xml:space="preserve">) </w:t>
      </w:r>
      <w:r w:rsidR="00FD44A1" w:rsidRPr="0095454A">
        <w:rPr>
          <w:rFonts w:ascii="Arial" w:hAnsi="Arial" w:cs="Arial"/>
          <w:sz w:val="22"/>
          <w:szCs w:val="22"/>
        </w:rPr>
        <w:t xml:space="preserve">were negatively correlated with </w:t>
      </w:r>
      <w:del w:id="361" w:author="Andreae, Emily A" w:date="2019-12-19T15:21:00Z">
        <w:r w:rsidR="00FD44A1" w:rsidRPr="0095454A" w:rsidDel="00187904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FD44A1" w:rsidRPr="0095454A">
        <w:rPr>
          <w:rFonts w:ascii="Arial" w:hAnsi="Arial" w:cs="Arial"/>
          <w:sz w:val="22"/>
          <w:szCs w:val="22"/>
        </w:rPr>
        <w:t xml:space="preserve">expression of PANC754. </w:t>
      </w:r>
      <w:r w:rsidRPr="0095454A">
        <w:rPr>
          <w:rFonts w:ascii="Arial" w:hAnsi="Arial" w:cs="Arial"/>
          <w:sz w:val="22"/>
          <w:szCs w:val="22"/>
        </w:rPr>
        <w:t xml:space="preserve">We </w:t>
      </w:r>
      <w:r w:rsidR="00FD44A1" w:rsidRPr="0095454A">
        <w:rPr>
          <w:rFonts w:ascii="Arial" w:hAnsi="Arial" w:cs="Arial"/>
          <w:sz w:val="22"/>
          <w:szCs w:val="22"/>
        </w:rPr>
        <w:t xml:space="preserve">then demonstrated </w:t>
      </w:r>
      <w:r w:rsidRPr="0095454A">
        <w:rPr>
          <w:rFonts w:ascii="Arial" w:hAnsi="Arial" w:cs="Arial"/>
          <w:sz w:val="22"/>
          <w:szCs w:val="22"/>
        </w:rPr>
        <w:t xml:space="preserve">that the mRNA levels of these seven genes were all significantly downregulated after transfecting with </w:t>
      </w:r>
      <w:r w:rsidRPr="0095454A">
        <w:rPr>
          <w:rFonts w:ascii="Arial" w:hAnsi="Arial" w:cs="Arial"/>
          <w:i/>
          <w:sz w:val="22"/>
          <w:szCs w:val="22"/>
        </w:rPr>
        <w:t>PANC754</w:t>
      </w:r>
      <w:ins w:id="362" w:author="Andreae, Emily A" w:date="2019-12-19T15:21:00Z">
        <w:r w:rsidR="00187904">
          <w:rPr>
            <w:rFonts w:ascii="Arial" w:hAnsi="Arial" w:cs="Arial"/>
            <w:sz w:val="22"/>
            <w:szCs w:val="22"/>
          </w:rPr>
          <w:t>-containing</w:t>
        </w:r>
      </w:ins>
      <w:del w:id="363" w:author="Andreae, Emily A" w:date="2019-12-19T15:21:00Z">
        <w:r w:rsidRPr="0095454A" w:rsidDel="00187904">
          <w:rPr>
            <w:rFonts w:ascii="Arial" w:hAnsi="Arial" w:cs="Arial"/>
            <w:sz w:val="22"/>
            <w:szCs w:val="22"/>
          </w:rPr>
          <w:delText xml:space="preserve"> overexpression </w:delText>
        </w:r>
      </w:del>
      <w:r w:rsidRPr="0095454A">
        <w:rPr>
          <w:rFonts w:ascii="Arial" w:hAnsi="Arial" w:cs="Arial"/>
          <w:sz w:val="22"/>
          <w:szCs w:val="22"/>
        </w:rPr>
        <w:t xml:space="preserve">plasmids compared to </w:t>
      </w:r>
      <w:ins w:id="364" w:author="Andreae, Emily A" w:date="2019-12-19T15:21:00Z">
        <w:r w:rsidR="00187904">
          <w:rPr>
            <w:rFonts w:ascii="Arial" w:hAnsi="Arial" w:cs="Arial"/>
            <w:sz w:val="22"/>
            <w:szCs w:val="22"/>
          </w:rPr>
          <w:t xml:space="preserve">untransfected control </w:t>
        </w:r>
      </w:ins>
      <w:del w:id="365" w:author="Andreae, Emily A" w:date="2019-12-19T15:21:00Z">
        <w:r w:rsidRPr="0095454A" w:rsidDel="00187904">
          <w:rPr>
            <w:rFonts w:ascii="Arial" w:hAnsi="Arial" w:cs="Arial"/>
            <w:sz w:val="22"/>
            <w:szCs w:val="22"/>
          </w:rPr>
          <w:delText xml:space="preserve">those in the control </w:delText>
        </w:r>
      </w:del>
      <w:r w:rsidRPr="0095454A">
        <w:rPr>
          <w:rFonts w:ascii="Arial" w:hAnsi="Arial" w:cs="Arial"/>
          <w:sz w:val="22"/>
          <w:szCs w:val="22"/>
        </w:rPr>
        <w:t xml:space="preserve">and </w:t>
      </w:r>
      <w:ins w:id="366" w:author="Andreae, Emily A" w:date="2019-12-19T15:21:00Z">
        <w:r w:rsidR="00187904">
          <w:rPr>
            <w:rFonts w:ascii="Arial" w:hAnsi="Arial" w:cs="Arial"/>
            <w:sz w:val="22"/>
            <w:szCs w:val="22"/>
          </w:rPr>
          <w:t xml:space="preserve">empty vector </w:t>
        </w:r>
      </w:ins>
      <w:r w:rsidRPr="0095454A">
        <w:rPr>
          <w:rFonts w:ascii="Arial" w:hAnsi="Arial" w:cs="Arial"/>
          <w:sz w:val="22"/>
          <w:szCs w:val="22"/>
        </w:rPr>
        <w:t xml:space="preserve">pcDNA3.1 groups. (P&lt;0.05, &lt;0.03 or &lt;0.01, respectively; </w:t>
      </w:r>
      <w:commentRangeStart w:id="367"/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ins w:id="368" w:author="Andreae, Emily A" w:date="2019-12-19T15:22:00Z">
        <w:r w:rsidR="00187904">
          <w:rPr>
            <w:rFonts w:ascii="Arial" w:hAnsi="Arial" w:cs="Arial"/>
            <w:b/>
            <w:sz w:val="22"/>
            <w:szCs w:val="22"/>
          </w:rPr>
          <w:t>8</w:t>
        </w:r>
      </w:ins>
      <w:del w:id="369" w:author="Andreae, Emily A" w:date="2019-12-19T15:22:00Z">
        <w:r w:rsidR="00597290" w:rsidRPr="0095454A" w:rsidDel="00187904">
          <w:rPr>
            <w:rFonts w:ascii="Arial" w:hAnsi="Arial" w:cs="Arial"/>
            <w:b/>
            <w:sz w:val="22"/>
            <w:szCs w:val="22"/>
          </w:rPr>
          <w:delText>7</w:delText>
        </w:r>
      </w:del>
      <w:commentRangeEnd w:id="367"/>
      <w:r w:rsidR="00187904">
        <w:rPr>
          <w:rStyle w:val="CommentReference"/>
        </w:rPr>
        <w:commentReference w:id="367"/>
      </w:r>
      <w:r w:rsidRPr="0095454A">
        <w:rPr>
          <w:rFonts w:ascii="Arial" w:hAnsi="Arial" w:cs="Arial" w:hint="eastAsia"/>
          <w:b/>
          <w:sz w:val="22"/>
          <w:szCs w:val="22"/>
          <w:lang w:eastAsia="zh-CN"/>
        </w:rPr>
        <w:t xml:space="preserve"> and </w:t>
      </w:r>
      <w:r w:rsidRPr="0095454A">
        <w:rPr>
          <w:rFonts w:ascii="Arial" w:hAnsi="Arial" w:cs="Arial"/>
          <w:b/>
          <w:sz w:val="22"/>
          <w:szCs w:val="22"/>
        </w:rPr>
        <w:t>Figure S</w:t>
      </w:r>
      <w:r w:rsidRPr="0095454A">
        <w:rPr>
          <w:rFonts w:ascii="Arial" w:hAnsi="Arial" w:cs="Arial" w:hint="eastAsia"/>
          <w:b/>
          <w:sz w:val="22"/>
          <w:szCs w:val="22"/>
          <w:lang w:eastAsia="zh-CN"/>
        </w:rPr>
        <w:t>1</w:t>
      </w:r>
      <w:r w:rsidR="00597290" w:rsidRPr="0095454A">
        <w:rPr>
          <w:rFonts w:ascii="Arial" w:hAnsi="Arial" w:cs="Arial"/>
          <w:b/>
          <w:sz w:val="22"/>
          <w:szCs w:val="22"/>
          <w:lang w:eastAsia="zh-CN"/>
        </w:rPr>
        <w:t>2</w:t>
      </w:r>
      <w:r w:rsidRPr="0095454A">
        <w:rPr>
          <w:rFonts w:ascii="Arial" w:hAnsi="Arial" w:cs="Arial"/>
          <w:sz w:val="22"/>
          <w:szCs w:val="22"/>
        </w:rPr>
        <w:t>)</w:t>
      </w:r>
      <w:r w:rsidR="005E6B33" w:rsidRPr="0095454A">
        <w:rPr>
          <w:rFonts w:ascii="Arial" w:hAnsi="Arial" w:cs="Arial" w:hint="eastAsia"/>
          <w:sz w:val="22"/>
          <w:szCs w:val="22"/>
          <w:lang w:eastAsia="zh-CN"/>
        </w:rPr>
        <w:t xml:space="preserve">. </w:t>
      </w:r>
      <w:ins w:id="370" w:author="Andreae, Emily A" w:date="2019-12-19T15:23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Since </w:t>
        </w:r>
      </w:ins>
      <w:r w:rsidR="00764D67" w:rsidRPr="0095454A">
        <w:rPr>
          <w:rFonts w:ascii="Arial" w:hAnsi="Arial" w:cs="Arial"/>
          <w:sz w:val="22"/>
          <w:szCs w:val="22"/>
        </w:rPr>
        <w:t xml:space="preserve">CDK2 </w:t>
      </w:r>
      <w:ins w:id="371" w:author="Andreae, Emily A" w:date="2019-12-19T15:23:00Z">
        <w:r w:rsidR="00165BD3">
          <w:rPr>
            <w:rFonts w:ascii="Arial" w:hAnsi="Arial" w:cs="Arial"/>
            <w:sz w:val="22"/>
            <w:szCs w:val="22"/>
          </w:rPr>
          <w:t xml:space="preserve">is </w:t>
        </w:r>
      </w:ins>
      <w:r w:rsidR="00764D67" w:rsidRPr="0095454A">
        <w:rPr>
          <w:rFonts w:ascii="Arial" w:hAnsi="Arial" w:cs="Arial"/>
          <w:sz w:val="22"/>
          <w:szCs w:val="22"/>
        </w:rPr>
        <w:t>usually up-regulated in cancer cells</w:t>
      </w:r>
      <w:ins w:id="372" w:author="Andreae, Emily A" w:date="2019-12-19T15:23:00Z">
        <w:r w:rsidR="00165BD3">
          <w:rPr>
            <w:rFonts w:ascii="Arial" w:hAnsi="Arial" w:cs="Arial"/>
            <w:sz w:val="22"/>
            <w:szCs w:val="22"/>
          </w:rPr>
          <w:t>, this result</w:t>
        </w:r>
      </w:ins>
      <w:r w:rsidR="00764D67" w:rsidRPr="0095454A">
        <w:rPr>
          <w:rFonts w:ascii="Arial" w:hAnsi="Arial" w:cs="Arial"/>
          <w:sz w:val="22"/>
          <w:szCs w:val="22"/>
        </w:rPr>
        <w:t xml:space="preserve"> indicat</w:t>
      </w:r>
      <w:ins w:id="373" w:author="Andreae, Emily A" w:date="2019-12-19T15:23:00Z">
        <w:r w:rsidR="00165BD3">
          <w:rPr>
            <w:rFonts w:ascii="Arial" w:hAnsi="Arial" w:cs="Arial"/>
            <w:sz w:val="22"/>
            <w:szCs w:val="22"/>
          </w:rPr>
          <w:t>es that</w:t>
        </w:r>
      </w:ins>
      <w:del w:id="374" w:author="Andreae, Emily A" w:date="2019-12-19T15:23:00Z">
        <w:r w:rsidR="00764D67" w:rsidRPr="0095454A" w:rsidDel="00165BD3">
          <w:rPr>
            <w:rFonts w:ascii="Arial" w:hAnsi="Arial" w:cs="Arial"/>
            <w:sz w:val="22"/>
            <w:szCs w:val="22"/>
          </w:rPr>
          <w:delText>ing</w:delText>
        </w:r>
      </w:del>
      <w:r w:rsidR="00764D67" w:rsidRPr="0095454A">
        <w:rPr>
          <w:rFonts w:ascii="Arial" w:hAnsi="Arial" w:cs="Arial"/>
          <w:sz w:val="22"/>
          <w:szCs w:val="22"/>
        </w:rPr>
        <w:t xml:space="preserve"> </w:t>
      </w:r>
      <w:r w:rsidR="00754A83" w:rsidRPr="0095454A">
        <w:rPr>
          <w:rFonts w:ascii="Arial" w:hAnsi="Arial" w:cs="Arial"/>
          <w:sz w:val="22"/>
          <w:szCs w:val="22"/>
        </w:rPr>
        <w:t xml:space="preserve">the pan-cancer suppressing role of </w:t>
      </w:r>
      <w:r w:rsidR="00764D67" w:rsidRPr="0095454A">
        <w:rPr>
          <w:rFonts w:ascii="Arial" w:hAnsi="Arial" w:cs="Arial"/>
          <w:sz w:val="22"/>
          <w:szCs w:val="22"/>
        </w:rPr>
        <w:t xml:space="preserve">PANC754 might be involved in </w:t>
      </w:r>
      <w:ins w:id="375" w:author="Andreae, Emily A" w:date="2019-12-19T15:23:00Z">
        <w:r w:rsidR="00165BD3">
          <w:rPr>
            <w:rFonts w:ascii="Arial" w:hAnsi="Arial" w:cs="Arial"/>
            <w:sz w:val="22"/>
            <w:szCs w:val="22"/>
          </w:rPr>
          <w:t xml:space="preserve">the </w:t>
        </w:r>
      </w:ins>
      <w:r w:rsidR="00764D67" w:rsidRPr="0095454A">
        <w:rPr>
          <w:rFonts w:ascii="Arial" w:hAnsi="Arial" w:cs="Arial"/>
          <w:sz w:val="22"/>
          <w:szCs w:val="22"/>
        </w:rPr>
        <w:t>CDK2 pathway.</w:t>
      </w:r>
      <w:r w:rsidR="00764D67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del w:id="376" w:author="Andreae, Emily A" w:date="2019-12-19T15:24:00Z">
        <w:r w:rsidR="005E6B33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Overall, with our current study, we demonstrated that </w:delText>
        </w:r>
      </w:del>
      <w:r w:rsidR="005E6B33" w:rsidRPr="0095454A">
        <w:rPr>
          <w:rFonts w:ascii="Arial" w:hAnsi="Arial" w:cs="Arial"/>
          <w:sz w:val="22"/>
          <w:szCs w:val="22"/>
          <w:lang w:eastAsia="zh-CN"/>
        </w:rPr>
        <w:t xml:space="preserve">PANC754 is </w:t>
      </w:r>
      <w:ins w:id="377" w:author="Andreae, Emily A" w:date="2019-12-19T15:24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therefore </w:t>
        </w:r>
      </w:ins>
      <w:r w:rsidR="005E6B33" w:rsidRPr="0095454A">
        <w:rPr>
          <w:rFonts w:ascii="Arial" w:hAnsi="Arial" w:cs="Arial"/>
          <w:sz w:val="22"/>
          <w:szCs w:val="22"/>
          <w:lang w:eastAsia="zh-CN"/>
        </w:rPr>
        <w:t xml:space="preserve">a novel </w:t>
      </w:r>
      <w:r w:rsidR="00804A4C" w:rsidRPr="0095454A">
        <w:rPr>
          <w:rFonts w:ascii="Arial" w:hAnsi="Arial" w:cs="Arial"/>
          <w:sz w:val="22"/>
          <w:szCs w:val="22"/>
          <w:lang w:eastAsia="zh-CN"/>
        </w:rPr>
        <w:t>pan-</w:t>
      </w:r>
      <w:r w:rsidR="005E6B33" w:rsidRPr="0095454A">
        <w:rPr>
          <w:rFonts w:ascii="Arial" w:hAnsi="Arial" w:cs="Arial"/>
          <w:sz w:val="22"/>
          <w:szCs w:val="22"/>
          <w:lang w:eastAsia="zh-CN"/>
        </w:rPr>
        <w:t>tumor suppressor non-coding RNA</w:t>
      </w:r>
      <w:ins w:id="378" w:author="Andreae, Emily A" w:date="2019-12-19T15:24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 that presumably</w:t>
        </w:r>
      </w:ins>
      <w:ins w:id="379" w:author="Andreae, Emily A" w:date="2019-12-19T15:26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 </w:t>
        </w:r>
      </w:ins>
      <w:del w:id="380" w:author="Andreae, Emily A" w:date="2019-12-19T15:24:00Z">
        <w:r w:rsidR="005E6B33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s </w:delText>
        </w:r>
      </w:del>
      <w:r w:rsidR="005E6B33" w:rsidRPr="0095454A">
        <w:rPr>
          <w:rFonts w:ascii="Arial" w:hAnsi="Arial" w:cs="Arial"/>
          <w:sz w:val="22"/>
          <w:szCs w:val="22"/>
          <w:lang w:eastAsia="zh-CN"/>
        </w:rPr>
        <w:t>interact</w:t>
      </w:r>
      <w:ins w:id="381" w:author="Andreae, Emily A" w:date="2019-12-19T15:24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s with KPNA4 and MTMR8 </w:t>
        </w:r>
      </w:ins>
      <w:ins w:id="382" w:author="Andreae, Emily A" w:date="2019-12-19T15:25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via the CDK2 </w:t>
        </w:r>
      </w:ins>
      <w:ins w:id="383" w:author="Andreae, Emily A" w:date="2019-12-19T15:26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pathway </w:t>
        </w:r>
      </w:ins>
      <w:ins w:id="384" w:author="Andreae, Emily A" w:date="2019-12-19T15:25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to </w:t>
        </w:r>
      </w:ins>
      <w:del w:id="385" w:author="Andreae, Emily A" w:date="2019-12-19T15:24:00Z">
        <w:r w:rsidR="005E6B33" w:rsidRPr="0095454A" w:rsidDel="00165BD3">
          <w:rPr>
            <w:rFonts w:ascii="Arial" w:hAnsi="Arial" w:cs="Arial"/>
            <w:sz w:val="22"/>
            <w:szCs w:val="22"/>
            <w:lang w:eastAsia="zh-CN"/>
          </w:rPr>
          <w:delText>ed</w:delText>
        </w:r>
      </w:del>
      <w:r w:rsidR="005E6B33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386" w:author="Andreae, Emily A" w:date="2019-12-19T15:26:00Z">
        <w:r w:rsidR="00165BD3">
          <w:rPr>
            <w:rFonts w:ascii="Arial" w:hAnsi="Arial" w:cs="Arial"/>
            <w:sz w:val="22"/>
            <w:szCs w:val="22"/>
            <w:lang w:eastAsia="zh-CN"/>
          </w:rPr>
          <w:t>regulate downstream protein expression</w:t>
        </w:r>
      </w:ins>
      <w:ins w:id="387" w:author="Andreae, Emily A" w:date="2019-12-19T15:27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 and cancer cell phenotype</w:t>
        </w:r>
      </w:ins>
      <w:del w:id="388" w:author="Andreae, Emily A" w:date="2019-12-19T15:27:00Z">
        <w:r w:rsidR="005E6B33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together with sequence-similar genes and human oncogenes and might be considered as </w:delText>
        </w:r>
        <w:r w:rsidR="001955C5" w:rsidRPr="0095454A" w:rsidDel="00165BD3">
          <w:rPr>
            <w:rFonts w:ascii="Arial" w:hAnsi="Arial" w:cs="Arial"/>
            <w:sz w:val="22"/>
            <w:szCs w:val="22"/>
            <w:lang w:eastAsia="zh-CN"/>
          </w:rPr>
          <w:delText>a</w:delText>
        </w:r>
        <w:r w:rsidR="005E6B33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 novel target for cancer therapy</w:delText>
        </w:r>
      </w:del>
      <w:r w:rsidR="005E6B33" w:rsidRPr="0095454A">
        <w:rPr>
          <w:rFonts w:ascii="Arial" w:hAnsi="Arial" w:cs="Arial"/>
          <w:sz w:val="22"/>
          <w:szCs w:val="22"/>
          <w:lang w:eastAsia="zh-CN"/>
        </w:rPr>
        <w:t xml:space="preserve">.  </w:t>
      </w:r>
    </w:p>
    <w:p w14:paraId="3D38F037" w14:textId="77777777" w:rsidR="00BD5280" w:rsidRPr="0095454A" w:rsidRDefault="00BD5280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4AA05F44" w14:textId="77777777" w:rsidR="00116C4E" w:rsidRPr="0095454A" w:rsidRDefault="00116C4E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Discussion</w:t>
      </w:r>
    </w:p>
    <w:p w14:paraId="0573817C" w14:textId="77777777" w:rsidR="00116C4E" w:rsidRPr="0095454A" w:rsidRDefault="00116C4E" w:rsidP="003E48FE">
      <w:pPr>
        <w:jc w:val="both"/>
        <w:rPr>
          <w:rFonts w:ascii="Arial" w:hAnsi="Arial" w:cs="Arial"/>
          <w:sz w:val="22"/>
          <w:szCs w:val="22"/>
        </w:rPr>
      </w:pPr>
    </w:p>
    <w:p w14:paraId="3B3B13FD" w14:textId="32F59136" w:rsidR="00F15457" w:rsidRPr="0095454A" w:rsidRDefault="00F15457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Non-coding RNA</w:t>
      </w:r>
      <w:r w:rsidRPr="0095454A">
        <w:rPr>
          <w:rFonts w:ascii="Arial" w:hAnsi="Arial" w:cs="Arial" w:hint="eastAsia"/>
          <w:sz w:val="22"/>
          <w:szCs w:val="22"/>
          <w:lang w:eastAsia="zh-CN"/>
        </w:rPr>
        <w:t>s</w:t>
      </w:r>
      <w:r w:rsidRPr="0095454A">
        <w:rPr>
          <w:rFonts w:ascii="Arial" w:hAnsi="Arial" w:cs="Arial"/>
          <w:sz w:val="22"/>
          <w:szCs w:val="22"/>
        </w:rPr>
        <w:t xml:space="preserve"> </w:t>
      </w:r>
      <w:del w:id="389" w:author="Andreae, Emily A" w:date="2019-12-19T15:27:00Z">
        <w:r w:rsidR="008E234D" w:rsidRPr="0095454A" w:rsidDel="00165BD3">
          <w:rPr>
            <w:rFonts w:ascii="Arial" w:hAnsi="Arial" w:cs="Arial"/>
            <w:sz w:val="22"/>
            <w:szCs w:val="22"/>
          </w:rPr>
          <w:delText>(</w:delText>
        </w:r>
        <w:r w:rsidR="008E234D" w:rsidRPr="0095454A" w:rsidDel="00165BD3">
          <w:rPr>
            <w:rFonts w:ascii="Arial" w:hAnsi="Arial" w:cs="Arial"/>
            <w:sz w:val="22"/>
            <w:szCs w:val="22"/>
            <w:lang w:eastAsia="zh-CN"/>
          </w:rPr>
          <w:delText>ncRNAs)</w:delText>
        </w:r>
        <w:r w:rsidR="008E234D" w:rsidRPr="0095454A" w:rsidDel="00165BD3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8E0B3E" w:rsidRPr="0095454A">
        <w:rPr>
          <w:rFonts w:ascii="Arial" w:hAnsi="Arial" w:cs="Arial"/>
          <w:sz w:val="22"/>
          <w:szCs w:val="22"/>
        </w:rPr>
        <w:t>were</w:t>
      </w:r>
      <w:r w:rsidRPr="0095454A">
        <w:rPr>
          <w:rFonts w:ascii="Arial" w:hAnsi="Arial" w:cs="Arial"/>
          <w:sz w:val="22"/>
          <w:szCs w:val="22"/>
        </w:rPr>
        <w:t xml:space="preserve"> </w:t>
      </w:r>
      <w:r w:rsidR="00CD626C" w:rsidRPr="0095454A">
        <w:rPr>
          <w:rFonts w:ascii="Arial" w:hAnsi="Arial" w:cs="Arial"/>
          <w:sz w:val="22"/>
          <w:szCs w:val="22"/>
        </w:rPr>
        <w:t xml:space="preserve">once </w:t>
      </w:r>
      <w:r w:rsidRPr="0095454A">
        <w:rPr>
          <w:rFonts w:ascii="Arial" w:hAnsi="Arial" w:cs="Arial"/>
          <w:sz w:val="22"/>
          <w:szCs w:val="22"/>
        </w:rPr>
        <w:t>considered</w:t>
      </w:r>
      <w:r w:rsidR="008E0B3E" w:rsidRPr="0095454A">
        <w:rPr>
          <w:rFonts w:ascii="Arial" w:hAnsi="Arial" w:cs="Arial"/>
          <w:sz w:val="22"/>
          <w:szCs w:val="22"/>
        </w:rPr>
        <w:t xml:space="preserve"> </w:t>
      </w:r>
      <w:del w:id="390" w:author="Andreae, Emily A" w:date="2019-12-19T15:27:00Z">
        <w:r w:rsidRPr="0095454A" w:rsidDel="00165BD3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 w:hint="eastAsia"/>
          <w:sz w:val="22"/>
          <w:szCs w:val="22"/>
          <w:lang w:eastAsia="zh-CN"/>
        </w:rPr>
        <w:t xml:space="preserve">the </w:t>
      </w:r>
      <w:r w:rsidRPr="0095454A">
        <w:rPr>
          <w:rFonts w:ascii="Arial" w:hAnsi="Arial" w:cs="Arial"/>
          <w:sz w:val="22"/>
          <w:szCs w:val="22"/>
        </w:rPr>
        <w:t>“</w:t>
      </w:r>
      <w:r w:rsidRPr="0095454A">
        <w:rPr>
          <w:rFonts w:ascii="Arial" w:hAnsi="Arial" w:cs="Arial" w:hint="eastAsia"/>
          <w:sz w:val="22"/>
          <w:szCs w:val="22"/>
          <w:lang w:eastAsia="zh-CN"/>
        </w:rPr>
        <w:t>j</w:t>
      </w:r>
      <w:r w:rsidRPr="0095454A">
        <w:rPr>
          <w:rFonts w:ascii="Arial" w:hAnsi="Arial" w:cs="Arial"/>
          <w:sz w:val="22"/>
          <w:szCs w:val="22"/>
        </w:rPr>
        <w:t>unk” of genomes</w:t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/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 &lt;EndNote&gt;&lt;Cite&gt;&lt;Author&gt;Palazzo&lt;/Author&gt;&lt;Year&gt;2015&lt;/Year&gt;&lt;RecNum&gt;26075&lt;/RecNum&gt;&lt;DisplayText&gt;&lt;style face="superscript"&gt;12&lt;/style&gt;&lt;/DisplayText&gt;&lt;record&gt;&lt;rec-number&gt;26075&lt;/rec-number&gt;&lt;foreign-keys&gt;&lt;key app="EN" db-id="w0ese0awerxv5me5avdpzvwqf9a5treea0ef" timestamp="1562803759"&gt;26075&lt;/key&gt;&lt;/foreign-keys&gt;&lt;ref-type name="Journal Article"&gt;17&lt;/ref-type&gt;&lt;contributors&gt;&lt;authors&gt;&lt;author&gt;Palazzo, A. F.&lt;/author&gt;&lt;author&gt;Lee, E. S.&lt;/author&gt;&lt;/authors&gt;&lt;/contributors&gt;&lt;auth-address&gt;Department of Biochemistry, University of Toronto Toronto, ON, Canada.&lt;/auth-address&gt;&lt;titles&gt;&lt;title&gt;Non-coding RNA: what is functional and what is junk?&lt;/title&gt;&lt;secondary-title&gt;Front Genet&lt;/secondary-title&gt;&lt;/titles&gt;&lt;periodical&gt;&lt;full-title&gt;Front Genet&lt;/full-title&gt;&lt;abbr-1&gt;Frontiers in genetics&lt;/abbr-1&gt;&lt;/periodical&gt;&lt;pages&gt;2&lt;/pages&gt;&lt;volume&gt;6&lt;/volume&gt;&lt;keywords&gt;&lt;keyword&gt;Junk DNA&lt;/keyword&gt;&lt;keyword&gt;Junk RNA&lt;/keyword&gt;&lt;keyword&gt;evolution&lt;/keyword&gt;&lt;keyword&gt;genome biology&lt;/keyword&gt;&lt;keyword&gt;non-coding RNA&lt;/keyword&gt;&lt;/keywords&gt;&lt;dates&gt;&lt;year&gt;2015&lt;/year&gt;&lt;/dates&gt;&lt;isbn&gt;1664-8021 (Print)&amp;#xD;1664-8021 (Linking)&lt;/isbn&gt;&lt;accession-num&gt;25674102&lt;/accession-num&gt;&lt;urls&gt;&lt;related-urls&gt;&lt;url&gt;https://www.ncbi.nlm.nih.gov/pubmed/25674102&lt;/url&gt;&lt;url&gt;https://www.ncbi.nlm.nih.gov/pmc/articles/PMC4306305/pdf/fgene-06-00002.pdf&lt;/url&gt;&lt;/related-urls&gt;&lt;/urls&gt;&lt;custom2&gt;PMC4306305&lt;/custom2&gt;&lt;electronic-resource-num&gt;10.3389/fgene.2015.00002&lt;/electronic-resource-num&gt;&lt;/record&gt;&lt;/Cite&gt;&lt;/EndNote&gt;</w:instrText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  <w:lang w:eastAsia="zh-CN"/>
        </w:rPr>
        <w:t>12</w:t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r w:rsidR="008E0B3E" w:rsidRPr="0095454A">
        <w:rPr>
          <w:rFonts w:ascii="Arial" w:hAnsi="Arial" w:cs="Arial"/>
          <w:sz w:val="22"/>
          <w:szCs w:val="22"/>
        </w:rPr>
        <w:t>.</w:t>
      </w:r>
      <w:r w:rsidR="00B93B36" w:rsidRPr="0095454A">
        <w:rPr>
          <w:rFonts w:ascii="Arial" w:hAnsi="Arial" w:cs="Arial"/>
          <w:sz w:val="22"/>
          <w:szCs w:val="22"/>
          <w:lang w:eastAsia="zh-CN"/>
        </w:rPr>
        <w:t xml:space="preserve"> However, a large body </w:t>
      </w:r>
      <w:ins w:id="391" w:author="Andreae, Emily A" w:date="2019-12-19T15:28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of </w:t>
        </w:r>
      </w:ins>
      <w:r w:rsidR="00B93B36" w:rsidRPr="0095454A">
        <w:rPr>
          <w:rFonts w:ascii="Arial" w:hAnsi="Arial" w:cs="Arial"/>
          <w:sz w:val="22"/>
          <w:szCs w:val="22"/>
          <w:lang w:eastAsia="zh-CN"/>
        </w:rPr>
        <w:t xml:space="preserve">evidence </w:t>
      </w:r>
      <w:ins w:id="392" w:author="Andreae, Emily A" w:date="2019-12-19T15:28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has </w:t>
        </w:r>
      </w:ins>
      <w:r w:rsidR="00B93B36" w:rsidRPr="0095454A">
        <w:rPr>
          <w:rFonts w:ascii="Arial" w:hAnsi="Arial" w:cs="Arial"/>
          <w:sz w:val="22"/>
          <w:szCs w:val="22"/>
          <w:lang w:eastAsia="zh-CN"/>
        </w:rPr>
        <w:t>demonstrated</w:t>
      </w:r>
      <w:ins w:id="393" w:author="Andreae, Emily A" w:date="2019-12-19T15:28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 that</w:t>
        </w:r>
      </w:ins>
      <w:r w:rsidR="00B93B36" w:rsidRPr="0095454A">
        <w:rPr>
          <w:rFonts w:ascii="Arial" w:hAnsi="Arial" w:cs="Arial"/>
          <w:sz w:val="22"/>
          <w:szCs w:val="22"/>
          <w:lang w:eastAsia="zh-CN"/>
        </w:rPr>
        <w:t xml:space="preserve"> many ncRNAs are functional </w:t>
      </w:r>
      <w:r w:rsidR="00846990" w:rsidRPr="0095454A">
        <w:rPr>
          <w:rFonts w:ascii="Arial" w:hAnsi="Arial" w:cs="Arial"/>
          <w:sz w:val="22"/>
          <w:szCs w:val="22"/>
          <w:lang w:eastAsia="zh-CN"/>
        </w:rPr>
        <w:t xml:space="preserve">elements </w:t>
      </w:r>
      <w:r w:rsidR="008E0B3E" w:rsidRPr="0095454A">
        <w:rPr>
          <w:rFonts w:ascii="Arial" w:hAnsi="Arial" w:cs="Arial"/>
          <w:sz w:val="22"/>
          <w:szCs w:val="22"/>
          <w:lang w:eastAsia="zh-CN"/>
        </w:rPr>
        <w:t>instead of</w:t>
      </w:r>
      <w:r w:rsidR="00B93B36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8E0B3E" w:rsidRPr="0095454A">
        <w:rPr>
          <w:rFonts w:ascii="Arial" w:hAnsi="Arial" w:cs="Arial"/>
          <w:sz w:val="22"/>
          <w:szCs w:val="22"/>
          <w:lang w:eastAsia="zh-CN"/>
        </w:rPr>
        <w:t>“</w:t>
      </w:r>
      <w:r w:rsidR="00B93B36" w:rsidRPr="0095454A">
        <w:rPr>
          <w:rFonts w:ascii="Arial" w:hAnsi="Arial" w:cs="Arial"/>
          <w:sz w:val="22"/>
          <w:szCs w:val="22"/>
          <w:lang w:eastAsia="zh-CN"/>
        </w:rPr>
        <w:t>junk RNA</w:t>
      </w:r>
      <w:r w:rsidR="008E0B3E" w:rsidRPr="0095454A">
        <w:rPr>
          <w:rFonts w:ascii="Arial" w:hAnsi="Arial" w:cs="Arial"/>
          <w:sz w:val="22"/>
          <w:szCs w:val="22"/>
          <w:lang w:eastAsia="zh-CN"/>
        </w:rPr>
        <w:t>”</w:t>
      </w:r>
      <w:commentRangeStart w:id="394"/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>
          <w:fldData xml:space="preserve">PEVuZE5vdGU+PENpdGU+PEF1dGhvcj5IdTwvQXV0aG9yPjxZZWFyPjIwMTQ8L1llYXI+PFJlY051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>
          <w:fldData xml:space="preserve">PEVuZE5vdGU+PENpdGU+PEF1dGhvcj5IdTwvQXV0aG9yPjxZZWFyPjIwMTQ8L1llYXI+PFJlY051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  <w:lang w:eastAsia="zh-CN"/>
        </w:rPr>
        <w:t>31,32</w:t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commentRangeEnd w:id="394"/>
      <w:r w:rsidR="00960631">
        <w:rPr>
          <w:rStyle w:val="CommentReference"/>
        </w:rPr>
        <w:commentReference w:id="394"/>
      </w:r>
      <w:r w:rsidR="008E0B3E" w:rsidRPr="0095454A">
        <w:rPr>
          <w:rFonts w:ascii="Arial" w:hAnsi="Arial" w:cs="Arial"/>
          <w:sz w:val="22"/>
          <w:szCs w:val="22"/>
          <w:lang w:eastAsia="zh-CN"/>
        </w:rPr>
        <w:t>.</w:t>
      </w:r>
      <w:r w:rsidR="00FA217D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8E0B3E" w:rsidRPr="0095454A">
        <w:rPr>
          <w:rFonts w:ascii="Arial" w:hAnsi="Arial" w:cs="Arial"/>
          <w:sz w:val="22"/>
          <w:szCs w:val="22"/>
          <w:lang w:eastAsia="zh-CN"/>
        </w:rPr>
        <w:t>F</w:t>
      </w:r>
      <w:r w:rsidR="00FA217D" w:rsidRPr="0095454A">
        <w:rPr>
          <w:rFonts w:ascii="Arial" w:hAnsi="Arial" w:cs="Arial"/>
          <w:sz w:val="22"/>
          <w:szCs w:val="22"/>
          <w:lang w:eastAsia="zh-CN"/>
        </w:rPr>
        <w:t xml:space="preserve">unctional ncRNAs exist in the tumor and play </w:t>
      </w:r>
      <w:r w:rsidR="009847E5" w:rsidRPr="0095454A">
        <w:rPr>
          <w:rFonts w:ascii="Arial" w:hAnsi="Arial" w:cs="Arial"/>
          <w:sz w:val="22"/>
          <w:szCs w:val="22"/>
          <w:lang w:eastAsia="zh-CN"/>
        </w:rPr>
        <w:t xml:space="preserve">crucial </w:t>
      </w:r>
      <w:r w:rsidR="00FA217D" w:rsidRPr="0095454A">
        <w:rPr>
          <w:rFonts w:ascii="Arial" w:hAnsi="Arial" w:cs="Arial"/>
          <w:sz w:val="22"/>
          <w:szCs w:val="22"/>
          <w:lang w:eastAsia="zh-CN"/>
        </w:rPr>
        <w:t>roles during tumorgen</w:t>
      </w:r>
      <w:r w:rsidR="008E0B3E" w:rsidRPr="0095454A">
        <w:rPr>
          <w:rFonts w:ascii="Arial" w:hAnsi="Arial" w:cs="Arial"/>
          <w:sz w:val="22"/>
          <w:szCs w:val="22"/>
          <w:lang w:eastAsia="zh-CN"/>
        </w:rPr>
        <w:t>e</w:t>
      </w:r>
      <w:r w:rsidR="00FA217D" w:rsidRPr="0095454A">
        <w:rPr>
          <w:rFonts w:ascii="Arial" w:hAnsi="Arial" w:cs="Arial"/>
          <w:sz w:val="22"/>
          <w:szCs w:val="22"/>
          <w:lang w:eastAsia="zh-CN"/>
        </w:rPr>
        <w:t>sis</w:t>
      </w:r>
      <w:commentRangeStart w:id="395"/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>
          <w:fldData xml:space="preserve">PEVuZE5vdGU+PENpdGU+PEF1dGhvcj5QZW5nPC9BdXRob3I+PFllYXI+MjAxOTwvWWVhcj48UmVj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begin">
          <w:fldData xml:space="preserve">PEVuZE5vdGU+PENpdGU+PEF1dGhvcj5QZW5nPC9BdXRob3I+PFllYXI+MjAxOTwvWWVhcj48UmVj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  <w:lang w:eastAsia="zh-CN"/>
        </w:rPr>
        <w:t>17,33,34</w:t>
      </w:r>
      <w:r w:rsidR="000A16E0" w:rsidRPr="0095454A">
        <w:rPr>
          <w:rFonts w:ascii="Arial" w:hAnsi="Arial" w:cs="Arial"/>
          <w:sz w:val="22"/>
          <w:szCs w:val="22"/>
          <w:vertAlign w:val="superscript"/>
          <w:lang w:eastAsia="zh-CN"/>
        </w:rPr>
        <w:fldChar w:fldCharType="end"/>
      </w:r>
      <w:commentRangeEnd w:id="395"/>
      <w:r w:rsidR="00960631">
        <w:rPr>
          <w:rStyle w:val="CommentReference"/>
        </w:rPr>
        <w:commentReference w:id="395"/>
      </w:r>
      <w:r w:rsidR="008E0B3E" w:rsidRPr="0095454A">
        <w:rPr>
          <w:rFonts w:ascii="Arial" w:hAnsi="Arial" w:cs="Arial"/>
          <w:sz w:val="22"/>
          <w:szCs w:val="22"/>
          <w:lang w:eastAsia="zh-CN"/>
        </w:rPr>
        <w:t>.</w:t>
      </w:r>
      <w:r w:rsidR="00DD46C8" w:rsidRPr="0095454A">
        <w:rPr>
          <w:rFonts w:ascii="Arial" w:hAnsi="Arial" w:cs="Arial"/>
          <w:sz w:val="22"/>
          <w:szCs w:val="22"/>
          <w:lang w:eastAsia="zh-CN"/>
        </w:rPr>
        <w:t xml:space="preserve"> In this study, we found a novel </w:t>
      </w:r>
      <w:r w:rsidR="0036117D" w:rsidRPr="0095454A">
        <w:rPr>
          <w:rFonts w:ascii="Arial" w:hAnsi="Arial" w:cs="Arial"/>
          <w:sz w:val="22"/>
          <w:szCs w:val="22"/>
        </w:rPr>
        <w:t>ubiquitously down-regulated</w:t>
      </w:r>
      <w:r w:rsidR="0036117D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DD46C8" w:rsidRPr="0095454A">
        <w:rPr>
          <w:rFonts w:ascii="Arial" w:hAnsi="Arial" w:cs="Arial"/>
          <w:sz w:val="22"/>
          <w:szCs w:val="22"/>
          <w:lang w:eastAsia="zh-CN"/>
        </w:rPr>
        <w:t>non-coding RNA transcript</w:t>
      </w:r>
      <w:r w:rsidR="00846990" w:rsidRPr="0095454A">
        <w:rPr>
          <w:rFonts w:ascii="Arial" w:hAnsi="Arial" w:cs="Arial"/>
          <w:sz w:val="22"/>
          <w:szCs w:val="22"/>
          <w:lang w:eastAsia="zh-CN"/>
        </w:rPr>
        <w:t xml:space="preserve">, </w:t>
      </w:r>
      <w:r w:rsidR="00846990" w:rsidRPr="0095454A">
        <w:rPr>
          <w:rFonts w:ascii="Arial" w:hAnsi="Arial" w:cs="Arial"/>
          <w:i/>
          <w:sz w:val="22"/>
          <w:szCs w:val="22"/>
          <w:lang w:eastAsia="zh-CN"/>
        </w:rPr>
        <w:t>PANC754,</w:t>
      </w:r>
      <w:r w:rsidR="00DD46C8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396" w:author="Andreae, Emily A" w:date="2019-12-19T15:28:00Z">
        <w:r w:rsidR="00165BD3">
          <w:rPr>
            <w:rFonts w:ascii="Arial" w:hAnsi="Arial" w:cs="Arial"/>
            <w:sz w:val="22"/>
            <w:szCs w:val="22"/>
            <w:lang w:eastAsia="zh-CN"/>
          </w:rPr>
          <w:t>by</w:t>
        </w:r>
      </w:ins>
      <w:del w:id="397" w:author="Andreae, Emily A" w:date="2019-12-19T15:28:00Z">
        <w:r w:rsidR="00DD46C8" w:rsidRPr="0095454A" w:rsidDel="00165BD3">
          <w:rPr>
            <w:rFonts w:ascii="Arial" w:hAnsi="Arial" w:cs="Arial"/>
            <w:sz w:val="22"/>
            <w:szCs w:val="22"/>
            <w:lang w:eastAsia="zh-CN"/>
          </w:rPr>
          <w:delText>through</w:delText>
        </w:r>
      </w:del>
      <w:r w:rsidR="00DD46C8" w:rsidRPr="0095454A">
        <w:rPr>
          <w:rFonts w:ascii="Arial" w:hAnsi="Arial" w:cs="Arial"/>
          <w:sz w:val="22"/>
          <w:szCs w:val="22"/>
          <w:lang w:eastAsia="zh-CN"/>
        </w:rPr>
        <w:t xml:space="preserve"> scanning </w:t>
      </w:r>
      <w:ins w:id="398" w:author="Andreae, Emily A" w:date="2019-12-19T15:28:00Z">
        <w:r w:rsidR="00165BD3">
          <w:rPr>
            <w:rFonts w:ascii="Arial" w:hAnsi="Arial" w:cs="Arial"/>
            <w:sz w:val="22"/>
            <w:szCs w:val="22"/>
            <w:lang w:eastAsia="zh-CN"/>
          </w:rPr>
          <w:t xml:space="preserve">the transcript files of the </w:t>
        </w:r>
      </w:ins>
      <w:r w:rsidR="00DD46C8" w:rsidRPr="0095454A">
        <w:rPr>
          <w:rFonts w:ascii="Arial" w:hAnsi="Arial" w:cs="Arial"/>
          <w:sz w:val="22"/>
          <w:szCs w:val="22"/>
          <w:lang w:eastAsia="zh-CN"/>
        </w:rPr>
        <w:t>TCGA database across 23 human cancer types</w:t>
      </w:r>
      <w:r w:rsidR="0036117D" w:rsidRPr="0095454A">
        <w:rPr>
          <w:rFonts w:ascii="Arial" w:hAnsi="Arial" w:cs="Arial"/>
          <w:sz w:val="22"/>
          <w:szCs w:val="22"/>
        </w:rPr>
        <w:t>.</w:t>
      </w:r>
      <w:r w:rsidR="00DD46C8" w:rsidRPr="0095454A">
        <w:rPr>
          <w:rFonts w:ascii="Arial" w:hAnsi="Arial" w:cs="Arial"/>
          <w:sz w:val="22"/>
          <w:szCs w:val="22"/>
        </w:rPr>
        <w:t xml:space="preserve"> </w:t>
      </w:r>
      <w:ins w:id="399" w:author="Andreae, Emily A" w:date="2019-12-19T15:36:00Z"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ncRNA </w:t>
        </w:r>
        <w:r w:rsidR="004C33B6" w:rsidRPr="0095454A">
          <w:rPr>
            <w:rFonts w:ascii="Arial" w:hAnsi="Arial" w:cs="Arial"/>
            <w:i/>
            <w:sz w:val="22"/>
            <w:szCs w:val="22"/>
            <w:lang w:eastAsia="zh-CN"/>
          </w:rPr>
          <w:t>PANC754</w:t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 is encoded by ENSG00000213754.2</w:t>
        </w:r>
        <w:r w:rsidR="004C33B6">
          <w:rPr>
            <w:rFonts w:ascii="Arial" w:hAnsi="Arial" w:cs="Arial"/>
            <w:sz w:val="22"/>
            <w:szCs w:val="22"/>
            <w:lang w:eastAsia="zh-CN"/>
          </w:rPr>
          <w:t xml:space="preserve">, which is a proposed RNA of unknown </w:t>
        </w:r>
      </w:ins>
      <w:ins w:id="400" w:author="Andreae, Emily A" w:date="2019-12-20T08:44:00Z">
        <w:r w:rsidR="00A73C1C">
          <w:rPr>
            <w:rFonts w:ascii="Arial" w:hAnsi="Arial" w:cs="Arial"/>
            <w:sz w:val="22"/>
            <w:szCs w:val="22"/>
            <w:lang w:eastAsia="zh-CN"/>
          </w:rPr>
          <w:t>function</w:t>
        </w:r>
      </w:ins>
      <w:ins w:id="401" w:author="Andreae, Emily A" w:date="2019-12-19T15:36:00Z"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>. The length of the PANC754 transcript is 500 bp, which we mined from GENCODE database [</w:t>
        </w:r>
        <w:r w:rsidR="004C33B6">
          <w:fldChar w:fldCharType="begin"/>
        </w:r>
        <w:r w:rsidR="004C33B6">
          <w:instrText xml:space="preserve"> HYPERLINK "https://www.gencodegenes.org/" </w:instrText>
        </w:r>
        <w:r w:rsidR="004C33B6">
          <w:fldChar w:fldCharType="separate"/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>https://www.gencodegenes.org/</w:t>
        </w:r>
        <w:r w:rsidR="004C33B6">
          <w:rPr>
            <w:rFonts w:ascii="Arial" w:hAnsi="Arial" w:cs="Arial"/>
            <w:sz w:val="22"/>
            <w:szCs w:val="22"/>
            <w:lang w:eastAsia="zh-CN"/>
          </w:rPr>
          <w:fldChar w:fldCharType="end"/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]. Based on the definition of long non-coding RNA (lncRNA), </w:t>
        </w:r>
        <w:r w:rsidR="004C33B6" w:rsidRPr="0095454A">
          <w:rPr>
            <w:rFonts w:ascii="Arial" w:hAnsi="Arial" w:cs="Arial"/>
            <w:i/>
            <w:sz w:val="22"/>
            <w:szCs w:val="22"/>
            <w:lang w:eastAsia="zh-CN"/>
          </w:rPr>
          <w:t>PANC754</w:t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 may</w:t>
        </w:r>
        <w:r w:rsidR="004C33B6">
          <w:rPr>
            <w:rFonts w:ascii="Arial" w:hAnsi="Arial" w:cs="Arial"/>
            <w:sz w:val="22"/>
            <w:szCs w:val="22"/>
            <w:lang w:eastAsia="zh-CN"/>
          </w:rPr>
          <w:t xml:space="preserve"> </w:t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>be a novel lncRNA</w:t>
        </w:r>
        <w:r w:rsidR="004C33B6">
          <w:rPr>
            <w:rFonts w:ascii="Arial" w:hAnsi="Arial" w:cs="Arial"/>
            <w:sz w:val="22"/>
            <w:szCs w:val="22"/>
            <w:lang w:eastAsia="zh-CN"/>
          </w:rPr>
          <w:t xml:space="preserve"> </w:t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characterized </w:t>
        </w:r>
        <w:r w:rsidR="004C33B6">
          <w:rPr>
            <w:rFonts w:ascii="Arial" w:hAnsi="Arial" w:cs="Arial"/>
            <w:sz w:val="22"/>
            <w:szCs w:val="22"/>
            <w:lang w:eastAsia="zh-CN"/>
          </w:rPr>
          <w:t>by</w:t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 pan-cancer suppress</w:t>
        </w:r>
        <w:r w:rsidR="004C33B6">
          <w:rPr>
            <w:rFonts w:ascii="Arial" w:hAnsi="Arial" w:cs="Arial"/>
            <w:sz w:val="22"/>
            <w:szCs w:val="22"/>
            <w:lang w:eastAsia="zh-CN"/>
          </w:rPr>
          <w:t>ion and</w:t>
        </w:r>
        <w:r w:rsidR="004C33B6" w:rsidRPr="0095454A">
          <w:rPr>
            <w:rFonts w:ascii="Arial" w:hAnsi="Arial" w:cs="Arial"/>
            <w:sz w:val="22"/>
            <w:szCs w:val="22"/>
            <w:lang w:eastAsia="zh-CN"/>
          </w:rPr>
          <w:t xml:space="preserve"> short length</w:t>
        </w:r>
        <w:r w:rsidR="004C33B6">
          <w:rPr>
            <w:rFonts w:ascii="Arial" w:hAnsi="Arial" w:cs="Arial"/>
            <w:sz w:val="22"/>
            <w:szCs w:val="22"/>
            <w:lang w:eastAsia="zh-CN"/>
          </w:rPr>
          <w:t xml:space="preserve">. </w:t>
        </w:r>
      </w:ins>
      <w:r w:rsidR="00DD46C8" w:rsidRPr="0095454A">
        <w:rPr>
          <w:rFonts w:ascii="Arial" w:hAnsi="Arial" w:cs="Arial"/>
          <w:sz w:val="22"/>
          <w:szCs w:val="22"/>
        </w:rPr>
        <w:t xml:space="preserve">Functional experiments </w:t>
      </w:r>
      <w:r w:rsidR="008E0B3E" w:rsidRPr="0095454A">
        <w:rPr>
          <w:rFonts w:ascii="Arial" w:hAnsi="Arial" w:cs="Arial"/>
          <w:sz w:val="22"/>
          <w:szCs w:val="22"/>
        </w:rPr>
        <w:t>demonstrate</w:t>
      </w:r>
      <w:r w:rsidR="00DD46C8" w:rsidRPr="0095454A">
        <w:rPr>
          <w:rFonts w:ascii="Arial" w:hAnsi="Arial" w:cs="Arial"/>
          <w:sz w:val="22"/>
          <w:szCs w:val="22"/>
        </w:rPr>
        <w:t xml:space="preserve"> </w:t>
      </w:r>
      <w:r w:rsidR="004203A1" w:rsidRPr="0095454A">
        <w:rPr>
          <w:rFonts w:ascii="Arial" w:hAnsi="Arial" w:cs="Arial"/>
          <w:sz w:val="22"/>
          <w:szCs w:val="22"/>
        </w:rPr>
        <w:t xml:space="preserve">that </w:t>
      </w:r>
      <w:r w:rsidR="00DD46C8" w:rsidRPr="0095454A">
        <w:rPr>
          <w:rFonts w:ascii="Arial" w:hAnsi="Arial" w:cs="Arial"/>
          <w:sz w:val="22"/>
          <w:szCs w:val="22"/>
        </w:rPr>
        <w:t xml:space="preserve">overexpressed </w:t>
      </w:r>
      <w:r w:rsidR="00DD46C8" w:rsidRPr="0095454A">
        <w:rPr>
          <w:rFonts w:ascii="Arial" w:hAnsi="Arial" w:cs="Arial"/>
          <w:i/>
          <w:sz w:val="22"/>
          <w:szCs w:val="22"/>
        </w:rPr>
        <w:t>PANC7</w:t>
      </w:r>
      <w:r w:rsidR="00634D80" w:rsidRPr="0095454A">
        <w:rPr>
          <w:rFonts w:ascii="Arial" w:hAnsi="Arial" w:cs="Arial"/>
          <w:i/>
          <w:sz w:val="22"/>
          <w:szCs w:val="22"/>
        </w:rPr>
        <w:t>54</w:t>
      </w:r>
      <w:r w:rsidR="00DD46C8" w:rsidRPr="0095454A">
        <w:rPr>
          <w:rFonts w:ascii="Arial" w:hAnsi="Arial" w:cs="Arial"/>
          <w:sz w:val="22"/>
          <w:szCs w:val="22"/>
        </w:rPr>
        <w:t xml:space="preserve"> could inhibit </w:t>
      </w:r>
      <w:del w:id="402" w:author="Andreae, Emily A" w:date="2019-12-19T15:28:00Z">
        <w:r w:rsidR="00DD46C8" w:rsidRPr="0095454A" w:rsidDel="00165BD3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DD46C8" w:rsidRPr="0095454A">
        <w:rPr>
          <w:rFonts w:ascii="Arial" w:hAnsi="Arial" w:cs="Arial"/>
          <w:sz w:val="22"/>
          <w:szCs w:val="22"/>
        </w:rPr>
        <w:t>cell v</w:t>
      </w:r>
      <w:r w:rsidR="00DD46C8" w:rsidRPr="0095454A">
        <w:rPr>
          <w:rFonts w:ascii="Arial" w:hAnsi="Arial" w:cs="Arial" w:hint="eastAsia"/>
          <w:sz w:val="22"/>
          <w:szCs w:val="22"/>
          <w:lang w:eastAsia="zh-CN"/>
        </w:rPr>
        <w:t>i</w:t>
      </w:r>
      <w:r w:rsidR="00DD46C8" w:rsidRPr="0095454A">
        <w:rPr>
          <w:rFonts w:ascii="Arial" w:hAnsi="Arial" w:cs="Arial"/>
          <w:sz w:val="22"/>
          <w:szCs w:val="22"/>
        </w:rPr>
        <w:t>ability, migration</w:t>
      </w:r>
      <w:ins w:id="403" w:author="Andreae, Emily A" w:date="2019-12-19T15:29:00Z">
        <w:r w:rsidR="00165BD3">
          <w:rPr>
            <w:rFonts w:ascii="Arial" w:hAnsi="Arial" w:cs="Arial"/>
            <w:sz w:val="22"/>
            <w:szCs w:val="22"/>
          </w:rPr>
          <w:t>,</w:t>
        </w:r>
      </w:ins>
      <w:r w:rsidR="00DD46C8" w:rsidRPr="0095454A">
        <w:rPr>
          <w:rFonts w:ascii="Arial" w:hAnsi="Arial" w:cs="Arial"/>
          <w:sz w:val="22"/>
          <w:szCs w:val="22"/>
        </w:rPr>
        <w:t xml:space="preserve"> and invasion of gastrointestinal tumors and induce</w:t>
      </w:r>
      <w:ins w:id="404" w:author="Andreae, Emily A" w:date="2019-12-19T15:29:00Z">
        <w:r w:rsidR="00165BD3">
          <w:rPr>
            <w:rFonts w:ascii="Arial" w:hAnsi="Arial" w:cs="Arial"/>
            <w:sz w:val="22"/>
            <w:szCs w:val="22"/>
          </w:rPr>
          <w:t>s</w:t>
        </w:r>
      </w:ins>
      <w:del w:id="405" w:author="Andreae, Emily A" w:date="2019-12-19T15:29:00Z">
        <w:r w:rsidR="00DD46C8" w:rsidRPr="0095454A" w:rsidDel="00165BD3">
          <w:rPr>
            <w:rFonts w:ascii="Arial" w:hAnsi="Arial" w:cs="Arial"/>
            <w:sz w:val="22"/>
            <w:szCs w:val="22"/>
          </w:rPr>
          <w:delText>d cell</w:delText>
        </w:r>
      </w:del>
      <w:r w:rsidR="00DD46C8" w:rsidRPr="0095454A">
        <w:rPr>
          <w:rFonts w:ascii="Arial" w:hAnsi="Arial" w:cs="Arial"/>
          <w:sz w:val="22"/>
          <w:szCs w:val="22"/>
        </w:rPr>
        <w:t xml:space="preserve"> apoptosis </w:t>
      </w:r>
      <w:ins w:id="406" w:author="Andreae, Emily A" w:date="2019-12-19T15:29:00Z">
        <w:r w:rsidR="00165BD3">
          <w:rPr>
            <w:rFonts w:ascii="Arial" w:hAnsi="Arial" w:cs="Arial"/>
            <w:sz w:val="22"/>
            <w:szCs w:val="22"/>
          </w:rPr>
          <w:t>in</w:t>
        </w:r>
      </w:ins>
      <w:del w:id="407" w:author="Andreae, Emily A" w:date="2019-12-19T15:29:00Z">
        <w:r w:rsidR="00DD46C8" w:rsidRPr="0095454A" w:rsidDel="00165BD3">
          <w:rPr>
            <w:rFonts w:ascii="Arial" w:hAnsi="Arial" w:cs="Arial"/>
            <w:sz w:val="22"/>
            <w:szCs w:val="22"/>
          </w:rPr>
          <w:delText>of</w:delText>
        </w:r>
      </w:del>
      <w:r w:rsidR="00DD46C8" w:rsidRPr="0095454A">
        <w:rPr>
          <w:rFonts w:ascii="Arial" w:hAnsi="Arial" w:cs="Arial"/>
          <w:sz w:val="22"/>
          <w:szCs w:val="22"/>
        </w:rPr>
        <w:t xml:space="preserve"> </w:t>
      </w:r>
      <w:r w:rsidR="0036117D" w:rsidRPr="0095454A">
        <w:rPr>
          <w:rFonts w:ascii="Arial" w:hAnsi="Arial" w:cs="Arial"/>
          <w:sz w:val="22"/>
          <w:szCs w:val="22"/>
        </w:rPr>
        <w:t xml:space="preserve">human </w:t>
      </w:r>
      <w:r w:rsidR="00185935" w:rsidRPr="0095454A">
        <w:rPr>
          <w:rFonts w:ascii="Arial" w:hAnsi="Arial" w:cs="Arial"/>
          <w:sz w:val="22"/>
          <w:szCs w:val="22"/>
        </w:rPr>
        <w:t xml:space="preserve">tumors. </w:t>
      </w:r>
      <w:r w:rsidR="0036117D" w:rsidRPr="0095454A">
        <w:rPr>
          <w:rFonts w:ascii="Arial" w:hAnsi="Arial" w:cs="Arial"/>
          <w:i/>
          <w:sz w:val="22"/>
          <w:szCs w:val="22"/>
        </w:rPr>
        <w:t>KPNA4</w:t>
      </w:r>
      <w:r w:rsidR="0036117D" w:rsidRPr="0095454A">
        <w:rPr>
          <w:rFonts w:ascii="Arial" w:hAnsi="Arial" w:cs="Arial"/>
          <w:sz w:val="22"/>
          <w:szCs w:val="22"/>
        </w:rPr>
        <w:t xml:space="preserve"> and </w:t>
      </w:r>
      <w:r w:rsidR="00956A7B" w:rsidRPr="0095454A">
        <w:rPr>
          <w:rFonts w:ascii="Arial" w:hAnsi="Arial" w:cs="Arial"/>
          <w:i/>
          <w:sz w:val="22"/>
          <w:szCs w:val="22"/>
        </w:rPr>
        <w:t>MTMR8</w:t>
      </w:r>
      <w:r w:rsidR="00EE2944" w:rsidRPr="0095454A">
        <w:rPr>
          <w:rFonts w:ascii="Arial" w:hAnsi="Arial" w:cs="Arial"/>
          <w:sz w:val="22"/>
          <w:szCs w:val="22"/>
        </w:rPr>
        <w:t xml:space="preserve">, two </w:t>
      </w:r>
      <w:del w:id="408" w:author="Andreae, Emily A" w:date="2019-12-19T15:29:00Z">
        <w:r w:rsidR="00EE2944" w:rsidRPr="0095454A" w:rsidDel="00165BD3">
          <w:rPr>
            <w:rFonts w:ascii="Arial" w:hAnsi="Arial" w:cs="Arial"/>
            <w:sz w:val="22"/>
            <w:szCs w:val="22"/>
          </w:rPr>
          <w:delText xml:space="preserve">sequence </w:delText>
        </w:r>
      </w:del>
      <w:ins w:id="409" w:author="Andreae, Emily A" w:date="2019-12-19T15:29:00Z">
        <w:r w:rsidR="00165BD3">
          <w:rPr>
            <w:rFonts w:ascii="Arial" w:hAnsi="Arial" w:cs="Arial"/>
            <w:sz w:val="22"/>
            <w:szCs w:val="22"/>
          </w:rPr>
          <w:t xml:space="preserve">genes with </w:t>
        </w:r>
      </w:ins>
      <w:r w:rsidR="00EE2944" w:rsidRPr="0095454A">
        <w:rPr>
          <w:rFonts w:ascii="Arial" w:hAnsi="Arial" w:cs="Arial"/>
          <w:sz w:val="22"/>
          <w:szCs w:val="22"/>
        </w:rPr>
        <w:t>high</w:t>
      </w:r>
      <w:ins w:id="410" w:author="Andreae, Emily A" w:date="2019-12-19T15:29:00Z">
        <w:r w:rsidR="00165BD3">
          <w:rPr>
            <w:rFonts w:ascii="Arial" w:hAnsi="Arial" w:cs="Arial"/>
            <w:sz w:val="22"/>
            <w:szCs w:val="22"/>
          </w:rPr>
          <w:t xml:space="preserve"> sequence similarity</w:t>
        </w:r>
      </w:ins>
      <w:del w:id="411" w:author="Andreae, Emily A" w:date="2019-12-19T15:29:00Z">
        <w:r w:rsidR="00EE2944" w:rsidRPr="0095454A" w:rsidDel="00165BD3">
          <w:rPr>
            <w:rFonts w:ascii="Arial" w:hAnsi="Arial" w:cs="Arial"/>
            <w:sz w:val="22"/>
            <w:szCs w:val="22"/>
          </w:rPr>
          <w:delText>-similar</w:delText>
        </w:r>
        <w:r w:rsidR="0036117D" w:rsidRPr="0095454A" w:rsidDel="00165BD3">
          <w:rPr>
            <w:rFonts w:ascii="Arial" w:hAnsi="Arial" w:cs="Arial"/>
            <w:sz w:val="22"/>
            <w:szCs w:val="22"/>
          </w:rPr>
          <w:delText xml:space="preserve"> genes</w:delText>
        </w:r>
      </w:del>
      <w:r w:rsidR="0036117D" w:rsidRPr="0095454A">
        <w:rPr>
          <w:rFonts w:ascii="Arial" w:hAnsi="Arial" w:cs="Arial"/>
          <w:sz w:val="22"/>
          <w:szCs w:val="22"/>
        </w:rPr>
        <w:t xml:space="preserve">, were </w:t>
      </w:r>
      <w:r w:rsidR="00087527" w:rsidRPr="0095454A">
        <w:rPr>
          <w:rFonts w:ascii="Arial" w:hAnsi="Arial" w:cs="Arial"/>
          <w:sz w:val="22"/>
          <w:szCs w:val="22"/>
        </w:rPr>
        <w:t>valid</w:t>
      </w:r>
      <w:r w:rsidR="008D7057" w:rsidRPr="0095454A">
        <w:rPr>
          <w:rFonts w:ascii="Arial" w:hAnsi="Arial" w:cs="Arial" w:hint="eastAsia"/>
          <w:sz w:val="22"/>
          <w:szCs w:val="22"/>
          <w:lang w:eastAsia="zh-CN"/>
        </w:rPr>
        <w:t>at</w:t>
      </w:r>
      <w:r w:rsidR="00087527" w:rsidRPr="0095454A">
        <w:rPr>
          <w:rFonts w:ascii="Arial" w:hAnsi="Arial" w:cs="Arial"/>
          <w:sz w:val="22"/>
          <w:szCs w:val="22"/>
        </w:rPr>
        <w:t xml:space="preserve">ed </w:t>
      </w:r>
      <w:del w:id="412" w:author="Andreae, Emily A" w:date="2019-12-19T15:29:00Z">
        <w:r w:rsidR="0036117D" w:rsidRPr="0095454A" w:rsidDel="00165BD3">
          <w:rPr>
            <w:rFonts w:ascii="Arial" w:hAnsi="Arial" w:cs="Arial"/>
            <w:sz w:val="22"/>
            <w:szCs w:val="22"/>
          </w:rPr>
          <w:delText xml:space="preserve">to be </w:delText>
        </w:r>
      </w:del>
      <w:r w:rsidR="00087527" w:rsidRPr="0095454A">
        <w:rPr>
          <w:rFonts w:ascii="Arial" w:hAnsi="Arial" w:cs="Arial"/>
          <w:sz w:val="22"/>
          <w:szCs w:val="22"/>
        </w:rPr>
        <w:t xml:space="preserve">targets of </w:t>
      </w:r>
      <w:r w:rsidR="00087527" w:rsidRPr="0095454A">
        <w:rPr>
          <w:rFonts w:ascii="Arial" w:hAnsi="Arial" w:cs="Arial"/>
          <w:i/>
          <w:sz w:val="22"/>
          <w:szCs w:val="22"/>
        </w:rPr>
        <w:t>PANC754</w:t>
      </w:r>
      <w:ins w:id="413" w:author="Andreae, Emily A" w:date="2019-12-19T15:29:00Z">
        <w:r w:rsidR="00165BD3">
          <w:rPr>
            <w:rFonts w:ascii="Arial" w:hAnsi="Arial" w:cs="Arial"/>
            <w:sz w:val="22"/>
            <w:szCs w:val="22"/>
          </w:rPr>
          <w:t xml:space="preserve"> by overexpression experiments</w:t>
        </w:r>
      </w:ins>
      <w:r w:rsidR="00087527" w:rsidRPr="0095454A">
        <w:rPr>
          <w:rFonts w:ascii="Arial" w:hAnsi="Arial" w:cs="Arial"/>
          <w:sz w:val="22"/>
          <w:szCs w:val="22"/>
        </w:rPr>
        <w:t xml:space="preserve">. </w:t>
      </w:r>
      <w:r w:rsidR="000B3A92" w:rsidRPr="0095454A">
        <w:rPr>
          <w:rFonts w:ascii="Arial" w:hAnsi="Arial" w:cs="Arial" w:hint="eastAsia"/>
          <w:sz w:val="22"/>
          <w:szCs w:val="22"/>
          <w:lang w:eastAsia="zh-CN"/>
        </w:rPr>
        <w:t xml:space="preserve">PANC754 </w:t>
      </w:r>
      <w:r w:rsidR="000B3A92" w:rsidRPr="0095454A">
        <w:rPr>
          <w:rFonts w:ascii="Arial" w:hAnsi="Arial" w:cs="Arial"/>
          <w:sz w:val="22"/>
          <w:szCs w:val="22"/>
          <w:lang w:eastAsia="zh-CN"/>
        </w:rPr>
        <w:t xml:space="preserve">also indirectly regulated the expression of </w:t>
      </w:r>
      <w:del w:id="414" w:author="Andreae, Emily A" w:date="2019-12-19T15:30:00Z">
        <w:r w:rsidR="000B3A92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the </w:delText>
        </w:r>
      </w:del>
      <w:r w:rsidR="000B3A92" w:rsidRPr="0095454A">
        <w:rPr>
          <w:rFonts w:ascii="Arial" w:hAnsi="Arial" w:cs="Arial"/>
          <w:sz w:val="22"/>
          <w:szCs w:val="22"/>
          <w:lang w:eastAsia="zh-CN"/>
        </w:rPr>
        <w:t>vital oncogenes</w:t>
      </w:r>
      <w:ins w:id="415" w:author="Andreae, Emily A" w:date="2019-12-19T15:30:00Z">
        <w:r w:rsidR="00165BD3">
          <w:rPr>
            <w:rFonts w:ascii="Arial" w:hAnsi="Arial" w:cs="Arial"/>
            <w:sz w:val="22"/>
            <w:szCs w:val="22"/>
            <w:lang w:eastAsia="zh-CN"/>
          </w:rPr>
          <w:t>,</w:t>
        </w:r>
      </w:ins>
      <w:r w:rsidR="000B3A92" w:rsidRPr="0095454A">
        <w:rPr>
          <w:rFonts w:ascii="Arial" w:hAnsi="Arial" w:cs="Arial"/>
          <w:sz w:val="22"/>
          <w:szCs w:val="22"/>
          <w:lang w:eastAsia="zh-CN"/>
        </w:rPr>
        <w:t xml:space="preserve"> such as </w:t>
      </w:r>
      <w:r w:rsidR="000B3A92" w:rsidRPr="0095454A">
        <w:rPr>
          <w:rFonts w:ascii="Arial" w:hAnsi="Arial" w:cs="Arial"/>
          <w:i/>
          <w:sz w:val="22"/>
          <w:szCs w:val="22"/>
          <w:lang w:eastAsia="zh-CN"/>
        </w:rPr>
        <w:t>CDK2</w:t>
      </w:r>
      <w:r w:rsidR="000B3A92" w:rsidRPr="0095454A">
        <w:rPr>
          <w:rFonts w:ascii="Arial" w:hAnsi="Arial" w:cs="Arial"/>
          <w:sz w:val="22"/>
          <w:szCs w:val="22"/>
          <w:lang w:eastAsia="zh-CN"/>
        </w:rPr>
        <w:t xml:space="preserve">, </w:t>
      </w:r>
      <w:r w:rsidR="000B3A92" w:rsidRPr="0095454A">
        <w:rPr>
          <w:rFonts w:ascii="Arial" w:hAnsi="Arial" w:cs="Arial"/>
          <w:i/>
          <w:sz w:val="22"/>
          <w:szCs w:val="22"/>
          <w:lang w:eastAsia="zh-CN"/>
        </w:rPr>
        <w:t>DNMT1</w:t>
      </w:r>
      <w:r w:rsidR="000B3A92" w:rsidRPr="0095454A">
        <w:rPr>
          <w:rFonts w:ascii="Arial" w:hAnsi="Arial" w:cs="Arial"/>
          <w:sz w:val="22"/>
          <w:szCs w:val="22"/>
          <w:lang w:eastAsia="zh-CN"/>
        </w:rPr>
        <w:t xml:space="preserve">, </w:t>
      </w:r>
      <w:r w:rsidR="00940757" w:rsidRPr="0095454A">
        <w:rPr>
          <w:rFonts w:ascii="Arial" w:hAnsi="Arial" w:cs="Arial" w:hint="eastAsia"/>
          <w:i/>
          <w:sz w:val="22"/>
          <w:szCs w:val="22"/>
          <w:lang w:eastAsia="zh-CN"/>
        </w:rPr>
        <w:t>SRSF2</w:t>
      </w:r>
      <w:r w:rsidR="00940757" w:rsidRPr="0095454A">
        <w:rPr>
          <w:rFonts w:ascii="Arial" w:hAnsi="Arial" w:cs="Arial" w:hint="eastAsia"/>
          <w:sz w:val="22"/>
          <w:szCs w:val="22"/>
          <w:lang w:eastAsia="zh-CN"/>
        </w:rPr>
        <w:t xml:space="preserve">, </w:t>
      </w:r>
      <w:r w:rsidR="000B3A92" w:rsidRPr="0095454A">
        <w:rPr>
          <w:rFonts w:ascii="Arial" w:hAnsi="Arial" w:cs="Arial"/>
          <w:sz w:val="22"/>
          <w:szCs w:val="22"/>
          <w:lang w:eastAsia="zh-CN"/>
        </w:rPr>
        <w:t xml:space="preserve">and </w:t>
      </w:r>
      <w:r w:rsidR="000B3A92" w:rsidRPr="0095454A">
        <w:rPr>
          <w:rFonts w:ascii="Arial" w:hAnsi="Arial" w:cs="Arial"/>
          <w:i/>
          <w:sz w:val="22"/>
          <w:szCs w:val="22"/>
          <w:lang w:eastAsia="zh-CN"/>
        </w:rPr>
        <w:t>HRAS</w:t>
      </w:r>
      <w:r w:rsidR="000B3A92" w:rsidRPr="0095454A">
        <w:rPr>
          <w:rFonts w:ascii="Arial" w:hAnsi="Arial" w:cs="Arial"/>
          <w:sz w:val="22"/>
          <w:szCs w:val="22"/>
          <w:lang w:eastAsia="zh-CN"/>
        </w:rPr>
        <w:t xml:space="preserve">. </w:t>
      </w:r>
      <w:del w:id="416" w:author="Andreae, Emily A" w:date="2019-12-19T15:30:00Z">
        <w:r w:rsidR="00642A46" w:rsidRPr="0095454A" w:rsidDel="00165BD3">
          <w:rPr>
            <w:rFonts w:ascii="Arial" w:hAnsi="Arial" w:cs="Arial"/>
            <w:sz w:val="22"/>
            <w:szCs w:val="22"/>
          </w:rPr>
          <w:delText>Our</w:delText>
        </w:r>
        <w:r w:rsidR="00185935" w:rsidRPr="0095454A" w:rsidDel="00165BD3">
          <w:rPr>
            <w:rFonts w:ascii="Arial" w:hAnsi="Arial" w:cs="Arial"/>
            <w:sz w:val="22"/>
            <w:szCs w:val="22"/>
          </w:rPr>
          <w:delText xml:space="preserve"> </w:delText>
        </w:r>
        <w:r w:rsidR="008E0B3E" w:rsidRPr="0095454A" w:rsidDel="00165BD3">
          <w:rPr>
            <w:rFonts w:ascii="Arial" w:hAnsi="Arial" w:cs="Arial"/>
            <w:sz w:val="22"/>
            <w:szCs w:val="22"/>
          </w:rPr>
          <w:delText>results</w:delText>
        </w:r>
        <w:r w:rsidR="00185935" w:rsidRPr="0095454A" w:rsidDel="00165BD3">
          <w:rPr>
            <w:rFonts w:ascii="Arial" w:hAnsi="Arial" w:cs="Arial"/>
            <w:sz w:val="22"/>
            <w:szCs w:val="22"/>
          </w:rPr>
          <w:delText xml:space="preserve"> </w:delText>
        </w:r>
        <w:r w:rsidR="008E0B3E" w:rsidRPr="0095454A" w:rsidDel="00165BD3">
          <w:rPr>
            <w:rFonts w:ascii="Arial" w:hAnsi="Arial" w:cs="Arial"/>
            <w:sz w:val="22"/>
            <w:szCs w:val="22"/>
          </w:rPr>
          <w:delText>show</w:delText>
        </w:r>
        <w:r w:rsidR="006E07F1" w:rsidRPr="0095454A" w:rsidDel="00165BD3">
          <w:rPr>
            <w:rFonts w:ascii="Arial" w:hAnsi="Arial" w:cs="Arial"/>
            <w:sz w:val="22"/>
            <w:szCs w:val="22"/>
          </w:rPr>
          <w:delText>ed</w:delText>
        </w:r>
        <w:r w:rsidR="00185935" w:rsidRPr="0095454A" w:rsidDel="00165BD3">
          <w:rPr>
            <w:rFonts w:ascii="Arial" w:hAnsi="Arial" w:cs="Arial"/>
            <w:sz w:val="22"/>
            <w:szCs w:val="22"/>
          </w:rPr>
          <w:delText xml:space="preserve"> that the novel </w:delText>
        </w:r>
        <w:r w:rsidR="00185935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non-coding RNA transcript </w:delText>
        </w:r>
      </w:del>
      <w:r w:rsidR="00185935" w:rsidRPr="0095454A">
        <w:rPr>
          <w:rFonts w:ascii="Arial" w:hAnsi="Arial" w:cs="Arial"/>
          <w:i/>
          <w:sz w:val="22"/>
          <w:szCs w:val="22"/>
          <w:lang w:eastAsia="zh-CN"/>
        </w:rPr>
        <w:t>PANC745</w:t>
      </w:r>
      <w:r w:rsidR="00185935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8E0B3E" w:rsidRPr="0095454A">
        <w:rPr>
          <w:rFonts w:ascii="Arial" w:hAnsi="Arial" w:cs="Arial"/>
          <w:sz w:val="22"/>
          <w:szCs w:val="22"/>
          <w:lang w:eastAsia="zh-CN"/>
        </w:rPr>
        <w:t>acts as</w:t>
      </w:r>
      <w:r w:rsidR="00185935" w:rsidRPr="0095454A">
        <w:rPr>
          <w:rFonts w:ascii="Arial" w:hAnsi="Arial" w:cs="Arial"/>
          <w:sz w:val="22"/>
          <w:szCs w:val="22"/>
          <w:lang w:eastAsia="zh-CN"/>
        </w:rPr>
        <w:t xml:space="preserve"> a </w:t>
      </w:r>
      <w:r w:rsidR="00B37A86" w:rsidRPr="0095454A">
        <w:rPr>
          <w:rFonts w:ascii="Arial" w:hAnsi="Arial" w:cs="Arial"/>
          <w:sz w:val="22"/>
          <w:szCs w:val="22"/>
          <w:lang w:eastAsia="zh-CN"/>
        </w:rPr>
        <w:t xml:space="preserve">novel </w:t>
      </w:r>
      <w:r w:rsidR="000B3A92" w:rsidRPr="0095454A">
        <w:rPr>
          <w:rFonts w:ascii="Arial" w:hAnsi="Arial" w:cs="Arial"/>
          <w:sz w:val="22"/>
          <w:szCs w:val="22"/>
          <w:lang w:eastAsia="zh-CN"/>
        </w:rPr>
        <w:t>pan-</w:t>
      </w:r>
      <w:r w:rsidR="00185935" w:rsidRPr="0095454A">
        <w:rPr>
          <w:rFonts w:ascii="Arial" w:hAnsi="Arial" w:cs="Arial"/>
          <w:sz w:val="22"/>
          <w:szCs w:val="22"/>
          <w:lang w:eastAsia="zh-CN"/>
        </w:rPr>
        <w:t>tumor suppressor ncRNA.</w:t>
      </w:r>
    </w:p>
    <w:p w14:paraId="647AB59D" w14:textId="77777777" w:rsidR="00AF37C3" w:rsidRPr="0095454A" w:rsidRDefault="00AF37C3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529626AB" w14:textId="3B74F10D" w:rsidR="00F02387" w:rsidRPr="0095454A" w:rsidRDefault="00F02387" w:rsidP="003E48FE">
      <w:pPr>
        <w:jc w:val="both"/>
        <w:rPr>
          <w:rFonts w:ascii="Arial" w:hAnsi="Arial" w:cs="Arial"/>
          <w:sz w:val="22"/>
          <w:szCs w:val="22"/>
        </w:rPr>
      </w:pPr>
      <w:del w:id="417" w:author="Andreae, Emily A" w:date="2019-12-19T15:36:00Z">
        <w:r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ncRNA </w:delText>
        </w:r>
        <w:r w:rsidRPr="0095454A" w:rsidDel="004C33B6">
          <w:rPr>
            <w:rFonts w:ascii="Arial" w:hAnsi="Arial" w:cs="Arial"/>
            <w:i/>
            <w:sz w:val="22"/>
            <w:szCs w:val="22"/>
            <w:lang w:eastAsia="zh-CN"/>
          </w:rPr>
          <w:delText>PANC754</w:delText>
        </w:r>
        <w:r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is encoded by ENSG00000213754.2. The length of the PANC754 transcript is 500 bp, which we </w:delText>
        </w:r>
        <w:r w:rsidR="00B37A86" w:rsidRPr="0095454A" w:rsidDel="004C33B6">
          <w:rPr>
            <w:rFonts w:ascii="Arial" w:hAnsi="Arial" w:cs="Arial"/>
            <w:sz w:val="22"/>
            <w:szCs w:val="22"/>
            <w:lang w:eastAsia="zh-CN"/>
          </w:rPr>
          <w:delText>mine</w:delText>
        </w:r>
        <w:r w:rsidR="0026404B" w:rsidRPr="0095454A" w:rsidDel="004C33B6">
          <w:rPr>
            <w:rFonts w:ascii="Arial" w:hAnsi="Arial" w:cs="Arial"/>
            <w:sz w:val="22"/>
            <w:szCs w:val="22"/>
            <w:lang w:eastAsia="zh-CN"/>
          </w:rPr>
          <w:delText>d</w:delText>
        </w:r>
        <w:r w:rsidR="00B37A86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from GENCODE</w:delText>
        </w:r>
        <w:r w:rsidR="0026404B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database</w:delText>
        </w:r>
        <w:r w:rsidR="007D3896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[</w:delText>
        </w:r>
        <w:r w:rsidR="00C220AE" w:rsidDel="004C33B6">
          <w:fldChar w:fldCharType="begin"/>
        </w:r>
        <w:r w:rsidR="00C220AE" w:rsidDel="004C33B6">
          <w:delInstrText xml:space="preserve"> HYPERLINK "https://www.gencodegenes.org/" </w:delInstrText>
        </w:r>
        <w:r w:rsidR="00C220AE" w:rsidDel="004C33B6">
          <w:fldChar w:fldCharType="separate"/>
        </w:r>
        <w:r w:rsidR="007D3896" w:rsidRPr="0095454A" w:rsidDel="004C33B6">
          <w:rPr>
            <w:rFonts w:ascii="Arial" w:hAnsi="Arial" w:cs="Arial"/>
            <w:sz w:val="22"/>
            <w:szCs w:val="22"/>
            <w:lang w:eastAsia="zh-CN"/>
          </w:rPr>
          <w:delText>https://www.gencodegenes.org/</w:delText>
        </w:r>
        <w:r w:rsidR="00C220AE" w:rsidDel="004C33B6">
          <w:rPr>
            <w:rFonts w:ascii="Arial" w:hAnsi="Arial" w:cs="Arial"/>
            <w:sz w:val="22"/>
            <w:szCs w:val="22"/>
            <w:lang w:eastAsia="zh-CN"/>
          </w:rPr>
          <w:fldChar w:fldCharType="end"/>
        </w:r>
        <w:r w:rsidR="007D3896" w:rsidRPr="0095454A" w:rsidDel="004C33B6">
          <w:rPr>
            <w:rFonts w:ascii="Arial" w:hAnsi="Arial" w:cs="Arial"/>
            <w:sz w:val="22"/>
            <w:szCs w:val="22"/>
            <w:lang w:eastAsia="zh-CN"/>
          </w:rPr>
          <w:delText>]</w:delText>
        </w:r>
        <w:r w:rsidRPr="0095454A" w:rsidDel="004C33B6">
          <w:rPr>
            <w:rFonts w:ascii="Arial" w:hAnsi="Arial" w:cs="Arial"/>
            <w:sz w:val="22"/>
            <w:szCs w:val="22"/>
            <w:lang w:eastAsia="zh-CN"/>
          </w:rPr>
          <w:delText>.</w:delText>
        </w:r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Based on the definition of long non-coding RNA (lncRNA), </w:delText>
        </w:r>
        <w:r w:rsidR="00C159B2" w:rsidRPr="0095454A" w:rsidDel="004C33B6">
          <w:rPr>
            <w:rFonts w:ascii="Arial" w:hAnsi="Arial" w:cs="Arial"/>
            <w:i/>
            <w:sz w:val="22"/>
            <w:szCs w:val="22"/>
            <w:lang w:eastAsia="zh-CN"/>
          </w:rPr>
          <w:delText>PANC754</w:delText>
        </w:r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  <w:r w:rsidR="000916B6" w:rsidRPr="0095454A" w:rsidDel="004C33B6">
          <w:rPr>
            <w:rFonts w:ascii="Arial" w:hAnsi="Arial" w:cs="Arial"/>
            <w:sz w:val="22"/>
            <w:szCs w:val="22"/>
            <w:lang w:eastAsia="zh-CN"/>
          </w:rPr>
          <w:delText>maybe</w:delText>
        </w:r>
      </w:del>
      <w:del w:id="418" w:author="Andreae, Emily A" w:date="2019-12-19T15:31:00Z">
        <w:r w:rsidR="000916B6" w:rsidRPr="0095454A" w:rsidDel="00165BD3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  <w:r w:rsidR="00C159B2" w:rsidRPr="0095454A" w:rsidDel="00165BD3">
          <w:rPr>
            <w:rFonts w:ascii="Arial" w:hAnsi="Arial" w:cs="Arial"/>
            <w:sz w:val="22"/>
            <w:szCs w:val="22"/>
            <w:lang w:eastAsia="zh-CN"/>
          </w:rPr>
          <w:delText>is</w:delText>
        </w:r>
      </w:del>
      <w:del w:id="419" w:author="Andreae, Emily A" w:date="2019-12-19T15:36:00Z"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a novel lncRNA</w:delText>
        </w:r>
      </w:del>
      <w:del w:id="420" w:author="Andreae, Emily A" w:date="2019-12-19T15:32:00Z">
        <w:r w:rsidR="00AB3291" w:rsidRPr="0095454A" w:rsidDel="00165BD3">
          <w:rPr>
            <w:rFonts w:ascii="Arial" w:hAnsi="Arial" w:cs="Arial"/>
            <w:sz w:val="22"/>
            <w:szCs w:val="22"/>
            <w:lang w:eastAsia="zh-CN"/>
          </w:rPr>
          <w:delText>. It is</w:delText>
        </w:r>
      </w:del>
      <w:del w:id="421" w:author="Andreae, Emily A" w:date="2019-12-19T15:36:00Z"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characterize</w:delText>
        </w:r>
        <w:r w:rsidR="007D3896" w:rsidRPr="0095454A" w:rsidDel="004C33B6">
          <w:rPr>
            <w:rFonts w:ascii="Arial" w:hAnsi="Arial" w:cs="Arial"/>
            <w:sz w:val="22"/>
            <w:szCs w:val="22"/>
            <w:lang w:eastAsia="zh-CN"/>
          </w:rPr>
          <w:delText>d</w:delText>
        </w:r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</w:del>
      <w:del w:id="422" w:author="Andreae, Emily A" w:date="2019-12-19T15:33:00Z">
        <w:r w:rsidR="008F2A09" w:rsidRPr="0095454A" w:rsidDel="00165BD3">
          <w:rPr>
            <w:rFonts w:ascii="Arial" w:hAnsi="Arial" w:cs="Arial"/>
            <w:sz w:val="22"/>
            <w:szCs w:val="22"/>
            <w:lang w:eastAsia="zh-CN"/>
          </w:rPr>
          <w:delText>with the</w:delText>
        </w:r>
      </w:del>
      <w:del w:id="423" w:author="Andreae, Emily A" w:date="2019-12-19T15:36:00Z">
        <w:r w:rsidR="008F2A09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>pan-cancer</w:delText>
        </w:r>
        <w:r w:rsidR="008F2A09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suppress</w:delText>
        </w:r>
      </w:del>
      <w:del w:id="424" w:author="Andreae, Emily A" w:date="2019-12-19T15:33:00Z">
        <w:r w:rsidR="008F2A09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ing, </w:delText>
        </w:r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>the</w:delText>
        </w:r>
      </w:del>
      <w:del w:id="425" w:author="Andreae, Emily A" w:date="2019-12-19T15:36:00Z">
        <w:r w:rsidR="00C159B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short length</w:delText>
        </w:r>
      </w:del>
      <w:del w:id="426" w:author="Andreae, Emily A" w:date="2019-12-19T15:33:00Z">
        <w:r w:rsidR="006A585C" w:rsidRPr="0095454A" w:rsidDel="004C33B6">
          <w:rPr>
            <w:rFonts w:ascii="Arial" w:hAnsi="Arial" w:cs="Arial"/>
            <w:sz w:val="22"/>
            <w:szCs w:val="22"/>
            <w:lang w:eastAsia="zh-CN"/>
          </w:rPr>
          <w:delText>, lacking clear function and previous study</w:delText>
        </w:r>
      </w:del>
      <w:del w:id="427" w:author="Andreae, Emily A" w:date="2019-12-19T15:35:00Z">
        <w:r w:rsidR="006A585C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. </w:delText>
        </w:r>
      </w:del>
      <w:del w:id="428" w:author="Andreae, Emily A" w:date="2019-12-19T15:33:00Z"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Therefore, in this study, we </w:delText>
        </w:r>
      </w:del>
      <w:del w:id="429" w:author="Andreae, Emily A" w:date="2019-12-19T15:35:00Z"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performed function experiments </w:delText>
        </w:r>
        <w:r w:rsidR="0026404B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in the </w:delText>
        </w:r>
        <w:r w:rsidR="0026404B" w:rsidRPr="0095454A" w:rsidDel="004C33B6">
          <w:rPr>
            <w:rFonts w:ascii="Arial" w:hAnsi="Arial" w:cs="Arial"/>
            <w:sz w:val="22"/>
            <w:szCs w:val="22"/>
          </w:rPr>
          <w:delText xml:space="preserve">gastrointestinal tumors </w:delText>
        </w:r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>to first</w:delText>
        </w:r>
        <w:r w:rsidR="008423E2" w:rsidRPr="0095454A" w:rsidDel="004C33B6">
          <w:rPr>
            <w:rFonts w:ascii="Arial" w:hAnsi="Arial" w:cs="Arial" w:hint="eastAsia"/>
            <w:sz w:val="22"/>
            <w:szCs w:val="22"/>
            <w:lang w:eastAsia="zh-CN"/>
          </w:rPr>
          <w:delText>ly</w:delText>
        </w:r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  <w:r w:rsidR="008423E2" w:rsidRPr="0095454A" w:rsidDel="004C33B6">
          <w:rPr>
            <w:rFonts w:ascii="Arial" w:hAnsi="Arial" w:cs="Arial" w:hint="eastAsia"/>
            <w:sz w:val="22"/>
            <w:szCs w:val="22"/>
            <w:lang w:eastAsia="zh-CN"/>
          </w:rPr>
          <w:delText>verify</w:delText>
        </w:r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that </w:delText>
        </w:r>
        <w:r w:rsidR="008423E2" w:rsidRPr="0095454A" w:rsidDel="004C33B6">
          <w:rPr>
            <w:rFonts w:ascii="Arial" w:hAnsi="Arial" w:cs="Arial"/>
            <w:i/>
            <w:sz w:val="22"/>
            <w:szCs w:val="22"/>
            <w:lang w:eastAsia="zh-CN"/>
          </w:rPr>
          <w:delText>PANC754</w:delText>
        </w:r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is a novel lncRNA </w:delText>
        </w:r>
        <w:r w:rsidR="00D83508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possessing </w:delText>
        </w:r>
        <w:r w:rsidR="002130AF" w:rsidRPr="0095454A" w:rsidDel="004C33B6">
          <w:rPr>
            <w:rFonts w:ascii="Arial" w:hAnsi="Arial" w:cs="Arial"/>
            <w:sz w:val="22"/>
            <w:szCs w:val="22"/>
            <w:lang w:eastAsia="zh-CN"/>
          </w:rPr>
          <w:delText>wide-spectrum</w:delText>
        </w:r>
        <w:r w:rsidR="0026404B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  <w:r w:rsidR="008423E2" w:rsidRPr="0095454A" w:rsidDel="004C33B6">
          <w:rPr>
            <w:rFonts w:ascii="Arial" w:hAnsi="Arial" w:cs="Arial"/>
            <w:sz w:val="22"/>
            <w:szCs w:val="22"/>
            <w:lang w:eastAsia="zh-CN"/>
          </w:rPr>
          <w:delText>tumor suppressing ability.</w:delText>
        </w:r>
        <w:r w:rsidR="00FD1370" w:rsidRPr="0095454A" w:rsidDel="004C33B6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  <w:r w:rsidR="007D3896" w:rsidRPr="0095454A" w:rsidDel="004C33B6">
          <w:rPr>
            <w:rFonts w:ascii="Arial" w:hAnsi="Arial" w:cs="Arial"/>
            <w:sz w:val="22"/>
            <w:szCs w:val="22"/>
            <w:lang w:eastAsia="zh-CN"/>
          </w:rPr>
          <w:delText>Hence, we propose the model that PANC754 is a novel tumor suppressor lncRNA.</w:delText>
        </w:r>
      </w:del>
    </w:p>
    <w:p w14:paraId="655657C5" w14:textId="77777777" w:rsidR="00F02387" w:rsidRPr="0095454A" w:rsidRDefault="00F02387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3C71FEC0" w14:textId="7D5E4007" w:rsidR="00AF37C3" w:rsidRPr="0095454A" w:rsidRDefault="004C33B6" w:rsidP="003E48FE">
      <w:pPr>
        <w:jc w:val="both"/>
        <w:rPr>
          <w:rFonts w:ascii="Helvetica" w:hAnsi="Helvetica"/>
          <w:sz w:val="22"/>
          <w:szCs w:val="22"/>
          <w:shd w:val="clear" w:color="auto" w:fill="FFFFFF"/>
          <w:lang w:eastAsia="zh-CN"/>
        </w:rPr>
      </w:pPr>
      <w:ins w:id="430" w:author="Andreae, Emily A" w:date="2019-12-19T15:36:00Z">
        <w:r>
          <w:rPr>
            <w:rFonts w:ascii="Arial" w:hAnsi="Arial" w:cs="Arial"/>
            <w:sz w:val="22"/>
            <w:szCs w:val="22"/>
            <w:shd w:val="clear" w:color="auto" w:fill="FFFFFF"/>
          </w:rPr>
          <w:t>At the</w:t>
        </w:r>
      </w:ins>
      <w:del w:id="431" w:author="Andreae, Emily A" w:date="2019-12-19T15:36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In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genetic level, cancer is caused by oncogene activation, </w:t>
      </w:r>
      <w:del w:id="432" w:author="Andreae, Emily A" w:date="2019-12-19T15:36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blocking of tumor suppressor gene </w:t>
      </w:r>
      <w:ins w:id="433" w:author="Andreae, Emily A" w:date="2019-12-19T15:36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function, </w:t>
        </w:r>
      </w:ins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>and</w:t>
      </w:r>
      <w:del w:id="434" w:author="Andreae, Emily A" w:date="2019-12-19T15:36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</w:delText>
        </w:r>
        <w:r w:rsidR="005534B7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the</w:delText>
        </w:r>
      </w:del>
      <w:r w:rsidR="005534B7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epigenetic factors. </w:t>
      </w:r>
      <w:r w:rsidR="00DA7172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Oncogenes act as the </w:t>
      </w:r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driving force of </w:t>
      </w:r>
      <w:del w:id="435" w:author="Andreae, Emily A" w:date="2019-12-19T15:37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>carcinogenesis</w:t>
      </w:r>
      <w:ins w:id="436" w:author="Andreae, Emily A" w:date="2019-12-19T15:37:00Z">
        <w:r>
          <w:rPr>
            <w:rFonts w:ascii="Arial" w:hAnsi="Arial" w:cs="Arial"/>
            <w:sz w:val="22"/>
            <w:szCs w:val="22"/>
            <w:shd w:val="clear" w:color="auto" w:fill="FFFFFF"/>
          </w:rPr>
          <w:t>;</w:t>
        </w:r>
      </w:ins>
      <w:del w:id="437" w:author="Andreae, Emily A" w:date="2019-12-19T15:37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,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however,</w:t>
      </w:r>
      <w:del w:id="438" w:author="Andreae, Emily A" w:date="2019-12-19T15:37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the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tumor-</w:t>
      </w:r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lastRenderedPageBreak/>
        <w:t>suppressor gene</w:t>
      </w:r>
      <w:ins w:id="439" w:author="Andreae, Emily A" w:date="2019-12-19T15:37:00Z">
        <w:r>
          <w:rPr>
            <w:rFonts w:ascii="Arial" w:hAnsi="Arial" w:cs="Arial"/>
            <w:sz w:val="22"/>
            <w:szCs w:val="22"/>
            <w:shd w:val="clear" w:color="auto" w:fill="FFFFFF"/>
          </w:rPr>
          <w:t>s</w:t>
        </w:r>
      </w:ins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can interact and regulate </w:t>
      </w:r>
      <w:del w:id="440" w:author="Andreae, Emily A" w:date="2019-12-19T15:37:00Z">
        <w:r w:rsidR="00B74984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oncogenes to </w:t>
      </w:r>
      <w:r w:rsidR="005534B7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inhibit </w:t>
      </w:r>
      <w:ins w:id="441" w:author="Andreae, Emily A" w:date="2019-12-19T15:37:00Z">
        <w:r w:rsidRPr="0095454A">
          <w:rPr>
            <w:rFonts w:ascii="Arial" w:hAnsi="Arial" w:cs="Arial"/>
            <w:sz w:val="22"/>
            <w:szCs w:val="22"/>
            <w:shd w:val="clear" w:color="auto" w:fill="FFFFFF"/>
          </w:rPr>
          <w:t>cancer</w:t>
        </w:r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 </w:t>
        </w:r>
      </w:ins>
      <w:del w:id="442" w:author="Andreae, Emily A" w:date="2019-12-19T15:37:00Z">
        <w:r w:rsidR="005534B7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</w:delText>
        </w:r>
      </w:del>
      <w:r w:rsidR="005534B7" w:rsidRPr="0095454A">
        <w:rPr>
          <w:rFonts w:ascii="Arial" w:hAnsi="Arial" w:cs="Arial"/>
          <w:sz w:val="22"/>
          <w:szCs w:val="22"/>
          <w:shd w:val="clear" w:color="auto" w:fill="FFFFFF"/>
        </w:rPr>
        <w:t>occurrence</w:t>
      </w:r>
      <w:del w:id="443" w:author="Andreae, Emily A" w:date="2019-12-19T15:37:00Z">
        <w:r w:rsidR="005534B7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of cancers</w:delText>
        </w:r>
      </w:del>
      <w:r w:rsidR="00B7498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. </w:t>
      </w:r>
      <w:ins w:id="444" w:author="Andreae, Emily A" w:date="2019-12-19T15:37:00Z">
        <w:r>
          <w:rPr>
            <w:rFonts w:ascii="Arial" w:hAnsi="Arial" w:cs="Arial"/>
            <w:sz w:val="22"/>
            <w:szCs w:val="22"/>
            <w:shd w:val="clear" w:color="auto" w:fill="FFFFFF"/>
          </w:rPr>
          <w:t>PANC754 appears to</w:t>
        </w:r>
      </w:ins>
      <w:ins w:id="445" w:author="Andreae, Emily A" w:date="2019-12-19T15:38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 </w:t>
        </w:r>
      </w:ins>
      <w:del w:id="446" w:author="Andreae, Emily A" w:date="2019-12-19T15:37:00Z">
        <w:r w:rsidR="005534B7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In </w:delText>
        </w:r>
        <w:r w:rsidR="004806A1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our</w:delText>
        </w:r>
        <w:r w:rsidR="005534B7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study, </w:delText>
        </w:r>
      </w:del>
      <w:r w:rsidR="00E97368" w:rsidRPr="0095454A">
        <w:rPr>
          <w:rFonts w:ascii="Arial" w:hAnsi="Arial" w:cs="Arial"/>
          <w:sz w:val="22"/>
          <w:szCs w:val="22"/>
          <w:shd w:val="clear" w:color="auto" w:fill="FFFFFF"/>
        </w:rPr>
        <w:t>serv</w:t>
      </w:r>
      <w:ins w:id="447" w:author="Andreae, Emily A" w:date="2019-12-19T15:38:00Z">
        <w:r>
          <w:rPr>
            <w:rFonts w:ascii="Arial" w:hAnsi="Arial" w:cs="Arial"/>
            <w:sz w:val="22"/>
            <w:szCs w:val="22"/>
            <w:shd w:val="clear" w:color="auto" w:fill="FFFFFF"/>
          </w:rPr>
          <w:t>e</w:t>
        </w:r>
      </w:ins>
      <w:del w:id="448" w:author="Andreae, Emily A" w:date="2019-12-19T15:38:00Z">
        <w:r w:rsidR="00E97368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ing</w:delText>
        </w:r>
      </w:del>
      <w:r w:rsidR="00E97368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as a pan-cancer suppressor</w:t>
      </w:r>
      <w:ins w:id="449" w:author="Andreae, Emily A" w:date="2019-12-19T15:38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 based on the results of</w:t>
        </w:r>
      </w:ins>
      <w:del w:id="450" w:author="Andreae, Emily A" w:date="2019-12-19T15:38:00Z">
        <w:r w:rsidR="00E97368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, the</w:delText>
        </w:r>
      </w:del>
      <w:r w:rsidR="00E97368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overexpression </w:t>
      </w:r>
      <w:ins w:id="451" w:author="Andreae, Emily A" w:date="2019-12-19T15:38:00Z">
        <w:r>
          <w:rPr>
            <w:rFonts w:ascii="Arial" w:hAnsi="Arial" w:cs="Arial"/>
            <w:sz w:val="22"/>
            <w:szCs w:val="22"/>
            <w:shd w:val="clear" w:color="auto" w:fill="FFFFFF"/>
          </w:rPr>
          <w:t>experiments</w:t>
        </w:r>
      </w:ins>
      <w:del w:id="452" w:author="Andreae, Emily A" w:date="2019-12-19T15:38:00Z">
        <w:r w:rsidR="00E97368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of PANC754 significantly down-regulated the expression </w:delText>
        </w:r>
        <w:r w:rsidR="004806A1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levels </w:delText>
        </w:r>
        <w:r w:rsidR="00E97368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of o</w:delText>
        </w:r>
      </w:del>
      <w:del w:id="453" w:author="Andreae, Emily A" w:date="2019-12-19T15:39:00Z">
        <w:r w:rsidR="00E97368"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>ncogenes</w:delText>
        </w:r>
      </w:del>
      <w:r w:rsidR="00620FA0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. </w:t>
      </w:r>
      <w:r w:rsidR="00E97368" w:rsidRPr="0095454A">
        <w:rPr>
          <w:rFonts w:ascii="Helvetica" w:hAnsi="Helvetica"/>
          <w:i/>
          <w:sz w:val="22"/>
          <w:szCs w:val="22"/>
          <w:shd w:val="clear" w:color="auto" w:fill="FFFFFF"/>
        </w:rPr>
        <w:t>CDK2</w:t>
      </w:r>
      <w:r w:rsidR="00E97368" w:rsidRPr="0095454A">
        <w:rPr>
          <w:rFonts w:ascii="Helvetica" w:hAnsi="Helvetica"/>
          <w:sz w:val="22"/>
          <w:szCs w:val="22"/>
          <w:shd w:val="clear" w:color="auto" w:fill="FFFFFF"/>
        </w:rPr>
        <w:t xml:space="preserve"> </w:t>
      </w:r>
      <w:r w:rsidR="002116A0" w:rsidRPr="0095454A">
        <w:rPr>
          <w:rFonts w:ascii="Helvetica" w:hAnsi="Helvetica"/>
          <w:sz w:val="22"/>
          <w:szCs w:val="22"/>
          <w:shd w:val="clear" w:color="auto" w:fill="FFFFFF"/>
        </w:rPr>
        <w:t>i</w:t>
      </w:r>
      <w:r w:rsidR="00E97368" w:rsidRPr="0095454A">
        <w:rPr>
          <w:rFonts w:ascii="Helvetica" w:hAnsi="Helvetica"/>
          <w:sz w:val="22"/>
          <w:szCs w:val="22"/>
          <w:shd w:val="clear" w:color="auto" w:fill="FFFFFF"/>
        </w:rPr>
        <w:t>s a cell cycle gene</w:t>
      </w:r>
      <w:ins w:id="454" w:author="Andreae, Emily A" w:date="2019-12-19T15:39:00Z">
        <w:r>
          <w:rPr>
            <w:rFonts w:ascii="Helvetica" w:hAnsi="Helvetica"/>
            <w:sz w:val="22"/>
            <w:szCs w:val="22"/>
            <w:shd w:val="clear" w:color="auto" w:fill="FFFFFF"/>
          </w:rPr>
          <w:t xml:space="preserve"> that is </w:t>
        </w:r>
      </w:ins>
      <w:del w:id="455" w:author="Andreae, Emily A" w:date="2019-12-19T15:39:00Z">
        <w:r w:rsidR="00E97368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 </w:delText>
        </w:r>
        <w:r w:rsidR="005104F8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and widely </w:delText>
        </w:r>
      </w:del>
      <w:r w:rsidR="005104F8" w:rsidRPr="0095454A">
        <w:rPr>
          <w:rFonts w:ascii="Helvetica" w:hAnsi="Helvetica"/>
          <w:sz w:val="22"/>
          <w:szCs w:val="22"/>
          <w:shd w:val="clear" w:color="auto" w:fill="FFFFFF"/>
        </w:rPr>
        <w:t>over-expressed in multiple human cancers</w:t>
      </w:r>
      <w:ins w:id="456" w:author="Andreae, Emily A" w:date="2019-12-19T15:39:00Z">
        <w:r>
          <w:rPr>
            <w:rFonts w:ascii="Helvetica" w:hAnsi="Helvetica"/>
            <w:sz w:val="22"/>
            <w:szCs w:val="22"/>
            <w:shd w:val="clear" w:color="auto" w:fill="FFFFFF"/>
          </w:rPr>
          <w:t xml:space="preserve"> and</w:t>
        </w:r>
      </w:ins>
      <w:del w:id="457" w:author="Andreae, Emily A" w:date="2019-12-19T15:39:00Z">
        <w:r w:rsidR="005104F8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>. CDK2</w:delText>
        </w:r>
        <w:r w:rsidR="00E97368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 </w:delText>
        </w:r>
        <w:r w:rsidR="005104F8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>has been widely</w:delText>
        </w:r>
      </w:del>
      <w:r w:rsidR="005104F8" w:rsidRPr="0095454A">
        <w:rPr>
          <w:rFonts w:ascii="Helvetica" w:hAnsi="Helvetica"/>
          <w:sz w:val="22"/>
          <w:szCs w:val="22"/>
          <w:shd w:val="clear" w:color="auto" w:fill="FFFFFF"/>
        </w:rPr>
        <w:t xml:space="preserve"> demonstrated to</w:t>
      </w:r>
      <w:r w:rsidR="00E97368" w:rsidRPr="0095454A">
        <w:rPr>
          <w:rFonts w:ascii="Helvetica" w:hAnsi="Helvetica"/>
          <w:sz w:val="22"/>
          <w:szCs w:val="22"/>
          <w:shd w:val="clear" w:color="auto" w:fill="FFFFFF"/>
        </w:rPr>
        <w:t xml:space="preserve"> favor </w:t>
      </w:r>
      <w:del w:id="458" w:author="Andreae, Emily A" w:date="2019-12-20T08:44:00Z">
        <w:r w:rsidR="00E97368" w:rsidRPr="0095454A" w:rsidDel="00A73C1C">
          <w:rPr>
            <w:rFonts w:ascii="Helvetica" w:hAnsi="Helvetica"/>
            <w:sz w:val="22"/>
            <w:szCs w:val="22"/>
            <w:shd w:val="clear" w:color="auto" w:fill="FFFFFF"/>
          </w:rPr>
          <w:delText>tumorgenesis</w:delText>
        </w:r>
      </w:del>
      <w:ins w:id="459" w:author="Andreae, Emily A" w:date="2019-12-20T08:44:00Z">
        <w:r w:rsidR="00A73C1C" w:rsidRPr="0095454A">
          <w:rPr>
            <w:rFonts w:ascii="Helvetica" w:hAnsi="Helvetica"/>
            <w:sz w:val="22"/>
            <w:szCs w:val="22"/>
            <w:shd w:val="clear" w:color="auto" w:fill="FFFFFF"/>
          </w:rPr>
          <w:t>tumorigenesis</w:t>
        </w:r>
      </w:ins>
      <w:r w:rsidR="00E97368" w:rsidRPr="0095454A">
        <w:rPr>
          <w:rFonts w:ascii="Helvetica" w:hAnsi="Helvetica"/>
          <w:sz w:val="22"/>
          <w:szCs w:val="22"/>
          <w:shd w:val="clear" w:color="auto" w:fill="FFFFFF"/>
        </w:rPr>
        <w:t xml:space="preserve"> and tumor development</w:t>
      </w:r>
      <w:r w:rsidR="00E97368" w:rsidRPr="0095454A">
        <w:rPr>
          <w:rFonts w:ascii="Helvetica" w:hAnsi="Helvetica"/>
          <w:sz w:val="22"/>
          <w:szCs w:val="22"/>
          <w:shd w:val="clear" w:color="auto" w:fill="FFFFFF"/>
          <w:vertAlign w:val="superscript"/>
        </w:rPr>
        <w:fldChar w:fldCharType="begin"/>
      </w:r>
      <w:r w:rsidR="0020625E" w:rsidRPr="0095454A">
        <w:rPr>
          <w:rFonts w:ascii="Helvetica" w:hAnsi="Helvetica"/>
          <w:sz w:val="22"/>
          <w:szCs w:val="22"/>
          <w:shd w:val="clear" w:color="auto" w:fill="FFFFFF"/>
          <w:vertAlign w:val="superscript"/>
        </w:rPr>
        <w:instrText xml:space="preserve"> ADDIN EN.CITE &lt;EndNote&gt;&lt;Cite&gt;&lt;Author&gt;Lapenna&lt;/Author&gt;&lt;Year&gt;2009&lt;/Year&gt;&lt;RecNum&gt;26087&lt;/RecNum&gt;&lt;DisplayText&gt;&lt;style face="superscript"&gt;35&lt;/style&gt;&lt;/DisplayText&gt;&lt;record&gt;&lt;rec-number&gt;26087&lt;/rec-number&gt;&lt;foreign-keys&gt;&lt;key app="EN" db-id="w0ese0awerxv5me5avdpzvwqf9a5treea0ef" timestamp="1562902972"&gt;26087&lt;/key&gt;&lt;/foreign-keys&gt;&lt;ref-type name="Journal Article"&gt;17&lt;/ref-type&gt;&lt;contributors&gt;&lt;authors&gt;&lt;author&gt;Lapenna, S.&lt;/author&gt;&lt;author&gt;Giordano, A.&lt;/author&gt;&lt;/authors&gt;&lt;/contributors&gt;&lt;auth-address&gt;Oncology Research Centre of Mercogliano, Mercogliano, Avellino, Italy. slapenna@gmail.com&lt;/auth-address&gt;&lt;titles&gt;&lt;title&gt;Cell cycle kinases as therapeutic targets for cancer&lt;/title&gt;&lt;secondary-title&gt;Nat Rev Drug Discov&lt;/secondary-title&gt;&lt;/titles&gt;&lt;periodical&gt;&lt;full-title&gt;Nat Rev Drug Discov&lt;/full-title&gt;&lt;abbr-1&gt;Nature reviews. Drug discovery&lt;/abbr-1&gt;&lt;/periodical&gt;&lt;pages&gt;547-66&lt;/pages&gt;&lt;volume&gt;8&lt;/volume&gt;&lt;number&gt;7&lt;/number&gt;&lt;keywords&gt;&lt;keyword&gt;Animals&lt;/keyword&gt;&lt;keyword&gt;Aurora Kinases&lt;/keyword&gt;&lt;keyword&gt;Cell Cycle&lt;/keyword&gt;&lt;keyword&gt;Cell Cycle Proteins/antagonists &amp;amp; inhibitors/chemistry&lt;/keyword&gt;&lt;keyword&gt;Cyclin-Dependent Kinases/*antagonists &amp;amp; inhibitors&lt;/keyword&gt;&lt;keyword&gt;DNA Damage&lt;/keyword&gt;&lt;keyword&gt;Humans&lt;/keyword&gt;&lt;keyword&gt;Neoplasms/*drug therapy&lt;/keyword&gt;&lt;keyword&gt;Protein Kinase Inhibitors/*therapeutic use&lt;/keyword&gt;&lt;keyword&gt;Protein-Serine-Threonine Kinases/antagonists &amp;amp; inhibitors/chemistry&lt;/keyword&gt;&lt;keyword&gt;Proto-Oncogene Proteins/antagonists &amp;amp; inhibitors/chemistry&lt;/keyword&gt;&lt;keyword&gt;Retinoblastoma-Like Protein p130/physiology&lt;/keyword&gt;&lt;keyword&gt;Staurosporine/analogs &amp;amp; derivatives/therapeutic use&lt;/keyword&gt;&lt;/keywords&gt;&lt;dates&gt;&lt;year&gt;2009&lt;/year&gt;&lt;pub-dates&gt;&lt;date&gt;Jul&lt;/date&gt;&lt;/pub-dates&gt;&lt;/dates&gt;&lt;isbn&gt;1474-1784 (Electronic)&amp;#xD;1474-1776 (Linking)&lt;/isbn&gt;&lt;accession-num&gt;19568282&lt;/accession-num&gt;&lt;urls&gt;&lt;related-urls&gt;&lt;url&gt;https://www.ncbi.nlm.nih.gov/pubmed/19568282&lt;/url&gt;&lt;url&gt;https://www.nature.com/articles/nrd2907&lt;/url&gt;&lt;/related-urls&gt;&lt;/urls&gt;&lt;electronic-resource-num&gt;10.1038/nrd2907&lt;/electronic-resource-num&gt;&lt;/record&gt;&lt;/Cite&gt;&lt;/EndNote&gt;</w:instrText>
      </w:r>
      <w:r w:rsidR="00E97368" w:rsidRPr="0095454A">
        <w:rPr>
          <w:rFonts w:ascii="Helvetica" w:hAnsi="Helvetica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Helvetica" w:hAnsi="Helvetica"/>
          <w:noProof/>
          <w:sz w:val="22"/>
          <w:szCs w:val="22"/>
          <w:shd w:val="clear" w:color="auto" w:fill="FFFFFF"/>
          <w:vertAlign w:val="superscript"/>
        </w:rPr>
        <w:t>35</w:t>
      </w:r>
      <w:r w:rsidR="00E97368" w:rsidRPr="0095454A">
        <w:rPr>
          <w:rFonts w:ascii="Helvetica" w:hAnsi="Helvetica"/>
          <w:sz w:val="22"/>
          <w:szCs w:val="22"/>
          <w:shd w:val="clear" w:color="auto" w:fill="FFFFFF"/>
          <w:vertAlign w:val="superscript"/>
        </w:rPr>
        <w:fldChar w:fldCharType="end"/>
      </w:r>
      <w:r w:rsidR="00E97368" w:rsidRPr="0095454A">
        <w:rPr>
          <w:rFonts w:ascii="Helvetica" w:hAnsi="Helvetica"/>
          <w:sz w:val="22"/>
          <w:szCs w:val="22"/>
          <w:shd w:val="clear" w:color="auto" w:fill="FFFFFF"/>
        </w:rPr>
        <w:t xml:space="preserve">. </w:t>
      </w:r>
      <w:del w:id="460" w:author="Andreae, Emily A" w:date="2019-12-19T15:39:00Z">
        <w:r w:rsidR="00D36A60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These </w:delText>
        </w:r>
        <w:r w:rsidR="00E97368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five </w:delText>
        </w:r>
        <w:r w:rsidR="00D36A60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>genes a</w:delText>
        </w:r>
      </w:del>
      <w:del w:id="461" w:author="Andreae, Emily A" w:date="2019-12-19T15:40:00Z">
        <w:r w:rsidR="00D36A60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long with </w:delText>
        </w:r>
        <w:r w:rsidR="00D36A60" w:rsidRPr="0095454A" w:rsidDel="004C33B6">
          <w:rPr>
            <w:rFonts w:ascii="Helvetica" w:hAnsi="Helvetica"/>
            <w:i/>
            <w:sz w:val="22"/>
            <w:szCs w:val="22"/>
            <w:shd w:val="clear" w:color="auto" w:fill="FFFFFF"/>
          </w:rPr>
          <w:delText>KRAS</w:delText>
        </w:r>
        <w:r w:rsidR="00D36A60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 (Homolog of Kirsten RAt Sarcoma virus) gene are </w:delText>
        </w:r>
        <w:r w:rsidR="00BA2FCB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>typical</w:delText>
        </w:r>
        <w:r w:rsidR="00D36A60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 oncogenes in tumors. </w:delText>
        </w:r>
        <w:r w:rsidR="00ED02FA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So, </w:delText>
        </w:r>
      </w:del>
      <w:ins w:id="462" w:author="Andreae, Emily A" w:date="2019-12-19T15:41:00Z">
        <w:r>
          <w:rPr>
            <w:rFonts w:ascii="Helvetica" w:hAnsi="Helvetica"/>
            <w:sz w:val="22"/>
            <w:szCs w:val="22"/>
            <w:shd w:val="clear" w:color="auto" w:fill="FFFFFF"/>
          </w:rPr>
          <w:t xml:space="preserve">Since </w:t>
        </w:r>
      </w:ins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 xml:space="preserve">overexpression of PANC745 can inhibit </w:t>
      </w:r>
      <w:del w:id="463" w:author="Andreae, Emily A" w:date="2019-12-19T15:40:00Z">
        <w:r w:rsidR="00ED02FA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their </w:delText>
        </w:r>
      </w:del>
      <w:ins w:id="464" w:author="Andreae, Emily A" w:date="2019-12-19T15:41:00Z">
        <w:r>
          <w:rPr>
            <w:rFonts w:ascii="Helvetica" w:hAnsi="Helvetica"/>
            <w:sz w:val="22"/>
            <w:szCs w:val="22"/>
            <w:shd w:val="clear" w:color="auto" w:fill="FFFFFF"/>
          </w:rPr>
          <w:t xml:space="preserve">oncogenic </w:t>
        </w:r>
      </w:ins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 xml:space="preserve">mRNA expression in </w:t>
      </w:r>
      <w:r w:rsidR="00ED02FA" w:rsidRPr="0095454A">
        <w:rPr>
          <w:rFonts w:ascii="Arial" w:hAnsi="Arial" w:cs="Arial"/>
          <w:sz w:val="22"/>
          <w:szCs w:val="22"/>
          <w:lang w:eastAsia="zh-CN"/>
        </w:rPr>
        <w:t>four types of gastrointestinal tumors</w:t>
      </w:r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 xml:space="preserve">, </w:t>
      </w:r>
      <w:ins w:id="465" w:author="Andreae, Emily A" w:date="2019-12-19T15:41:00Z">
        <w:r>
          <w:rPr>
            <w:rFonts w:ascii="Helvetica" w:hAnsi="Helvetica"/>
            <w:sz w:val="22"/>
            <w:szCs w:val="22"/>
            <w:shd w:val="clear" w:color="auto" w:fill="FFFFFF"/>
          </w:rPr>
          <w:t xml:space="preserve">we conclude that </w:t>
        </w:r>
      </w:ins>
      <w:del w:id="466" w:author="Andreae, Emily A" w:date="2019-12-19T15:41:00Z">
        <w:r w:rsidR="00ED02FA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which confirmed </w:delText>
        </w:r>
      </w:del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 xml:space="preserve">that PANC745 </w:t>
      </w:r>
      <w:ins w:id="467" w:author="Andreae, Emily A" w:date="2019-12-19T15:41:00Z">
        <w:r>
          <w:rPr>
            <w:rFonts w:ascii="Helvetica" w:hAnsi="Helvetica"/>
            <w:sz w:val="22"/>
            <w:szCs w:val="22"/>
            <w:shd w:val="clear" w:color="auto" w:fill="FFFFFF"/>
          </w:rPr>
          <w:t xml:space="preserve">is </w:t>
        </w:r>
      </w:ins>
      <w:del w:id="468" w:author="Andreae, Emily A" w:date="2019-12-19T15:41:00Z">
        <w:r w:rsidR="00ED02FA" w:rsidRPr="0095454A" w:rsidDel="004C33B6">
          <w:rPr>
            <w:rFonts w:ascii="Helvetica" w:hAnsi="Helvetica"/>
            <w:sz w:val="22"/>
            <w:szCs w:val="22"/>
            <w:shd w:val="clear" w:color="auto" w:fill="FFFFFF"/>
          </w:rPr>
          <w:delText xml:space="preserve">was </w:delText>
        </w:r>
      </w:del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 xml:space="preserve">a tumor suppressor </w:t>
      </w:r>
      <w:r w:rsidR="006174AB" w:rsidRPr="0095454A">
        <w:rPr>
          <w:rFonts w:ascii="Helvetica" w:hAnsi="Helvetica"/>
          <w:sz w:val="22"/>
          <w:szCs w:val="22"/>
          <w:shd w:val="clear" w:color="auto" w:fill="FFFFFF"/>
        </w:rPr>
        <w:t>lnc</w:t>
      </w:r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>RNA</w:t>
      </w:r>
      <w:r w:rsidR="00DC3B6B" w:rsidRPr="0095454A">
        <w:rPr>
          <w:rFonts w:ascii="Helvetica" w:hAnsi="Helvetica"/>
          <w:sz w:val="22"/>
          <w:szCs w:val="22"/>
          <w:shd w:val="clear" w:color="auto" w:fill="FFFFFF"/>
        </w:rPr>
        <w:t xml:space="preserve"> </w:t>
      </w:r>
      <w:r w:rsidR="00DC3B6B" w:rsidRPr="0095454A">
        <w:rPr>
          <w:rFonts w:ascii="Arial" w:hAnsi="Arial" w:cs="Arial"/>
          <w:sz w:val="22"/>
          <w:szCs w:val="22"/>
        </w:rPr>
        <w:t>(</w:t>
      </w:r>
      <w:r w:rsidR="00DC3B6B"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DF0F92" w:rsidRPr="0095454A">
        <w:rPr>
          <w:rFonts w:ascii="Arial" w:hAnsi="Arial" w:cs="Arial"/>
          <w:b/>
          <w:sz w:val="22"/>
          <w:szCs w:val="22"/>
        </w:rPr>
        <w:t>7</w:t>
      </w:r>
      <w:r w:rsidR="00DC3B6B" w:rsidRPr="0095454A">
        <w:rPr>
          <w:rFonts w:ascii="Arial" w:hAnsi="Arial" w:cs="Arial"/>
          <w:b/>
          <w:sz w:val="22"/>
          <w:szCs w:val="22"/>
        </w:rPr>
        <w:t>A-F</w:t>
      </w:r>
      <w:r w:rsidR="00DC3B6B" w:rsidRPr="0095454A">
        <w:rPr>
          <w:rFonts w:ascii="Arial" w:hAnsi="Arial" w:cs="Arial"/>
          <w:sz w:val="22"/>
          <w:szCs w:val="22"/>
        </w:rPr>
        <w:t>)</w:t>
      </w:r>
      <w:r w:rsidR="00ED02FA" w:rsidRPr="0095454A">
        <w:rPr>
          <w:rFonts w:ascii="Helvetica" w:hAnsi="Helvetica"/>
          <w:sz w:val="22"/>
          <w:szCs w:val="22"/>
          <w:shd w:val="clear" w:color="auto" w:fill="FFFFFF"/>
        </w:rPr>
        <w:t>.</w:t>
      </w:r>
      <w:r w:rsidR="00876C4D" w:rsidRPr="0095454A">
        <w:rPr>
          <w:rFonts w:ascii="Helvetica" w:hAnsi="Helvetica"/>
          <w:sz w:val="22"/>
          <w:szCs w:val="22"/>
          <w:shd w:val="clear" w:color="auto" w:fill="FFFFFF"/>
          <w:lang w:eastAsia="zh-CN"/>
        </w:rPr>
        <w:t xml:space="preserve"> </w:t>
      </w:r>
      <w:commentRangeStart w:id="469"/>
      <w:del w:id="470" w:author="Andreae, Emily A" w:date="2019-12-19T15:42:00Z">
        <w:r w:rsidR="0022227B" w:rsidRPr="0095454A" w:rsidDel="004C33B6">
          <w:rPr>
            <w:rFonts w:ascii="Arial" w:hAnsi="Arial" w:cs="Arial"/>
            <w:sz w:val="22"/>
            <w:szCs w:val="22"/>
          </w:rPr>
          <w:delText xml:space="preserve">In </w:delText>
        </w:r>
        <w:r w:rsidR="004806A1" w:rsidRPr="0095454A" w:rsidDel="004C33B6">
          <w:rPr>
            <w:rFonts w:ascii="Arial" w:hAnsi="Arial" w:cs="Arial"/>
            <w:sz w:val="22"/>
            <w:szCs w:val="22"/>
          </w:rPr>
          <w:delText xml:space="preserve">this </w:delText>
        </w:r>
        <w:r w:rsidR="0022227B" w:rsidRPr="0095454A" w:rsidDel="004C33B6">
          <w:rPr>
            <w:rFonts w:ascii="Arial" w:hAnsi="Arial" w:cs="Arial"/>
            <w:sz w:val="22"/>
            <w:szCs w:val="22"/>
          </w:rPr>
          <w:delText xml:space="preserve">study, 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 xml:space="preserve">antioncogene </w:delText>
        </w:r>
        <w:r w:rsidR="0022227B" w:rsidRPr="0095454A" w:rsidDel="004C33B6">
          <w:rPr>
            <w:rFonts w:ascii="Arial" w:hAnsi="Arial" w:cs="Arial"/>
            <w:i/>
            <w:sz w:val="22"/>
            <w:szCs w:val="22"/>
          </w:rPr>
          <w:delText>TP53</w:delText>
        </w:r>
        <w:r w:rsidR="0022227B" w:rsidRPr="0095454A" w:rsidDel="004C33B6">
          <w:rPr>
            <w:rFonts w:ascii="Arial" w:hAnsi="Arial" w:cs="Arial"/>
            <w:sz w:val="22"/>
            <w:szCs w:val="22"/>
          </w:rPr>
          <w:delText xml:space="preserve"> 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 xml:space="preserve">are </w:delText>
        </w:r>
        <w:r w:rsidR="00017DD7" w:rsidRPr="0095454A" w:rsidDel="004C33B6">
          <w:rPr>
            <w:rFonts w:ascii="Arial" w:hAnsi="Arial" w:cs="Arial"/>
            <w:sz w:val="22"/>
            <w:szCs w:val="22"/>
          </w:rPr>
          <w:delText xml:space="preserve">all 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 xml:space="preserve">mutated in </w:delText>
        </w:r>
        <w:r w:rsidR="0022227B" w:rsidRPr="0095454A" w:rsidDel="004C33B6">
          <w:rPr>
            <w:rFonts w:ascii="Arial" w:hAnsi="Arial" w:cs="Arial"/>
            <w:sz w:val="22"/>
            <w:szCs w:val="22"/>
          </w:rPr>
          <w:delText>esophageal cancer Eca109 cell-line, hepatocellular carcinoma HepG2 and Bel-7402 cell-lines, gastric cancer MGC803 cell-line, and colorectal cancer SW480 and DLD1 cell-lines</w:delText>
        </w:r>
        <w:r w:rsidR="00017DD7" w:rsidRPr="0095454A" w:rsidDel="004C33B6">
          <w:rPr>
            <w:rFonts w:ascii="Arial" w:hAnsi="Arial" w:cs="Arial"/>
            <w:sz w:val="22"/>
            <w:szCs w:val="22"/>
          </w:rPr>
          <w:delText xml:space="preserve"> and cannot perform normal tumor suppressing function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>,</w:delText>
        </w:r>
        <w:r w:rsidR="0022227B" w:rsidRPr="0095454A" w:rsidDel="004C33B6">
          <w:rPr>
            <w:rFonts w:ascii="Arial" w:hAnsi="Arial" w:cs="Arial"/>
            <w:sz w:val="22"/>
            <w:szCs w:val="22"/>
          </w:rPr>
          <w:delText xml:space="preserve"> 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 xml:space="preserve">hence, the mRNA levels of mutated </w:delText>
        </w:r>
        <w:r w:rsidR="00613B82" w:rsidRPr="0095454A" w:rsidDel="004C33B6">
          <w:rPr>
            <w:rFonts w:ascii="Arial" w:hAnsi="Arial" w:cs="Arial"/>
            <w:i/>
            <w:sz w:val="22"/>
            <w:szCs w:val="22"/>
          </w:rPr>
          <w:delText xml:space="preserve">TP53 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>were down-regulated when detected by QPCR after PANC754 overexpression (</w:delText>
        </w:r>
        <w:r w:rsidR="009816E1" w:rsidRPr="0095454A" w:rsidDel="004C33B6">
          <w:rPr>
            <w:rFonts w:ascii="Arial" w:hAnsi="Arial" w:cs="Arial"/>
            <w:b/>
            <w:sz w:val="22"/>
            <w:szCs w:val="22"/>
          </w:rPr>
          <w:delText xml:space="preserve">Figure </w:delText>
        </w:r>
        <w:r w:rsidR="00DD4B78" w:rsidRPr="0095454A" w:rsidDel="004C33B6">
          <w:rPr>
            <w:rFonts w:ascii="Arial" w:hAnsi="Arial" w:cs="Arial"/>
            <w:b/>
            <w:sz w:val="22"/>
            <w:szCs w:val="22"/>
          </w:rPr>
          <w:delText>S</w:delText>
        </w:r>
        <w:r w:rsidR="00DF0F92" w:rsidRPr="0095454A" w:rsidDel="004C33B6">
          <w:rPr>
            <w:rFonts w:ascii="Arial" w:hAnsi="Arial" w:cs="Arial"/>
            <w:b/>
            <w:sz w:val="22"/>
            <w:szCs w:val="22"/>
            <w:lang w:eastAsia="zh-CN"/>
          </w:rPr>
          <w:delText>12</w:delText>
        </w:r>
        <w:r w:rsidR="00613B82" w:rsidRPr="0095454A" w:rsidDel="004C33B6">
          <w:rPr>
            <w:rFonts w:ascii="Arial" w:hAnsi="Arial" w:cs="Arial"/>
            <w:sz w:val="22"/>
            <w:szCs w:val="22"/>
          </w:rPr>
          <w:delText>).</w:delText>
        </w:r>
      </w:del>
      <w:commentRangeEnd w:id="469"/>
      <w:r>
        <w:rPr>
          <w:rStyle w:val="CommentReference"/>
        </w:rPr>
        <w:commentReference w:id="469"/>
      </w:r>
    </w:p>
    <w:p w14:paraId="7C46F1F3" w14:textId="77777777" w:rsidR="00AF37C3" w:rsidRPr="0095454A" w:rsidRDefault="00AF37C3" w:rsidP="003E48FE">
      <w:pPr>
        <w:jc w:val="both"/>
        <w:rPr>
          <w:rFonts w:ascii="Arial" w:hAnsi="Arial" w:cs="Arial"/>
          <w:sz w:val="22"/>
          <w:szCs w:val="22"/>
        </w:rPr>
      </w:pPr>
    </w:p>
    <w:p w14:paraId="1DF8BB78" w14:textId="7F9D3B58" w:rsidR="000D19E4" w:rsidRPr="0095454A" w:rsidRDefault="006F6E2F" w:rsidP="003E48FE">
      <w:pPr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DNA replication and </w:t>
      </w:r>
      <w:del w:id="471" w:author="Andreae, Emily A" w:date="2019-12-19T15:42:00Z">
        <w:r w:rsidRPr="0095454A" w:rsidDel="004C33B6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</w:delText>
        </w:r>
      </w:del>
      <w:r w:rsidRPr="0095454A">
        <w:rPr>
          <w:rFonts w:ascii="Arial" w:hAnsi="Arial" w:cs="Arial"/>
          <w:sz w:val="22"/>
          <w:szCs w:val="22"/>
          <w:shd w:val="clear" w:color="auto" w:fill="FFFFFF"/>
        </w:rPr>
        <w:t>n</w:t>
      </w:r>
      <w:r w:rsidR="003A0405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uclear translocation </w:t>
      </w:r>
      <w:r w:rsidRPr="0095454A">
        <w:rPr>
          <w:rFonts w:ascii="Arial" w:hAnsi="Arial" w:cs="Arial"/>
          <w:sz w:val="22"/>
          <w:szCs w:val="22"/>
          <w:shd w:val="clear" w:color="auto" w:fill="FFFFFF"/>
        </w:rPr>
        <w:t>of gene</w:t>
      </w:r>
      <w:ins w:id="472" w:author="Andreae, Emily A" w:date="2019-12-19T15:42:00Z">
        <w:r w:rsidR="004C33B6">
          <w:rPr>
            <w:rFonts w:ascii="Arial" w:hAnsi="Arial" w:cs="Arial"/>
            <w:sz w:val="22"/>
            <w:szCs w:val="22"/>
            <w:shd w:val="clear" w:color="auto" w:fill="FFFFFF"/>
          </w:rPr>
          <w:t>s</w:t>
        </w:r>
      </w:ins>
      <w:r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3A0405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significantly influence the </w:t>
      </w:r>
      <w:ins w:id="473" w:author="Andreae, Emily A" w:date="2019-12-19T15:43:00Z">
        <w:r w:rsidR="004C33B6">
          <w:rPr>
            <w:rFonts w:ascii="Arial" w:hAnsi="Arial" w:cs="Arial"/>
            <w:sz w:val="22"/>
            <w:szCs w:val="22"/>
            <w:shd w:val="clear" w:color="auto" w:fill="FFFFFF"/>
          </w:rPr>
          <w:t xml:space="preserve">timing, duration, and expression of </w:t>
        </w:r>
      </w:ins>
      <w:r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downstream </w:t>
      </w:r>
      <w:ins w:id="474" w:author="Andreae, Emily A" w:date="2019-12-19T15:43:00Z">
        <w:r w:rsidR="004C33B6">
          <w:rPr>
            <w:rFonts w:ascii="Arial" w:hAnsi="Arial" w:cs="Arial"/>
            <w:sz w:val="22"/>
            <w:szCs w:val="22"/>
            <w:shd w:val="clear" w:color="auto" w:fill="FFFFFF"/>
          </w:rPr>
          <w:t xml:space="preserve">signaling </w:t>
        </w:r>
      </w:ins>
      <w:r w:rsidRPr="0095454A">
        <w:rPr>
          <w:rFonts w:ascii="Arial" w:hAnsi="Arial" w:cs="Arial"/>
          <w:sz w:val="22"/>
          <w:szCs w:val="22"/>
          <w:shd w:val="clear" w:color="auto" w:fill="FFFFFF"/>
        </w:rPr>
        <w:t>events</w:t>
      </w:r>
      <w:del w:id="475" w:author="Andreae, Emily A" w:date="2019-12-19T15:43:00Z">
        <w:r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</w:delText>
        </w:r>
        <w:r w:rsidR="00EB6072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and</w:delText>
        </w:r>
        <w:r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</w:delText>
        </w:r>
        <w:r w:rsidR="00DF2A96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gene expression</w:delText>
        </w:r>
      </w:del>
      <w:r w:rsidR="00EB6072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. </w:t>
      </w:r>
      <w:r w:rsidR="000D19E4" w:rsidRPr="0095454A">
        <w:rPr>
          <w:rFonts w:ascii="Arial" w:hAnsi="Arial" w:cs="Arial"/>
          <w:sz w:val="22"/>
          <w:szCs w:val="22"/>
          <w:shd w:val="clear" w:color="auto" w:fill="FFFFFF"/>
        </w:rPr>
        <w:t>KPNA4</w:t>
      </w:r>
      <w:r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del w:id="476" w:author="Andreae, Emily A" w:date="2019-12-19T15:43:00Z">
        <w:r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or </w:delText>
        </w:r>
        <w:r w:rsidR="00FF0E58" w:rsidRPr="0095454A" w:rsidDel="00FC3C5B">
          <w:rPr>
            <w:rFonts w:ascii="Arial" w:hAnsi="Arial" w:cs="Arial" w:hint="eastAsia"/>
            <w:sz w:val="22"/>
            <w:szCs w:val="22"/>
            <w:shd w:val="clear" w:color="auto" w:fill="FFFFFF"/>
            <w:lang w:eastAsia="zh-CN"/>
          </w:rPr>
          <w:delText>i</w:delText>
        </w:r>
        <w:r w:rsidR="00292828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mportin </w:delText>
        </w:r>
        <w:r w:rsidR="00FF0E58" w:rsidRPr="0095454A" w:rsidDel="00FC3C5B">
          <w:rPr>
            <w:rFonts w:ascii="Arial" w:hAnsi="Arial" w:cs="Arial" w:hint="eastAsia"/>
            <w:sz w:val="22"/>
            <w:szCs w:val="22"/>
            <w:shd w:val="clear" w:color="auto" w:fill="FFFFFF"/>
            <w:lang w:eastAsia="zh-CN"/>
          </w:rPr>
          <w:delText>a</w:delText>
        </w:r>
        <w:r w:rsidR="00292828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lpha 3 (IPOA3)</w:delText>
        </w:r>
        <w:r w:rsidR="006E421C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, </w:delText>
        </w:r>
      </w:del>
      <w:r w:rsidR="003A0405" w:rsidRPr="0095454A">
        <w:rPr>
          <w:rFonts w:ascii="Arial" w:hAnsi="Arial" w:cs="Arial"/>
          <w:sz w:val="22"/>
          <w:szCs w:val="22"/>
          <w:shd w:val="clear" w:color="auto" w:fill="FFFFFF"/>
        </w:rPr>
        <w:t>f</w:t>
      </w:r>
      <w:r w:rsidR="006E421C" w:rsidRPr="0095454A">
        <w:rPr>
          <w:rFonts w:ascii="Arial" w:hAnsi="Arial" w:cs="Arial"/>
          <w:sz w:val="22"/>
          <w:szCs w:val="22"/>
          <w:shd w:val="clear" w:color="auto" w:fill="FFFFFF"/>
        </w:rPr>
        <w:t>unctions</w:t>
      </w:r>
      <w:del w:id="477" w:author="Andreae, Emily A" w:date="2019-12-19T15:43:00Z">
        <w:r w:rsidR="006E421C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in nuclear protein import </w:delText>
        </w:r>
      </w:del>
      <w:ins w:id="478" w:author="Andreae, Emily A" w:date="2019-12-19T15:44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</w:t>
        </w:r>
      </w:ins>
      <w:r w:rsidR="006E421C" w:rsidRPr="0095454A">
        <w:rPr>
          <w:rFonts w:ascii="Arial" w:hAnsi="Arial" w:cs="Arial"/>
          <w:sz w:val="22"/>
          <w:szCs w:val="22"/>
          <w:shd w:val="clear" w:color="auto" w:fill="FFFFFF"/>
        </w:rPr>
        <w:t>as an adapter protein for nuclear receptor KPNB1</w:t>
      </w:r>
      <w:r w:rsidR="003A0405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ins w:id="479" w:author="Andreae, Emily A" w:date="2019-12-19T15:44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and </w:t>
        </w:r>
      </w:ins>
      <w:ins w:id="480" w:author="Andreae, Emily A" w:date="2019-12-19T15:45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can notably influence</w:t>
        </w:r>
        <w:r w:rsidR="00FC3C5B" w:rsidRPr="0095454A">
          <w:rPr>
            <w:rFonts w:ascii="Arial" w:hAnsi="Arial" w:cs="Arial"/>
            <w:sz w:val="22"/>
            <w:szCs w:val="22"/>
            <w:shd w:val="clear" w:color="auto" w:fill="FFFFFF"/>
          </w:rPr>
          <w:t xml:space="preserve"> subsequent gene replication, transcription and translation</w:t>
        </w:r>
        <w:r w:rsidR="00FC3C5B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</w:t>
        </w:r>
      </w:ins>
      <w:del w:id="481" w:author="Andreae, Emily A" w:date="2019-12-19T15:44:00Z">
        <w:r w:rsidR="00EB6072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directed by</w:delText>
        </w:r>
        <w:r w:rsidR="003A0405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nuclear localization signals (NLSs)</w:delText>
        </w:r>
      </w:del>
      <w:r w:rsidR="002A032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PEVuZE5vdGU+PENpdGU+PEF1dGhvcj5PdGE8L0F1dGhvcj48WWVhcj4yMDA0PC9ZZWFyPjxSZWNO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=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PEVuZE5vdGU+PENpdGU+PEF1dGhvcj5PdGE8L0F1dGhvcj48WWVhcj4yMDA0PC9ZZWFyPjxSZWNO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=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2A032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A032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36,37</w:t>
      </w:r>
      <w:r w:rsidR="002A032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del w:id="482" w:author="Andreae, Emily A" w:date="2019-12-19T15:45:00Z">
        <w:r w:rsidR="006E421C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.</w:delText>
        </w:r>
      </w:del>
      <w:ins w:id="483" w:author="Andreae, Emily A" w:date="2019-12-19T15:45:00Z">
        <w:r w:rsidR="00FC3C5B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</w:t>
        </w:r>
      </w:ins>
      <w:del w:id="484" w:author="Andreae, Emily A" w:date="2019-12-19T15:45:00Z">
        <w:r w:rsidR="006E421C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 </w:delText>
        </w:r>
        <w:r w:rsidR="00AD205B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Importantly, </w:delText>
        </w:r>
        <w:r w:rsidR="009F167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interaction between DNA/RNA helicase and KPNA4 </w:delText>
        </w:r>
      </w:del>
      <w:del w:id="485" w:author="Andreae, Emily A" w:date="2019-12-19T15:44:00Z">
        <w:r w:rsidR="009F167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can notably influence the subsequent gene replication, transcription and translation</w:delText>
        </w:r>
      </w:del>
      <w:r w:rsidR="009F1679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PEVuZE5vdGU+PENpdGU+PEF1dGhvcj5BcmF0YW5pPC9BdXRob3I+PFllYXI+MjAwNjwvWWVhcj48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PEVuZE5vdGU+PENpdGU+PEF1dGhvcj5BcmF0YW5pPC9BdXRob3I+PFllYXI+MjAwNjwvWWVhcj48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9F1679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9F1679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38</w:t>
      </w:r>
      <w:r w:rsidR="009F1679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9F167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. </w:t>
      </w:r>
      <w:r w:rsidR="00116D7E" w:rsidRPr="0095454A">
        <w:rPr>
          <w:rFonts w:ascii="Arial" w:hAnsi="Arial" w:cs="Arial"/>
          <w:sz w:val="22"/>
          <w:szCs w:val="22"/>
          <w:lang w:eastAsia="zh-CN"/>
        </w:rPr>
        <w:t xml:space="preserve">From the </w:t>
      </w:r>
      <w:ins w:id="486" w:author="Andreae, Emily A" w:date="2019-12-19T15:45:00Z">
        <w:r w:rsidR="00FC3C5B">
          <w:rPr>
            <w:rFonts w:ascii="Arial" w:hAnsi="Arial" w:cs="Arial"/>
            <w:sz w:val="22"/>
            <w:szCs w:val="22"/>
            <w:lang w:eastAsia="zh-CN"/>
          </w:rPr>
          <w:t xml:space="preserve">ensemble database </w:t>
        </w:r>
      </w:ins>
      <w:r w:rsidR="00116D7E" w:rsidRPr="0095454A">
        <w:rPr>
          <w:rFonts w:ascii="Arial" w:hAnsi="Arial" w:cs="Arial"/>
          <w:sz w:val="22"/>
          <w:szCs w:val="22"/>
          <w:lang w:eastAsia="zh-CN"/>
        </w:rPr>
        <w:t xml:space="preserve">annotation </w:t>
      </w:r>
      <w:del w:id="487" w:author="Andreae, Emily A" w:date="2019-12-19T15:45:00Z">
        <w:r w:rsidR="00116D7E" w:rsidRPr="0095454A" w:rsidDel="00FC3C5B">
          <w:rPr>
            <w:rFonts w:ascii="Arial" w:hAnsi="Arial" w:cs="Arial"/>
            <w:sz w:val="22"/>
            <w:szCs w:val="22"/>
            <w:lang w:eastAsia="zh-CN"/>
          </w:rPr>
          <w:delText>of ensemble database</w:delText>
        </w:r>
        <w:r w:rsidR="007448D7" w:rsidRPr="0095454A" w:rsidDel="00FC3C5B">
          <w:rPr>
            <w:rFonts w:ascii="Arial" w:hAnsi="Arial" w:cs="Arial"/>
            <w:sz w:val="22"/>
            <w:szCs w:val="22"/>
            <w:lang w:eastAsia="zh-CN"/>
          </w:rPr>
          <w:delText xml:space="preserve"> </w:delText>
        </w:r>
      </w:del>
      <w:r w:rsidR="001536D5" w:rsidRPr="0095454A">
        <w:rPr>
          <w:rFonts w:ascii="Arial" w:hAnsi="Arial" w:cs="Arial"/>
          <w:sz w:val="22"/>
          <w:szCs w:val="22"/>
          <w:lang w:eastAsia="zh-CN"/>
        </w:rPr>
        <w:t>[</w:t>
      </w:r>
      <w:hyperlink r:id="rId13" w:history="1">
        <w:r w:rsidR="007448D7" w:rsidRPr="0095454A">
          <w:rPr>
            <w:rFonts w:ascii="Arial" w:hAnsi="Arial" w:cs="Arial"/>
            <w:sz w:val="22"/>
            <w:szCs w:val="22"/>
            <w:lang w:eastAsia="zh-CN"/>
          </w:rPr>
          <w:t>http://asia.ensembl.org/</w:t>
        </w:r>
      </w:hyperlink>
      <w:r w:rsidR="001536D5" w:rsidRPr="0095454A">
        <w:rPr>
          <w:rFonts w:ascii="Arial" w:hAnsi="Arial" w:cs="Arial"/>
          <w:sz w:val="22"/>
          <w:szCs w:val="22"/>
          <w:lang w:eastAsia="zh-CN"/>
        </w:rPr>
        <w:t>]</w:t>
      </w:r>
      <w:r w:rsidR="00116D7E" w:rsidRPr="0095454A">
        <w:rPr>
          <w:rFonts w:ascii="Arial" w:hAnsi="Arial" w:cs="Arial"/>
          <w:sz w:val="22"/>
          <w:szCs w:val="22"/>
          <w:lang w:eastAsia="zh-CN"/>
        </w:rPr>
        <w:t xml:space="preserve">, we found that PANC754 is the pseudogene of KPNA4. </w:t>
      </w:r>
      <w:r w:rsidR="009F167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Our data show that </w:t>
      </w:r>
      <w:r w:rsidR="00F33DF1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overexpression of 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PANC754 c</w:t>
      </w:r>
      <w:ins w:id="488" w:author="Andreae, Emily A" w:date="2019-12-19T15:48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an</w:t>
        </w:r>
      </w:ins>
      <w:del w:id="489" w:author="Andreae, Emily A" w:date="2019-12-19T15:48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ould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regulate the expression of KPNA4</w:t>
      </w:r>
      <w:del w:id="490" w:author="Andreae, Emily A" w:date="2019-12-19T15:46:00Z">
        <w:r w:rsidR="0090381D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gene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,</w:t>
      </w:r>
      <w:r w:rsidR="006807AF" w:rsidRPr="0095454A">
        <w:rPr>
          <w:rFonts w:ascii="Arial" w:hAnsi="Arial" w:cs="Arial" w:hint="eastAsia"/>
          <w:sz w:val="22"/>
          <w:szCs w:val="22"/>
          <w:shd w:val="clear" w:color="auto" w:fill="FFFFFF"/>
          <w:lang w:eastAsia="zh-CN"/>
        </w:rPr>
        <w:t xml:space="preserve"> which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may</w:t>
      </w:r>
      <w:ins w:id="491" w:author="Andreae, Emily A" w:date="2019-12-19T15:47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,</w:t>
        </w:r>
      </w:ins>
      <w:del w:id="492" w:author="Andreae, Emily A" w:date="2019-12-19T15:47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b</w:delText>
        </w:r>
      </w:del>
      <w:del w:id="493" w:author="Andreae, Emily A" w:date="2019-12-19T15:46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e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through blo</w:t>
      </w:r>
      <w:r w:rsidR="00F33DF1" w:rsidRPr="0095454A">
        <w:rPr>
          <w:rFonts w:ascii="Arial" w:hAnsi="Arial" w:cs="Arial"/>
          <w:sz w:val="22"/>
          <w:szCs w:val="22"/>
          <w:shd w:val="clear" w:color="auto" w:fill="FFFFFF"/>
        </w:rPr>
        <w:t>cking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ins w:id="494" w:author="Andreae, Emily A" w:date="2019-12-19T15:47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of </w:t>
        </w:r>
      </w:ins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the importin α/β pathway and</w:t>
      </w:r>
      <w:r w:rsidR="00F33DF1" w:rsidRPr="0095454A">
        <w:rPr>
          <w:rFonts w:ascii="Arial" w:hAnsi="Arial" w:cs="Arial"/>
          <w:sz w:val="22"/>
          <w:szCs w:val="22"/>
          <w:shd w:val="clear" w:color="auto" w:fill="FFFFFF"/>
        </w:rPr>
        <w:t>/or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9F1679" w:rsidRPr="0095454A">
        <w:rPr>
          <w:rFonts w:ascii="Arial" w:hAnsi="Arial" w:cs="Arial"/>
          <w:sz w:val="22"/>
          <w:szCs w:val="22"/>
          <w:shd w:val="clear" w:color="auto" w:fill="FFFFFF"/>
        </w:rPr>
        <w:t>the nuclear localization signal</w:t>
      </w:r>
      <w:ins w:id="495" w:author="Andreae, Emily A" w:date="2019-12-19T15:47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,</w:t>
        </w:r>
      </w:ins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del w:id="496" w:author="Andreae, Emily A" w:date="2019-12-19T15:47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to 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lead to </w:t>
      </w:r>
      <w:del w:id="497" w:author="Andreae, Emily A" w:date="2019-12-19T15:47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the </w:delText>
        </w:r>
      </w:del>
      <w:r w:rsidR="00CD38DF" w:rsidRPr="0095454A">
        <w:rPr>
          <w:rFonts w:ascii="Arial" w:hAnsi="Arial" w:cs="Arial" w:hint="eastAsia"/>
          <w:sz w:val="22"/>
          <w:szCs w:val="22"/>
          <w:shd w:val="clear" w:color="auto" w:fill="FFFFFF"/>
          <w:lang w:eastAsia="zh-CN"/>
        </w:rPr>
        <w:t xml:space="preserve">cell 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apoptosis</w:t>
      </w:r>
      <w:ins w:id="498" w:author="Andreae, Emily A" w:date="2019-12-19T15:47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and corresponding</w:t>
        </w:r>
      </w:ins>
      <w:del w:id="499" w:author="Andreae, Emily A" w:date="2019-12-19T15:47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,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inhibiti</w:t>
      </w:r>
      <w:ins w:id="500" w:author="Andreae, Emily A" w:date="2019-12-19T15:47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on of</w:t>
        </w:r>
      </w:ins>
      <w:del w:id="501" w:author="Andreae, Emily A" w:date="2019-12-19T15:47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ng the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ins w:id="502" w:author="Andreae, Emily A" w:date="2019-12-19T15:48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cancer </w:t>
        </w:r>
      </w:ins>
      <w:ins w:id="503" w:author="Andreae, Emily A" w:date="2019-12-19T15:47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cell </w:t>
        </w:r>
      </w:ins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migration and growth</w:t>
      </w:r>
      <w:del w:id="504" w:author="Andreae, Emily A" w:date="2019-12-19T15:47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of cancer cells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.</w:t>
      </w:r>
      <w:ins w:id="505" w:author="Andreae, Emily A" w:date="2019-12-19T15:48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This conclusion is</w:t>
        </w:r>
      </w:ins>
      <w:del w:id="506" w:author="Andreae, Emily A" w:date="2019-12-19T15:48:00Z">
        <w:r w:rsidR="009F167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</w:delText>
        </w:r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These can be</w:delText>
        </w:r>
      </w:del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ins w:id="507" w:author="Andreae, Emily A" w:date="2019-12-19T15:48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supported</w:t>
        </w:r>
      </w:ins>
      <w:ins w:id="508" w:author="Andreae, Emily A" w:date="2019-12-19T15:49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</w:t>
        </w:r>
      </w:ins>
      <w:del w:id="509" w:author="Andreae, Emily A" w:date="2019-12-19T15:48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verified</w:delText>
        </w:r>
      </w:del>
      <w:del w:id="510" w:author="Andreae, Emily A" w:date="2019-12-19T15:50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by</w:delText>
        </w:r>
      </w:del>
      <w:ins w:id="511" w:author="Andreae, Emily A" w:date="2019-12-19T15:49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in the literature where</w:t>
        </w:r>
      </w:ins>
      <w:del w:id="512" w:author="Andreae, Emily A" w:date="2019-12-19T15:49:00Z"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literature</w:delText>
        </w:r>
        <w:r w:rsidR="00AE2293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s</w:delText>
        </w:r>
        <w:r w:rsidR="00147BA9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that </w:delText>
        </w:r>
        <w:r w:rsidR="00C619A3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the</w:delText>
        </w:r>
      </w:del>
      <w:r w:rsidR="00C619A3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d</w:t>
      </w:r>
      <w:r w:rsidR="00971C8E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own-regulation of KPNA4 expression </w:t>
      </w:r>
      <w:ins w:id="513" w:author="Andreae, Emily A" w:date="2019-12-19T15:50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was shown to </w:t>
        </w:r>
      </w:ins>
      <w:r w:rsidR="002D61A8" w:rsidRPr="0095454A">
        <w:rPr>
          <w:rFonts w:ascii="Arial" w:hAnsi="Arial" w:cs="Arial"/>
          <w:sz w:val="22"/>
          <w:szCs w:val="22"/>
          <w:shd w:val="clear" w:color="auto" w:fill="FFFFFF"/>
        </w:rPr>
        <w:t>constrain</w:t>
      </w:r>
      <w:del w:id="514" w:author="Andreae, Emily A" w:date="2019-12-19T15:50:00Z">
        <w:r w:rsidR="002A0325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s</w:delText>
        </w:r>
      </w:del>
      <w:r w:rsidR="002D61A8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tumor progression</w:t>
      </w:r>
      <w:r w:rsidR="00971C8E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of prostate cancer</w:t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PEVuZE5vdGU+PENpdGU+PEF1dGhvcj5ZYW5nPC9BdXRob3I+PFllYXI+MjAxNzwvWWVhcj48UmVj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PEVuZE5vdGU+PENpdGU+PEF1dGhvcj5ZYW5nPC9BdXRob3I+PFllYXI+MjAxNzwvWWVhcj48UmVj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39</w:t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971C8E" w:rsidRPr="0095454A">
        <w:rPr>
          <w:rFonts w:ascii="Arial" w:hAnsi="Arial" w:cs="Arial"/>
          <w:sz w:val="22"/>
          <w:szCs w:val="22"/>
          <w:shd w:val="clear" w:color="auto" w:fill="FFFFFF"/>
        </w:rPr>
        <w:t>, neuroblastoma</w:t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PEVuZE5vdGU+PENpdGU+PEF1dGhvcj5NZW5hcmQ8L0F1dGhvcj48WWVhcj4yMDE4PC9ZZWFyPjxS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PEVuZE5vdGU+PENpdGU+PEF1dGhvcj5NZW5hcmQ8L0F1dGhvcj48WWVhcj4yMDE4PC9ZZWFyPjxS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40</w:t>
      </w:r>
      <w:r w:rsidR="004D57E5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, </w:t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</w:rPr>
        <w:t>breast cancer</w:t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PEVuZE5vdGU+PENpdGU+PEF1dGhvcj5CZXJ0b2xpPC9BdXRob3I+PFllYXI+MjAxNzwvWWVhcj48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PEVuZE5vdGU+PENpdGU+PEF1dGhvcj5CZXJ0b2xpPC9BdXRob3I+PFllYXI+MjAxNzwvWWVhcj48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41</w:t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, </w:t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and cutaneous squamous cell carcinoma</w:t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PEVuZE5vdGU+PENpdGU+PEF1dGhvcj5aaGFuZzwvQXV0aG9yPjxZZWFyPjIwMTk8L1llYXI+PFJl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PEVuZE5vdGU+PENpdGU+PEF1dGhvcj5aaGFuZzwvQXV0aG9yPjxZZWFyPjIwMTk8L1llYXI+PFJl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42</w:t>
      </w:r>
      <w:r w:rsidR="00AE2293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147BA9" w:rsidRPr="0095454A">
        <w:rPr>
          <w:rFonts w:ascii="Arial" w:hAnsi="Arial" w:cs="Arial"/>
          <w:sz w:val="22"/>
          <w:szCs w:val="22"/>
          <w:shd w:val="clear" w:color="auto" w:fill="FFFFFF"/>
        </w:rPr>
        <w:t>.</w:t>
      </w:r>
      <w:r w:rsidR="00971C8E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It is worth </w:t>
      </w:r>
      <w:ins w:id="515" w:author="Andreae, Emily A" w:date="2019-12-19T15:50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noting </w:t>
        </w:r>
      </w:ins>
      <w:del w:id="516" w:author="Andreae, Emily A" w:date="2019-12-19T15:50:00Z">
        <w:r w:rsidR="00F10C50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to be noted </w:delText>
        </w:r>
      </w:del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that our research </w:t>
      </w:r>
      <w:ins w:id="517" w:author="Andreae, Emily A" w:date="2019-12-19T15:50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indicates </w:t>
        </w:r>
      </w:ins>
      <w:del w:id="518" w:author="Andreae, Emily A" w:date="2019-12-19T15:50:00Z">
        <w:r w:rsidR="00F10C50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determine</w:delText>
        </w:r>
        <w:r w:rsidR="004A5184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d</w:delText>
        </w:r>
        <w:r w:rsidR="00F10C50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a novelty </w:delText>
        </w:r>
      </w:del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>that PANC754 serve</w:t>
      </w:r>
      <w:ins w:id="519" w:author="Andreae, Emily A" w:date="2019-12-19T15:50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>s</w:t>
        </w:r>
      </w:ins>
      <w:del w:id="520" w:author="Andreae, Emily A" w:date="2019-12-19T15:50:00Z">
        <w:r w:rsidR="00F10C50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d</w:delText>
        </w:r>
      </w:del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as a </w:t>
      </w:r>
      <w:del w:id="521" w:author="Andreae, Emily A" w:date="2019-12-20T08:45:00Z">
        <w:r w:rsidR="00F10C50" w:rsidRPr="0095454A" w:rsidDel="00A73C1C">
          <w:rPr>
            <w:rFonts w:ascii="Arial" w:hAnsi="Arial" w:cs="Arial"/>
            <w:sz w:val="22"/>
            <w:szCs w:val="22"/>
            <w:shd w:val="clear" w:color="auto" w:fill="FFFFFF"/>
          </w:rPr>
          <w:delText>p</w:delText>
        </w:r>
      </w:del>
      <w:del w:id="522" w:author="Andreae, Emily A" w:date="2019-12-20T08:44:00Z">
        <w:r w:rsidR="00F10C50" w:rsidRPr="0095454A" w:rsidDel="00A73C1C">
          <w:rPr>
            <w:rFonts w:ascii="Arial" w:hAnsi="Arial" w:cs="Arial"/>
            <w:sz w:val="22"/>
            <w:szCs w:val="22"/>
            <w:shd w:val="clear" w:color="auto" w:fill="FFFFFF"/>
          </w:rPr>
          <w:delText>esu</w:delText>
        </w:r>
      </w:del>
      <w:del w:id="523" w:author="Andreae, Emily A" w:date="2019-12-20T08:45:00Z">
        <w:r w:rsidR="00F10C50" w:rsidRPr="0095454A" w:rsidDel="00A73C1C">
          <w:rPr>
            <w:rFonts w:ascii="Arial" w:hAnsi="Arial" w:cs="Arial"/>
            <w:sz w:val="22"/>
            <w:szCs w:val="22"/>
            <w:shd w:val="clear" w:color="auto" w:fill="FFFFFF"/>
          </w:rPr>
          <w:delText>dogene</w:delText>
        </w:r>
      </w:del>
      <w:ins w:id="524" w:author="Andreae, Emily A" w:date="2019-12-20T08:45:00Z">
        <w:r w:rsidR="00A73C1C" w:rsidRPr="0095454A">
          <w:rPr>
            <w:rFonts w:ascii="Arial" w:hAnsi="Arial" w:cs="Arial"/>
            <w:sz w:val="22"/>
            <w:szCs w:val="22"/>
            <w:shd w:val="clear" w:color="auto" w:fill="FFFFFF"/>
          </w:rPr>
          <w:t>p</w:t>
        </w:r>
        <w:r w:rsidR="00A73C1C">
          <w:rPr>
            <w:rFonts w:ascii="Arial" w:hAnsi="Arial" w:cs="Arial"/>
            <w:sz w:val="22"/>
            <w:szCs w:val="22"/>
            <w:shd w:val="clear" w:color="auto" w:fill="FFFFFF"/>
          </w:rPr>
          <w:t>seu</w:t>
        </w:r>
        <w:r w:rsidR="00A73C1C" w:rsidRPr="0095454A">
          <w:rPr>
            <w:rFonts w:ascii="Arial" w:hAnsi="Arial" w:cs="Arial"/>
            <w:sz w:val="22"/>
            <w:szCs w:val="22"/>
            <w:shd w:val="clear" w:color="auto" w:fill="FFFFFF"/>
          </w:rPr>
          <w:t>dogene</w:t>
        </w:r>
      </w:ins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of KPNA4 </w:t>
      </w:r>
      <w:ins w:id="525" w:author="Andreae, Emily A" w:date="2019-12-19T15:51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which may </w:t>
        </w:r>
      </w:ins>
      <w:del w:id="526" w:author="Andreae, Emily A" w:date="2019-12-19T15:51:00Z">
        <w:r w:rsidR="00F10C50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gene can </w:delText>
        </w:r>
      </w:del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>regulate the expression of KPNA4</w:t>
      </w:r>
      <w:ins w:id="527" w:author="Andreae, Emily A" w:date="2019-12-19T15:51:00Z">
        <w:r w:rsidR="00FC3C5B">
          <w:rPr>
            <w:rFonts w:ascii="Arial" w:hAnsi="Arial" w:cs="Arial"/>
            <w:sz w:val="22"/>
            <w:szCs w:val="22"/>
            <w:shd w:val="clear" w:color="auto" w:fill="FFFFFF"/>
          </w:rPr>
          <w:t xml:space="preserve"> itself</w:t>
        </w:r>
      </w:ins>
      <w:del w:id="528" w:author="Andreae, Emily A" w:date="2019-12-19T15:51:00Z">
        <w:r w:rsidR="00F10C50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gene</w:delText>
        </w:r>
      </w:del>
      <w:r w:rsidR="00F10C50" w:rsidRPr="0095454A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14:paraId="6A3CB6A5" w14:textId="77777777" w:rsidR="000D19E4" w:rsidRPr="0095454A" w:rsidRDefault="000D19E4" w:rsidP="003E48FE">
      <w:pPr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14:paraId="48BCEE30" w14:textId="2CD40652" w:rsidR="00AF37C3" w:rsidRPr="0095454A" w:rsidRDefault="00FC3C5B" w:rsidP="0008312E">
      <w:pPr>
        <w:jc w:val="both"/>
        <w:rPr>
          <w:rFonts w:ascii="Arial" w:hAnsi="Arial" w:cs="Arial"/>
          <w:sz w:val="22"/>
          <w:szCs w:val="22"/>
          <w:shd w:val="clear" w:color="auto" w:fill="FFFFFF"/>
          <w:lang w:eastAsia="zh-CN"/>
        </w:rPr>
      </w:pPr>
      <w:ins w:id="529" w:author="Andreae, Emily A" w:date="2019-12-19T15:51:00Z">
        <w:r>
          <w:rPr>
            <w:rFonts w:ascii="Arial" w:hAnsi="Arial" w:cs="Arial"/>
            <w:sz w:val="22"/>
            <w:szCs w:val="22"/>
            <w:shd w:val="clear" w:color="auto" w:fill="FFFFFF"/>
          </w:rPr>
          <w:t>Due to i</w:t>
        </w:r>
        <w:r w:rsidRPr="0095454A">
          <w:rPr>
            <w:rFonts w:ascii="Arial" w:hAnsi="Arial" w:cs="Arial"/>
            <w:sz w:val="22"/>
            <w:szCs w:val="22"/>
            <w:shd w:val="clear" w:color="auto" w:fill="FFFFFF"/>
          </w:rPr>
          <w:t>ts absent dual-specificity phosphatase domain</w:t>
        </w:r>
      </w:ins>
      <w:ins w:id="530" w:author="Andreae, Emily A" w:date="2019-12-19T15:52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, </w:t>
        </w:r>
      </w:ins>
      <w:r w:rsidR="000D19E4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MTMR8 </w:t>
      </w:r>
      <w:r w:rsidR="007C46BF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is an atypical myotubularin-related protein </w:t>
      </w:r>
      <w:ins w:id="531" w:author="Andreae, Emily A" w:date="2019-12-19T15:52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that </w:t>
        </w:r>
      </w:ins>
      <w:del w:id="532" w:author="Andreae, Emily A" w:date="2019-12-19T15:52:00Z">
        <w:r w:rsidR="007C46BF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for </w:delText>
        </w:r>
      </w:del>
      <w:del w:id="533" w:author="Andreae, Emily A" w:date="2019-12-19T15:51:00Z">
        <w:r w:rsidR="007C46BF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its absent dual-specificity phosphatase domain</w:delText>
        </w:r>
      </w:del>
      <w:del w:id="534" w:author="Andreae, Emily A" w:date="2019-12-19T15:52:00Z">
        <w:r w:rsidR="007C46BF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and</w:delText>
        </w:r>
      </w:del>
      <w:r w:rsidR="007C46BF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7B2BBC" w:rsidRPr="0095454A">
        <w:rPr>
          <w:rFonts w:ascii="Arial" w:hAnsi="Arial" w:cs="Arial"/>
          <w:sz w:val="22"/>
          <w:szCs w:val="22"/>
          <w:shd w:val="clear" w:color="auto" w:fill="FFFFFF"/>
        </w:rPr>
        <w:t>a</w:t>
      </w:r>
      <w:r w:rsidR="00732A56" w:rsidRPr="0095454A">
        <w:rPr>
          <w:rFonts w:ascii="Arial" w:hAnsi="Arial" w:cs="Arial"/>
          <w:sz w:val="22"/>
          <w:szCs w:val="22"/>
          <w:shd w:val="clear" w:color="auto" w:fill="FFFFFF"/>
        </w:rPr>
        <w:t>cts as an adapter for myotubularin-related phosphatases</w:t>
      </w:r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del w:id="535" w:author="Andreae, Emily A" w:date="2019-12-19T15:52:00Z">
        <w:r w:rsidR="00466196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through </w:delText>
        </w:r>
      </w:del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specifically </w:t>
      </w:r>
      <w:ins w:id="536" w:author="Andreae, Emily A" w:date="2019-12-19T15:52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by interacting with </w:t>
        </w:r>
      </w:ins>
      <w:del w:id="537" w:author="Andreae, Emily A" w:date="2019-12-19T15:52:00Z">
        <w:r w:rsidR="00466196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towards </w:delText>
        </w:r>
      </w:del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>phosphatidylinositol 3,5-bisphosphate</w:t>
      </w:r>
      <w:r w:rsidR="00D41F97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PEVuZE5vdGU+PENpdGU+PEF1dGhvcj5IdXR0bGluPC9BdXRob3I+PFllYXI+MjAxNzwvWWVhcj48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PEVuZE5vdGU+PENpdGU+PEF1dGhvcj5IdXR0bGluPC9BdXRob3I+PFllYXI+MjAxNzwvWWVhcj48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D41F97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D41F97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43,44</w:t>
      </w:r>
      <w:r w:rsidR="00D41F97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7B2BBC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, </w:t>
      </w:r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>negatively regulates DNA damage-induced apoptosis</w:t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PEVuZE5vdGU+PENpdGU+PEF1dGhvcj5ab3U8L0F1dGhvcj48WWVhcj4yMDA5PC9ZZWFyPjxSZWNO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PEVuZE5vdGU+PENpdGU+PEF1dGhvcj5ab3U8L0F1dGhvcj48WWVhcj4yMDA5PC9ZZWFyPjxSZWNO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45</w:t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and autophag</w:t>
      </w:r>
      <w:ins w:id="538" w:author="Andreae, Emily A" w:date="2019-12-19T15:53:00Z">
        <w:r>
          <w:rPr>
            <w:rFonts w:ascii="Arial" w:hAnsi="Arial" w:cs="Arial"/>
            <w:sz w:val="22"/>
            <w:szCs w:val="22"/>
            <w:shd w:val="clear" w:color="auto" w:fill="FFFFFF"/>
          </w:rPr>
          <w:t>y</w:t>
        </w:r>
      </w:ins>
      <w:del w:id="539" w:author="Andreae, Emily A" w:date="2019-12-19T15:52:00Z">
        <w:r w:rsidR="00466196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e</w:delText>
        </w:r>
      </w:del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PEVuZE5vdGU+PENpdGU+PEF1dGhvcj5ab3U8L0F1dGhvcj48WWVhcj4yMDEyPC9ZZWFyPjxSZWNO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PEVuZE5vdGU+PENpdGU+PEF1dGhvcj5ab3U8L0F1dGhvcj48WWVhcj4yMDEyPC9ZZWFyPjxSZWNO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46</w:t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</w:rPr>
        <w:t>,</w:t>
      </w:r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ins w:id="540" w:author="Andreae, Emily A" w:date="2019-12-19T15:53:00Z">
        <w:r>
          <w:rPr>
            <w:rFonts w:ascii="Arial" w:hAnsi="Arial" w:cs="Arial"/>
            <w:sz w:val="22"/>
            <w:szCs w:val="22"/>
            <w:shd w:val="clear" w:color="auto" w:fill="FFFFFF"/>
          </w:rPr>
          <w:t xml:space="preserve">and </w:t>
        </w:r>
      </w:ins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>p</w:t>
      </w:r>
      <w:ins w:id="541" w:author="Andreae, Emily A" w:date="2019-12-19T15:53:00Z">
        <w:r>
          <w:rPr>
            <w:rFonts w:ascii="Arial" w:hAnsi="Arial" w:cs="Arial"/>
            <w:sz w:val="22"/>
            <w:szCs w:val="22"/>
            <w:shd w:val="clear" w:color="auto" w:fill="FFFFFF"/>
          </w:rPr>
          <w:t>la</w:t>
        </w:r>
      </w:ins>
      <w:del w:id="542" w:author="Andreae, Emily A" w:date="2019-12-19T15:53:00Z">
        <w:r w:rsidR="00466196" w:rsidRPr="0095454A" w:rsidDel="00FC3C5B">
          <w:rPr>
            <w:rFonts w:ascii="Arial" w:hAnsi="Arial" w:cs="Arial"/>
            <w:sz w:val="22"/>
            <w:szCs w:val="22"/>
            <w:shd w:val="clear" w:color="auto" w:fill="FFFFFF"/>
          </w:rPr>
          <w:delText>al</w:delText>
        </w:r>
      </w:del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>ys a role in the late stages of macropinocytosis</w:t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PEVuZE5vdGU+PENpdGU+PEF1dGhvcj5NYWVrYXdhPC9BdXRob3I+PFllYXI+MjAxNDwvWWVhcj48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PEVuZE5vdGU+PENpdGU+PEF1dGhvcj5NYWVrYXdhPC9BdXRob3I+PFllYXI+MjAxNDwvWWVhcj48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47</w:t>
      </w:r>
      <w:r w:rsidR="00E403B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466196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. </w:t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</w:rPr>
        <w:t>It contains a double-helical motif similar to the SET</w:t>
      </w:r>
      <w:r w:rsidR="002A4498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del w:id="543" w:author="Andreae, Emily A" w:date="2019-12-19T15:53:00Z">
        <w:r w:rsidR="002A4498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>(conserved motifs first identified in drosophila proteins Su(var)3-9, Enhancer-of-zeste, and Trithorax)</w:delText>
        </w:r>
        <w:r w:rsidR="008B056D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</w:delText>
        </w:r>
      </w:del>
      <w:r w:rsidR="008B056D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interaction domain, which </w:t>
      </w:r>
      <w:r w:rsidR="004E5345" w:rsidRPr="0095454A">
        <w:rPr>
          <w:rFonts w:ascii="Arial" w:hAnsi="Arial" w:cs="Arial"/>
          <w:sz w:val="22"/>
          <w:szCs w:val="22"/>
          <w:shd w:val="clear" w:color="auto" w:fill="FFFFFF"/>
        </w:rPr>
        <w:t>can</w:t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control cell proliferation</w:t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PEVuZE5vdGU+PENpdGU+PEF1dGhvcj5BcHBlbDwvQXV0aG9yPjxZZWFyPjIwMDE8L1llYXI+PFJl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begin">
          <w:fldData xml:space="preserve">PEVuZE5vdGU+PENpdGU+PEF1dGhvcj5BcHBlbDwvQXV0aG9yPjxZZWFyPjIwMDE8L1llYXI+PFJl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</w:rPr>
        <w:t>48</w:t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</w:rPr>
        <w:fldChar w:fldCharType="end"/>
      </w:r>
      <w:r w:rsidR="008B056D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. </w:t>
      </w:r>
      <w:r w:rsidR="00132FD0" w:rsidRPr="0095454A">
        <w:rPr>
          <w:rFonts w:ascii="Arial" w:hAnsi="Arial" w:cs="Arial" w:hint="eastAsia"/>
          <w:sz w:val="22"/>
          <w:szCs w:val="22"/>
          <w:shd w:val="clear" w:color="auto" w:fill="FFFFFF"/>
          <w:lang w:eastAsia="zh-CN"/>
        </w:rPr>
        <w:t xml:space="preserve">High-copy </w:t>
      </w:r>
      <w:ins w:id="544" w:author="Andreae, Emily A" w:date="2019-12-19T15:53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 xml:space="preserve">numbers of </w:t>
        </w:r>
      </w:ins>
      <w:r w:rsidR="00956A7B" w:rsidRPr="0095454A">
        <w:rPr>
          <w:rFonts w:ascii="Arial" w:hAnsi="Arial" w:cs="Arial"/>
          <w:i/>
          <w:sz w:val="22"/>
          <w:szCs w:val="22"/>
          <w:shd w:val="clear" w:color="auto" w:fill="FFFFFF"/>
          <w:lang w:eastAsia="zh-CN"/>
        </w:rPr>
        <w:t>MTMR8</w:t>
      </w:r>
      <w:del w:id="545" w:author="Andreae, Emily A" w:date="2019-12-19T15:53:00Z">
        <w:r w:rsidR="00132FD0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 gene</w:delText>
        </w:r>
      </w:del>
      <w:r w:rsidR="00132FD0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 xml:space="preserve"> in oesophageal adenocarcinoma </w:t>
      </w:r>
      <w:ins w:id="546" w:author="Andreae, Emily A" w:date="2019-12-19T15:54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>are associated with</w:t>
        </w:r>
      </w:ins>
      <w:del w:id="547" w:author="Andreae, Emily A" w:date="2019-12-19T15:54:00Z">
        <w:r w:rsidR="00132FD0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>has</w:delText>
        </w:r>
      </w:del>
      <w:r w:rsidR="00132FD0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 xml:space="preserve"> a worse </w:t>
      </w:r>
      <w:r w:rsidR="00856CF2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>prognosis</w:t>
      </w:r>
      <w:r w:rsidR="00132FD0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fldChar w:fldCharType="begin">
          <w:fldData xml:space="preserve">PEVuZE5vdGU+PENpdGU+PEF1dGhvcj5Hb2g8L0F1dGhvcj48WWVhcj4yMDExPC9ZZWFyPjxSZWNO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fldChar w:fldCharType="begin">
          <w:fldData xml:space="preserve">PEVuZE5vdGU+PENpdGU+PEF1dGhvcj5Hb2g8L0F1dGhvcj48WWVhcj4yMDExPC9ZZWFyPjxSZWNO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</w:fldData>
        </w:fldCha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</w:r>
      <w:r w:rsidR="0020625E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fldChar w:fldCharType="end"/>
      </w:r>
      <w:r w:rsidR="00132FD0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</w:r>
      <w:r w:rsidR="00132FD0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shd w:val="clear" w:color="auto" w:fill="FFFFFF"/>
          <w:vertAlign w:val="superscript"/>
          <w:lang w:eastAsia="zh-CN"/>
        </w:rPr>
        <w:t>49</w:t>
      </w:r>
      <w:r w:rsidR="00132FD0" w:rsidRPr="0095454A">
        <w:rPr>
          <w:rFonts w:ascii="Arial" w:hAnsi="Arial" w:cs="Arial"/>
          <w:sz w:val="22"/>
          <w:szCs w:val="22"/>
          <w:shd w:val="clear" w:color="auto" w:fill="FFFFFF"/>
          <w:vertAlign w:val="superscript"/>
          <w:lang w:eastAsia="zh-CN"/>
        </w:rPr>
        <w:fldChar w:fldCharType="end"/>
      </w:r>
      <w:r w:rsidR="00132FD0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>.</w:t>
      </w:r>
      <w:r w:rsidR="00132FD0" w:rsidRPr="0095454A">
        <w:rPr>
          <w:rFonts w:ascii="Segoe UI" w:hAnsi="Segoe UI" w:cs="Segoe UI"/>
          <w:sz w:val="22"/>
          <w:szCs w:val="22"/>
        </w:rPr>
        <w:t xml:space="preserve"> </w:t>
      </w:r>
      <w:r w:rsidR="00C10E56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 xml:space="preserve">Our study demonstrated that overexpression of PANC754 markedly decreased the expression level of </w:t>
      </w:r>
      <w:r w:rsidR="00956A7B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>MTMR8</w:t>
      </w:r>
      <w:r w:rsidR="00C10E56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 xml:space="preserve"> </w:t>
      </w:r>
      <w:del w:id="548" w:author="Andreae, Emily A" w:date="2019-12-19T15:54:00Z">
        <w:r w:rsidR="00C10E56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protein </w:delText>
        </w:r>
      </w:del>
      <w:r w:rsidR="00C10E56" w:rsidRPr="0095454A">
        <w:rPr>
          <w:rFonts w:ascii="Arial" w:hAnsi="Arial" w:cs="Arial"/>
          <w:sz w:val="22"/>
          <w:szCs w:val="22"/>
          <w:shd w:val="clear" w:color="auto" w:fill="FFFFFF"/>
          <w:lang w:eastAsia="zh-CN"/>
        </w:rPr>
        <w:t>in different cancer cells.</w:t>
      </w:r>
      <w:r w:rsidR="00CE538F" w:rsidRPr="0095454A">
        <w:rPr>
          <w:rFonts w:ascii="Arial" w:hAnsi="Arial" w:cs="Arial"/>
          <w:sz w:val="22"/>
          <w:szCs w:val="22"/>
        </w:rPr>
        <w:t xml:space="preserve"> Although the </w:t>
      </w:r>
      <w:ins w:id="549" w:author="Andreae, Emily A" w:date="2019-12-19T15:56:00Z">
        <w:r w:rsidR="00CB1104">
          <w:rPr>
            <w:rFonts w:ascii="Arial" w:hAnsi="Arial" w:cs="Arial"/>
            <w:sz w:val="22"/>
            <w:szCs w:val="22"/>
          </w:rPr>
          <w:t xml:space="preserve">levels </w:t>
        </w:r>
      </w:ins>
      <w:del w:id="550" w:author="Andreae, Emily A" w:date="2019-12-19T15:56:00Z">
        <w:r w:rsidR="00CE538F" w:rsidRPr="0095454A" w:rsidDel="00CB1104">
          <w:rPr>
            <w:rFonts w:ascii="Arial" w:hAnsi="Arial" w:cs="Arial"/>
            <w:sz w:val="22"/>
            <w:szCs w:val="22"/>
          </w:rPr>
          <w:delText xml:space="preserve">downregulation </w:delText>
        </w:r>
      </w:del>
      <w:del w:id="551" w:author="Andreae, Emily A" w:date="2019-12-19T15:54:00Z">
        <w:r w:rsidR="00CE538F" w:rsidRPr="0095454A" w:rsidDel="00CB1104">
          <w:rPr>
            <w:rFonts w:ascii="Arial" w:hAnsi="Arial" w:cs="Arial"/>
            <w:sz w:val="22"/>
            <w:szCs w:val="22"/>
          </w:rPr>
          <w:delText xml:space="preserve">levels </w:delText>
        </w:r>
      </w:del>
      <w:r w:rsidR="00CE538F" w:rsidRPr="0095454A">
        <w:rPr>
          <w:rFonts w:ascii="Arial" w:hAnsi="Arial" w:cs="Arial"/>
          <w:sz w:val="22"/>
          <w:szCs w:val="22"/>
        </w:rPr>
        <w:t xml:space="preserve">of KPNA4 </w:t>
      </w:r>
      <w:ins w:id="552" w:author="Andreae, Emily A" w:date="2019-12-19T15:54:00Z">
        <w:r w:rsidR="00CB1104">
          <w:rPr>
            <w:rFonts w:ascii="Arial" w:hAnsi="Arial" w:cs="Arial"/>
            <w:sz w:val="22"/>
            <w:szCs w:val="22"/>
          </w:rPr>
          <w:t xml:space="preserve">protein </w:t>
        </w:r>
      </w:ins>
      <w:r w:rsidR="00CE538F" w:rsidRPr="0095454A">
        <w:rPr>
          <w:rFonts w:ascii="Arial" w:hAnsi="Arial" w:cs="Arial"/>
          <w:sz w:val="22"/>
          <w:szCs w:val="22"/>
        </w:rPr>
        <w:t>in SW480 cells w</w:t>
      </w:r>
      <w:ins w:id="553" w:author="Andreae, Emily A" w:date="2019-12-19T15:55:00Z">
        <w:r w:rsidR="00CB1104">
          <w:rPr>
            <w:rFonts w:ascii="Arial" w:hAnsi="Arial" w:cs="Arial"/>
            <w:sz w:val="22"/>
            <w:szCs w:val="22"/>
          </w:rPr>
          <w:t>as</w:t>
        </w:r>
      </w:ins>
      <w:del w:id="554" w:author="Andreae, Emily A" w:date="2019-12-19T15:55:00Z">
        <w:r w:rsidR="00CE538F" w:rsidRPr="0095454A" w:rsidDel="00CB1104">
          <w:rPr>
            <w:rFonts w:ascii="Arial" w:hAnsi="Arial" w:cs="Arial"/>
            <w:sz w:val="22"/>
            <w:szCs w:val="22"/>
          </w:rPr>
          <w:delText>ere</w:delText>
        </w:r>
      </w:del>
      <w:r w:rsidR="00CE538F" w:rsidRPr="0095454A">
        <w:rPr>
          <w:rFonts w:ascii="Arial" w:hAnsi="Arial" w:cs="Arial"/>
          <w:sz w:val="22"/>
          <w:szCs w:val="22"/>
        </w:rPr>
        <w:t xml:space="preserve"> not </w:t>
      </w:r>
      <w:ins w:id="555" w:author="Andreae, Emily A" w:date="2019-12-19T15:55:00Z">
        <w:r w:rsidR="00CB1104">
          <w:rPr>
            <w:rFonts w:ascii="Arial" w:hAnsi="Arial" w:cs="Arial"/>
            <w:sz w:val="22"/>
            <w:szCs w:val="22"/>
          </w:rPr>
          <w:t xml:space="preserve">statistically different between the three groups </w:t>
        </w:r>
      </w:ins>
      <w:del w:id="556" w:author="Andreae, Emily A" w:date="2019-12-19T15:55:00Z">
        <w:r w:rsidR="00CE538F" w:rsidRPr="0095454A" w:rsidDel="00CB1104">
          <w:rPr>
            <w:rFonts w:ascii="Arial" w:hAnsi="Arial" w:cs="Arial"/>
            <w:sz w:val="22"/>
            <w:szCs w:val="22"/>
          </w:rPr>
          <w:delText xml:space="preserve">obvious </w:delText>
        </w:r>
      </w:del>
      <w:r w:rsidR="00980B77" w:rsidRPr="0095454A">
        <w:rPr>
          <w:rFonts w:ascii="Arial" w:hAnsi="Arial" w:cs="Arial"/>
          <w:sz w:val="22"/>
          <w:szCs w:val="22"/>
        </w:rPr>
        <w:t>(</w:t>
      </w:r>
      <w:r w:rsidR="00980B77" w:rsidRPr="0095454A">
        <w:rPr>
          <w:rFonts w:ascii="Arial" w:hAnsi="Arial" w:cs="Arial"/>
          <w:sz w:val="22"/>
          <w:szCs w:val="22"/>
          <w:lang w:eastAsia="zh-CN"/>
        </w:rPr>
        <w:t>P</w:t>
      </w:r>
      <w:r w:rsidR="0008312E"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980B77" w:rsidRPr="0095454A">
        <w:rPr>
          <w:rFonts w:ascii="Arial" w:hAnsi="Arial" w:cs="Arial"/>
          <w:sz w:val="22"/>
          <w:szCs w:val="22"/>
          <w:lang w:eastAsia="zh-CN"/>
        </w:rPr>
        <w:t>= 0.649</w:t>
      </w:r>
      <w:r w:rsidR="00980B77" w:rsidRPr="0095454A">
        <w:rPr>
          <w:rFonts w:ascii="Arial" w:hAnsi="Arial" w:cs="Arial"/>
          <w:sz w:val="22"/>
          <w:szCs w:val="22"/>
        </w:rPr>
        <w:t xml:space="preserve">) </w:t>
      </w:r>
      <w:r w:rsidR="00CE538F" w:rsidRPr="0095454A">
        <w:rPr>
          <w:rFonts w:ascii="Arial" w:hAnsi="Arial" w:cs="Arial"/>
          <w:sz w:val="22"/>
          <w:szCs w:val="22"/>
        </w:rPr>
        <w:t>and MTMR</w:t>
      </w:r>
      <w:r w:rsidR="00980B77" w:rsidRPr="0095454A">
        <w:rPr>
          <w:rFonts w:ascii="Arial" w:hAnsi="Arial" w:cs="Arial"/>
          <w:sz w:val="22"/>
          <w:szCs w:val="22"/>
        </w:rPr>
        <w:t>8</w:t>
      </w:r>
      <w:r w:rsidR="00CE538F" w:rsidRPr="0095454A">
        <w:rPr>
          <w:rFonts w:ascii="Arial" w:hAnsi="Arial" w:cs="Arial"/>
          <w:sz w:val="22"/>
          <w:szCs w:val="22"/>
        </w:rPr>
        <w:t xml:space="preserve"> protein </w:t>
      </w:r>
      <w:r w:rsidR="00CE538F" w:rsidRPr="0095454A">
        <w:rPr>
          <w:rFonts w:ascii="Arial" w:hAnsi="Arial" w:cs="Arial"/>
          <w:sz w:val="22"/>
          <w:szCs w:val="22"/>
          <w:lang w:eastAsia="zh-CN"/>
        </w:rPr>
        <w:t xml:space="preserve">in DLD1 cells </w:t>
      </w:r>
      <w:r w:rsidR="00CE538F" w:rsidRPr="0095454A">
        <w:rPr>
          <w:rFonts w:ascii="Arial" w:hAnsi="Arial" w:cs="Arial"/>
          <w:sz w:val="22"/>
          <w:szCs w:val="22"/>
        </w:rPr>
        <w:t>was marginal (</w:t>
      </w:r>
      <w:r w:rsidR="00980B77" w:rsidRPr="0095454A">
        <w:rPr>
          <w:rFonts w:ascii="Arial" w:hAnsi="Arial" w:cs="Arial"/>
          <w:sz w:val="22"/>
          <w:szCs w:val="22"/>
        </w:rPr>
        <w:t xml:space="preserve">P=0.069; </w:t>
      </w:r>
      <w:r w:rsidR="00CE538F" w:rsidRPr="0095454A">
        <w:rPr>
          <w:rFonts w:ascii="Arial" w:hAnsi="Arial" w:cs="Arial"/>
          <w:b/>
          <w:sz w:val="22"/>
          <w:szCs w:val="22"/>
        </w:rPr>
        <w:t>Figure S</w:t>
      </w:r>
      <w:r w:rsidR="00CE538F" w:rsidRPr="0095454A">
        <w:rPr>
          <w:rFonts w:ascii="Arial" w:hAnsi="Arial" w:cs="Arial" w:hint="eastAsia"/>
          <w:b/>
          <w:sz w:val="22"/>
          <w:szCs w:val="22"/>
          <w:lang w:eastAsia="zh-CN"/>
        </w:rPr>
        <w:t>1</w:t>
      </w:r>
      <w:r w:rsidR="00CE538F" w:rsidRPr="0095454A">
        <w:rPr>
          <w:rFonts w:ascii="Arial" w:hAnsi="Arial" w:cs="Arial"/>
          <w:b/>
          <w:sz w:val="22"/>
          <w:szCs w:val="22"/>
          <w:lang w:eastAsia="zh-CN"/>
        </w:rPr>
        <w:t>1</w:t>
      </w:r>
      <w:r w:rsidR="00CE538F" w:rsidRPr="0095454A">
        <w:rPr>
          <w:rFonts w:ascii="Arial" w:hAnsi="Arial" w:cs="Arial"/>
          <w:sz w:val="22"/>
          <w:szCs w:val="22"/>
          <w:lang w:eastAsia="zh-CN"/>
        </w:rPr>
        <w:t>)</w:t>
      </w:r>
      <w:r w:rsidR="00CE538F" w:rsidRPr="0095454A">
        <w:rPr>
          <w:rFonts w:ascii="Arial" w:hAnsi="Arial" w:cs="Arial"/>
          <w:sz w:val="22"/>
          <w:szCs w:val="22"/>
        </w:rPr>
        <w:t xml:space="preserve">, </w:t>
      </w:r>
      <w:ins w:id="557" w:author="Andreae, Emily A" w:date="2019-12-19T15:56:00Z">
        <w:r w:rsidR="00CB1104" w:rsidRPr="00CB1104">
          <w:rPr>
            <w:rFonts w:ascii="Arial" w:hAnsi="Arial" w:cs="Arial"/>
            <w:i/>
            <w:sz w:val="22"/>
            <w:szCs w:val="22"/>
          </w:rPr>
          <w:t>in silico</w:t>
        </w:r>
        <w:r w:rsidR="00CB1104">
          <w:rPr>
            <w:rFonts w:ascii="Arial" w:hAnsi="Arial" w:cs="Arial"/>
            <w:sz w:val="22"/>
            <w:szCs w:val="22"/>
          </w:rPr>
          <w:t xml:space="preserve"> data support the hypothesis that KPNA4 and MTMR8 are </w:t>
        </w:r>
      </w:ins>
      <w:ins w:id="558" w:author="Andreae, Emily A" w:date="2019-12-19T15:57:00Z">
        <w:r w:rsidR="00CB1104">
          <w:rPr>
            <w:rFonts w:ascii="Arial" w:hAnsi="Arial" w:cs="Arial"/>
            <w:sz w:val="22"/>
            <w:szCs w:val="22"/>
          </w:rPr>
          <w:t xml:space="preserve">the </w:t>
        </w:r>
      </w:ins>
      <w:del w:id="559" w:author="Andreae, Emily A" w:date="2019-12-19T15:55:00Z">
        <w:r w:rsidR="00CE538F" w:rsidRPr="00CB1104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>it</w:delText>
        </w:r>
        <w:r w:rsidR="00CE538F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was solid that the </w:delText>
        </w:r>
      </w:del>
      <w:r w:rsidR="00CE538F" w:rsidRPr="0095454A">
        <w:rPr>
          <w:rFonts w:ascii="Arial" w:hAnsi="Arial" w:cs="Arial"/>
          <w:sz w:val="22"/>
          <w:szCs w:val="22"/>
          <w:shd w:val="clear" w:color="auto" w:fill="FFFFFF"/>
        </w:rPr>
        <w:t>regulat</w:t>
      </w:r>
      <w:ins w:id="560" w:author="Andreae, Emily A" w:date="2019-12-19T15:57:00Z">
        <w:r w:rsidR="00CB1104">
          <w:rPr>
            <w:rFonts w:ascii="Arial" w:hAnsi="Arial" w:cs="Arial"/>
            <w:sz w:val="22"/>
            <w:szCs w:val="22"/>
            <w:shd w:val="clear" w:color="auto" w:fill="FFFFFF"/>
          </w:rPr>
          <w:t>ory</w:t>
        </w:r>
      </w:ins>
      <w:del w:id="561" w:author="Andreae, Emily A" w:date="2019-12-19T15:57:00Z">
        <w:r w:rsidR="00CE538F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>ion</w:delText>
        </w:r>
      </w:del>
      <w:r w:rsidR="00CE538F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target</w:t>
      </w:r>
      <w:ins w:id="562" w:author="Andreae, Emily A" w:date="2019-12-19T15:57:00Z">
        <w:r w:rsidR="00CB1104">
          <w:rPr>
            <w:rFonts w:ascii="Arial" w:hAnsi="Arial" w:cs="Arial"/>
            <w:sz w:val="22"/>
            <w:szCs w:val="22"/>
            <w:shd w:val="clear" w:color="auto" w:fill="FFFFFF"/>
          </w:rPr>
          <w:t>s</w:t>
        </w:r>
      </w:ins>
      <w:r w:rsidR="00CE538F" w:rsidRPr="0095454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del w:id="563" w:author="Andreae, Emily A" w:date="2019-12-19T15:57:00Z">
        <w:r w:rsidR="00CE538F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proteins </w:delText>
        </w:r>
      </w:del>
      <w:r w:rsidR="00CE538F" w:rsidRPr="0095454A">
        <w:rPr>
          <w:rFonts w:ascii="Arial" w:hAnsi="Arial" w:cs="Arial"/>
          <w:sz w:val="22"/>
          <w:szCs w:val="22"/>
          <w:shd w:val="clear" w:color="auto" w:fill="FFFFFF"/>
        </w:rPr>
        <w:t>of ncRNA PANC754</w:t>
      </w:r>
      <w:del w:id="564" w:author="Andreae, Emily A" w:date="2019-12-19T15:57:00Z">
        <w:r w:rsidR="00CE538F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 xml:space="preserve"> </w:delText>
        </w:r>
        <w:r w:rsidR="0008312E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>were KPNA4 and MTMR8</w:delText>
        </w:r>
      </w:del>
      <w:r w:rsidR="00CE538F" w:rsidRPr="0095454A">
        <w:rPr>
          <w:rFonts w:ascii="Arial" w:hAnsi="Arial" w:cs="Arial"/>
          <w:sz w:val="22"/>
          <w:szCs w:val="22"/>
          <w:shd w:val="clear" w:color="auto" w:fill="FFFFFF"/>
        </w:rPr>
        <w:t>.</w:t>
      </w:r>
      <w:r w:rsidR="0008312E" w:rsidRPr="0095454A">
        <w:rPr>
          <w:rFonts w:ascii="Arial" w:hAnsi="Arial" w:cs="Arial" w:hint="eastAsia"/>
          <w:sz w:val="22"/>
          <w:szCs w:val="22"/>
          <w:shd w:val="clear" w:color="auto" w:fill="FFFFFF"/>
          <w:lang w:eastAsia="zh-CN"/>
        </w:rPr>
        <w:t xml:space="preserve"> </w:t>
      </w:r>
      <w:ins w:id="565" w:author="Andreae, Emily A" w:date="2019-12-19T15:58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 xml:space="preserve">Future work will focus on identifying the downstream </w:t>
        </w:r>
      </w:ins>
      <w:ins w:id="566" w:author="Andreae, Emily A" w:date="2019-12-19T16:01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>CDK2 pathway-</w:t>
        </w:r>
      </w:ins>
      <w:ins w:id="567" w:author="Andreae, Emily A" w:date="2019-12-19T15:58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>regulated genes impacted by PANC754</w:t>
        </w:r>
      </w:ins>
      <w:ins w:id="568" w:author="Andreae, Emily A" w:date="2019-12-19T15:59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 xml:space="preserve"> and </w:t>
        </w:r>
      </w:ins>
      <w:ins w:id="569" w:author="Andreae, Emily A" w:date="2019-12-19T16:01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 xml:space="preserve">to </w:t>
        </w:r>
      </w:ins>
      <w:ins w:id="570" w:author="Andreae, Emily A" w:date="2019-12-19T15:59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 xml:space="preserve">detect any </w:t>
        </w:r>
      </w:ins>
      <w:ins w:id="571" w:author="Andreae, Emily A" w:date="2019-12-19T16:00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>cell</w:t>
        </w:r>
      </w:ins>
      <w:ins w:id="572" w:author="Andreae, Emily A" w:date="2019-12-19T15:59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>-specific differences in PANC754 expression</w:t>
        </w:r>
      </w:ins>
      <w:ins w:id="573" w:author="Andreae, Emily A" w:date="2019-12-19T15:58:00Z">
        <w:r w:rsidR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t xml:space="preserve"> across cancer types. </w:t>
        </w:r>
      </w:ins>
      <w:del w:id="574" w:author="Andreae, Emily A" w:date="2019-12-19T15:58:00Z">
        <w:r w:rsidR="0008312E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Through </w:delText>
        </w:r>
        <w:r w:rsidR="0008312E" w:rsidRPr="0095454A" w:rsidDel="00CB1104">
          <w:rPr>
            <w:rFonts w:ascii="Arial" w:hAnsi="Arial" w:cs="Arial"/>
            <w:sz w:val="22"/>
            <w:szCs w:val="22"/>
            <w:lang w:eastAsia="zh-CN"/>
          </w:rPr>
          <w:delText xml:space="preserve">co-expression analysis, the negative correlation between KPNA4 and PANC754, while the positive correlation between MTMR8 and PANC754, and overexpressed PANC754 down-regulated the protein levels both </w:delText>
        </w:r>
        <w:r w:rsidR="0008312E" w:rsidRPr="0095454A" w:rsidDel="00CB1104">
          <w:rPr>
            <w:rFonts w:ascii="Arial" w:hAnsi="Arial" w:cs="Arial"/>
            <w:sz w:val="22"/>
            <w:szCs w:val="22"/>
            <w:shd w:val="clear" w:color="auto" w:fill="FFFFFF"/>
          </w:rPr>
          <w:delText>KPNA4 and MTMR8, the difference based on sequence complementary principle</w:delText>
        </w:r>
        <w:r w:rsidR="00C10E56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 </w:delText>
        </w:r>
        <w:r w:rsidR="0008312E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maybe </w:delText>
        </w:r>
        <w:r w:rsidR="00CD4965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are </w:delText>
        </w:r>
        <w:r w:rsidR="00C5526F" w:rsidRPr="0095454A" w:rsidDel="00CB1104">
          <w:rPr>
            <w:rFonts w:ascii="Arial" w:hAnsi="Arial" w:cs="Arial" w:hint="eastAsia"/>
            <w:sz w:val="22"/>
            <w:szCs w:val="22"/>
            <w:shd w:val="clear" w:color="auto" w:fill="FFFFFF"/>
            <w:lang w:eastAsia="zh-CN"/>
          </w:rPr>
          <w:delText xml:space="preserve">that </w:delText>
        </w:r>
        <w:r w:rsidR="00CD4965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co-expression analysis is </w:delText>
        </w:r>
        <w:r w:rsidR="00C5526F" w:rsidRPr="0095454A" w:rsidDel="00CB1104">
          <w:rPr>
            <w:rFonts w:ascii="Arial" w:hAnsi="Arial" w:cs="Arial" w:hint="eastAsia"/>
            <w:sz w:val="22"/>
            <w:szCs w:val="22"/>
            <w:shd w:val="clear" w:color="auto" w:fill="FFFFFF"/>
            <w:lang w:eastAsia="zh-CN"/>
          </w:rPr>
          <w:delText xml:space="preserve">upon </w:delText>
        </w:r>
        <w:r w:rsidR="00885A68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>transcriptional</w:delText>
        </w:r>
        <w:r w:rsidR="00CD4965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 level and interaction detection is </w:delText>
        </w:r>
        <w:r w:rsidR="00C5526F" w:rsidRPr="0095454A" w:rsidDel="00CB1104">
          <w:rPr>
            <w:rFonts w:ascii="Arial" w:hAnsi="Arial" w:cs="Arial" w:hint="eastAsia"/>
            <w:sz w:val="22"/>
            <w:szCs w:val="22"/>
            <w:shd w:val="clear" w:color="auto" w:fill="FFFFFF"/>
            <w:lang w:eastAsia="zh-CN"/>
          </w:rPr>
          <w:delText xml:space="preserve">upon </w:delText>
        </w:r>
        <w:r w:rsidR="00CD4965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protein level, </w:delText>
        </w:r>
        <w:r w:rsidR="00ED7DE7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additionally, </w:delText>
        </w:r>
        <w:r w:rsidR="00C5526F" w:rsidRPr="0095454A" w:rsidDel="00CB1104">
          <w:rPr>
            <w:rFonts w:ascii="Arial" w:hAnsi="Arial" w:cs="Arial" w:hint="eastAsia"/>
            <w:sz w:val="22"/>
            <w:szCs w:val="22"/>
            <w:lang w:eastAsia="zh-CN"/>
          </w:rPr>
          <w:delText xml:space="preserve">the </w:delText>
        </w:r>
        <w:r w:rsidR="00C220AE" w:rsidDel="00CB1104">
          <w:fldChar w:fldCharType="begin"/>
        </w:r>
        <w:r w:rsidR="00C220AE" w:rsidDel="00CB1104">
          <w:delInstrText xml:space="preserve"> HYPERLINK "http://dict.youdao.com/w/discrepancy/" \l "keyfrom=E2Ctranslation" </w:delInstrText>
        </w:r>
        <w:r w:rsidR="00C220AE" w:rsidDel="00CB1104">
          <w:fldChar w:fldCharType="separate"/>
        </w:r>
        <w:r w:rsidR="00C5526F" w:rsidRPr="0095454A" w:rsidDel="00CB1104">
          <w:rPr>
            <w:rFonts w:ascii="Arial" w:hAnsi="Arial" w:cs="Arial"/>
            <w:sz w:val="22"/>
            <w:szCs w:val="22"/>
            <w:lang w:eastAsia="zh-CN"/>
          </w:rPr>
          <w:delText>discrepancy</w:delText>
        </w:r>
        <w:r w:rsidR="00C220AE" w:rsidDel="00CB1104">
          <w:rPr>
            <w:rFonts w:ascii="Arial" w:hAnsi="Arial" w:cs="Arial"/>
            <w:sz w:val="22"/>
            <w:szCs w:val="22"/>
            <w:lang w:eastAsia="zh-CN"/>
          </w:rPr>
          <w:fldChar w:fldCharType="end"/>
        </w:r>
        <w:r w:rsidR="00C5526F" w:rsidRPr="0095454A" w:rsidDel="00CB1104">
          <w:rPr>
            <w:rFonts w:ascii="Arial" w:hAnsi="Arial" w:cs="Arial" w:hint="eastAsia"/>
            <w:sz w:val="22"/>
            <w:szCs w:val="22"/>
            <w:lang w:eastAsia="zh-CN"/>
          </w:rPr>
          <w:delText xml:space="preserve"> </w:delText>
        </w:r>
        <w:r w:rsidR="00CD4965" w:rsidRPr="0095454A" w:rsidDel="00CB1104">
          <w:rPr>
            <w:rFonts w:ascii="Arial" w:hAnsi="Arial" w:cs="Arial"/>
            <w:sz w:val="22"/>
            <w:szCs w:val="22"/>
            <w:lang w:eastAsia="zh-CN"/>
          </w:rPr>
          <w:delText>also indic</w:delText>
        </w:r>
        <w:r w:rsidR="00ED7DE7" w:rsidRPr="0095454A" w:rsidDel="00CB1104">
          <w:rPr>
            <w:rFonts w:ascii="Arial" w:hAnsi="Arial" w:cs="Arial" w:hint="eastAsia"/>
            <w:sz w:val="22"/>
            <w:szCs w:val="22"/>
            <w:lang w:eastAsia="zh-CN"/>
          </w:rPr>
          <w:delText>a</w:delText>
        </w:r>
        <w:r w:rsidR="00CD4965" w:rsidRPr="0095454A" w:rsidDel="00CB1104">
          <w:rPr>
            <w:rFonts w:ascii="Arial" w:hAnsi="Arial" w:cs="Arial"/>
            <w:sz w:val="22"/>
            <w:szCs w:val="22"/>
            <w:lang w:eastAsia="zh-CN"/>
          </w:rPr>
          <w:delText>t</w:delText>
        </w:r>
        <w:r w:rsidR="00ED7DE7" w:rsidRPr="0095454A" w:rsidDel="00CB1104">
          <w:rPr>
            <w:rFonts w:ascii="Arial" w:hAnsi="Arial" w:cs="Arial"/>
            <w:sz w:val="22"/>
            <w:szCs w:val="22"/>
            <w:lang w:eastAsia="zh-CN"/>
          </w:rPr>
          <w:delText>ed</w:delText>
        </w:r>
        <w:r w:rsidR="00CD4965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 other mechanism</w:delText>
        </w:r>
        <w:r w:rsidR="00ED7DE7" w:rsidRPr="0095454A" w:rsidDel="00CB1104">
          <w:rPr>
            <w:rFonts w:ascii="Arial" w:hAnsi="Arial" w:cs="Arial" w:hint="eastAsia"/>
            <w:sz w:val="22"/>
            <w:szCs w:val="22"/>
            <w:shd w:val="clear" w:color="auto" w:fill="FFFFFF"/>
            <w:lang w:eastAsia="zh-CN"/>
          </w:rPr>
          <w:delText>s</w:delText>
        </w:r>
        <w:r w:rsidR="00CD4965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 or regulatory molecules to control the interaction of PANC754 and MTMR8. However, these data</w:delText>
        </w:r>
        <w:r w:rsidR="00C10E56" w:rsidRPr="0095454A" w:rsidDel="00CB1104">
          <w:rPr>
            <w:rFonts w:ascii="Arial" w:hAnsi="Arial" w:cs="Arial"/>
            <w:sz w:val="22"/>
            <w:szCs w:val="22"/>
            <w:shd w:val="clear" w:color="auto" w:fill="FFFFFF"/>
            <w:lang w:eastAsia="zh-CN"/>
          </w:rPr>
          <w:delText xml:space="preserve"> established the proof that PANC754 was a pan-cancer suppression ncRNA.</w:delText>
        </w:r>
      </w:del>
    </w:p>
    <w:p w14:paraId="130A8B78" w14:textId="77777777" w:rsidR="00FF7A16" w:rsidRPr="0095454A" w:rsidRDefault="00FF7A16" w:rsidP="003E48FE">
      <w:pPr>
        <w:jc w:val="both"/>
        <w:rPr>
          <w:rFonts w:ascii="Arial" w:hAnsi="Arial" w:cs="Arial"/>
          <w:sz w:val="22"/>
          <w:szCs w:val="22"/>
        </w:rPr>
      </w:pPr>
    </w:p>
    <w:p w14:paraId="169540E1" w14:textId="77777777" w:rsidR="003F5503" w:rsidRPr="0095454A" w:rsidRDefault="00310104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Materials and </w:t>
      </w:r>
      <w:r w:rsidR="000A551C" w:rsidRPr="0095454A">
        <w:rPr>
          <w:rFonts w:ascii="Arial" w:hAnsi="Arial" w:cs="Arial"/>
          <w:b/>
          <w:sz w:val="22"/>
          <w:szCs w:val="22"/>
        </w:rPr>
        <w:t>Method</w:t>
      </w:r>
      <w:r w:rsidRPr="0095454A">
        <w:rPr>
          <w:rFonts w:ascii="Arial" w:hAnsi="Arial" w:cs="Arial"/>
          <w:b/>
          <w:sz w:val="22"/>
          <w:szCs w:val="22"/>
        </w:rPr>
        <w:t>s</w:t>
      </w:r>
    </w:p>
    <w:p w14:paraId="56D16976" w14:textId="77777777" w:rsidR="00D307ED" w:rsidRPr="00D307ED" w:rsidRDefault="00D307ED" w:rsidP="004348D4">
      <w:pPr>
        <w:pStyle w:val="Heading1"/>
        <w:spacing w:before="0"/>
        <w:rPr>
          <w:rFonts w:ascii="Arial" w:hAnsi="Arial" w:cs="Arial"/>
          <w:color w:val="auto"/>
          <w:sz w:val="22"/>
          <w:szCs w:val="22"/>
        </w:rPr>
      </w:pPr>
    </w:p>
    <w:p w14:paraId="5FBDD4D8" w14:textId="48509783" w:rsidR="003F5503" w:rsidRPr="0095454A" w:rsidRDefault="003F5503" w:rsidP="004348D4">
      <w:pPr>
        <w:pStyle w:val="Heading1"/>
        <w:spacing w:before="0"/>
        <w:rPr>
          <w:rFonts w:ascii="Arial" w:hAnsi="Arial" w:cs="Arial"/>
          <w:b/>
          <w:color w:val="auto"/>
          <w:sz w:val="22"/>
          <w:szCs w:val="22"/>
        </w:rPr>
      </w:pPr>
      <w:r w:rsidRPr="0095454A">
        <w:rPr>
          <w:rFonts w:ascii="Arial" w:hAnsi="Arial" w:cs="Arial"/>
          <w:b/>
          <w:color w:val="auto"/>
          <w:sz w:val="22"/>
          <w:szCs w:val="22"/>
        </w:rPr>
        <w:t>Cell line</w:t>
      </w:r>
      <w:r w:rsidR="004348D4" w:rsidRPr="0095454A">
        <w:rPr>
          <w:rFonts w:ascii="Arial" w:hAnsi="Arial" w:cs="Arial"/>
          <w:b/>
          <w:color w:val="auto"/>
          <w:sz w:val="22"/>
          <w:szCs w:val="22"/>
        </w:rPr>
        <w:t>s</w:t>
      </w:r>
      <w:r w:rsidR="00346182" w:rsidRPr="0095454A">
        <w:rPr>
          <w:rFonts w:ascii="Arial" w:hAnsi="Arial" w:cs="Arial"/>
          <w:b/>
          <w:color w:val="auto"/>
          <w:sz w:val="22"/>
          <w:szCs w:val="22"/>
        </w:rPr>
        <w:t>,</w:t>
      </w:r>
      <w:r w:rsidRPr="0095454A">
        <w:rPr>
          <w:rFonts w:ascii="Arial" w:hAnsi="Arial" w:cs="Arial"/>
          <w:b/>
          <w:color w:val="auto"/>
          <w:sz w:val="22"/>
          <w:szCs w:val="22"/>
        </w:rPr>
        <w:t xml:space="preserve"> </w:t>
      </w:r>
      <w:r w:rsidR="00FF7A16" w:rsidRPr="0095454A">
        <w:rPr>
          <w:rFonts w:ascii="Arial" w:hAnsi="Arial" w:cs="Arial"/>
          <w:b/>
          <w:color w:val="auto"/>
          <w:sz w:val="22"/>
          <w:szCs w:val="22"/>
        </w:rPr>
        <w:t>plasmid</w:t>
      </w:r>
      <w:r w:rsidR="004348D4" w:rsidRPr="0095454A">
        <w:rPr>
          <w:rFonts w:ascii="Arial" w:hAnsi="Arial" w:cs="Arial"/>
          <w:b/>
          <w:color w:val="auto"/>
          <w:sz w:val="22"/>
          <w:szCs w:val="22"/>
        </w:rPr>
        <w:t>s</w:t>
      </w:r>
      <w:r w:rsidR="00346182" w:rsidRPr="0095454A">
        <w:rPr>
          <w:rFonts w:ascii="Arial" w:hAnsi="Arial" w:cs="Arial"/>
          <w:b/>
          <w:color w:val="auto"/>
          <w:sz w:val="22"/>
          <w:szCs w:val="22"/>
        </w:rPr>
        <w:t xml:space="preserve"> and patients</w:t>
      </w:r>
    </w:p>
    <w:p w14:paraId="109B5304" w14:textId="77777777" w:rsidR="00FF7A16" w:rsidRPr="0095454A" w:rsidRDefault="00FF7A16" w:rsidP="003E48FE">
      <w:pPr>
        <w:jc w:val="both"/>
        <w:rPr>
          <w:rFonts w:ascii="Arial" w:hAnsi="Arial" w:cs="Arial"/>
          <w:sz w:val="22"/>
          <w:szCs w:val="22"/>
        </w:rPr>
      </w:pPr>
    </w:p>
    <w:p w14:paraId="31CC6D30" w14:textId="241D242B" w:rsidR="00C20B63" w:rsidRPr="0095454A" w:rsidRDefault="00677406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</w:rPr>
        <w:t>Four types of human gastrointestinal tumor</w:t>
      </w:r>
      <w:r w:rsidRPr="0095454A">
        <w:rPr>
          <w:rFonts w:ascii="Arial" w:hAnsi="Arial" w:cs="Arial" w:hint="eastAsia"/>
          <w:sz w:val="22"/>
          <w:szCs w:val="22"/>
        </w:rPr>
        <w:t xml:space="preserve"> </w:t>
      </w:r>
      <w:r w:rsidRPr="0095454A">
        <w:rPr>
          <w:rFonts w:ascii="Arial" w:hAnsi="Arial" w:cs="Arial"/>
          <w:sz w:val="22"/>
          <w:szCs w:val="22"/>
        </w:rPr>
        <w:t xml:space="preserve">cell lines, including </w:t>
      </w:r>
      <w:r w:rsidR="00A721AC" w:rsidRPr="0095454A">
        <w:rPr>
          <w:rFonts w:ascii="Arial" w:hAnsi="Arial" w:cs="Arial"/>
          <w:sz w:val="22"/>
          <w:szCs w:val="22"/>
        </w:rPr>
        <w:t xml:space="preserve">esophageal cancer Eca109 cell-line, hepatocellular carcinoma HepG2 and Bel7402 cell-lines, </w:t>
      </w:r>
      <w:r w:rsidRPr="0095454A">
        <w:rPr>
          <w:rFonts w:ascii="Arial" w:hAnsi="Arial" w:cs="Arial" w:hint="eastAsia"/>
          <w:sz w:val="22"/>
          <w:szCs w:val="22"/>
        </w:rPr>
        <w:t xml:space="preserve">gastric cancer MGC803 </w:t>
      </w:r>
      <w:r w:rsidRPr="0095454A">
        <w:rPr>
          <w:rFonts w:ascii="Arial" w:hAnsi="Arial" w:cs="Arial"/>
          <w:sz w:val="22"/>
          <w:szCs w:val="22"/>
        </w:rPr>
        <w:t xml:space="preserve">cell-line, and </w:t>
      </w:r>
      <w:ins w:id="575" w:author="Andreae, Emily A" w:date="2019-12-19T16:02:00Z">
        <w:r w:rsidR="00CB1104">
          <w:rPr>
            <w:rFonts w:ascii="Arial" w:hAnsi="Arial" w:cs="Arial"/>
            <w:sz w:val="22"/>
            <w:szCs w:val="22"/>
          </w:rPr>
          <w:t>CRC</w:t>
        </w:r>
      </w:ins>
      <w:del w:id="576" w:author="Andreae, Emily A" w:date="2019-12-19T16:02:00Z">
        <w:r w:rsidRPr="0095454A" w:rsidDel="00CB1104">
          <w:rPr>
            <w:rFonts w:ascii="Arial" w:hAnsi="Arial" w:cs="Arial"/>
            <w:sz w:val="22"/>
            <w:szCs w:val="22"/>
          </w:rPr>
          <w:delText xml:space="preserve">colorectal </w:delText>
        </w:r>
        <w:r w:rsidRPr="0095454A" w:rsidDel="00CB1104">
          <w:rPr>
            <w:rFonts w:ascii="Arial" w:hAnsi="Arial" w:cs="Arial"/>
            <w:sz w:val="22"/>
            <w:szCs w:val="22"/>
          </w:rPr>
          <w:lastRenderedPageBreak/>
          <w:delText xml:space="preserve">cancer </w:delText>
        </w:r>
      </w:del>
      <w:r w:rsidRPr="0095454A">
        <w:rPr>
          <w:rFonts w:ascii="Arial" w:hAnsi="Arial" w:cs="Arial"/>
          <w:sz w:val="22"/>
          <w:szCs w:val="22"/>
        </w:rPr>
        <w:t>SW480 and DLD1 cell</w:t>
      </w:r>
      <w:ins w:id="577" w:author="Andreae, Emily A" w:date="2019-12-19T16:02:00Z">
        <w:r w:rsidR="00CB1104">
          <w:rPr>
            <w:rFonts w:ascii="Arial" w:hAnsi="Arial" w:cs="Arial"/>
            <w:sz w:val="22"/>
            <w:szCs w:val="22"/>
          </w:rPr>
          <w:t xml:space="preserve"> </w:t>
        </w:r>
      </w:ins>
      <w:del w:id="578" w:author="Andreae, Emily A" w:date="2019-12-19T16:02:00Z">
        <w:r w:rsidRPr="0095454A" w:rsidDel="00CB1104">
          <w:rPr>
            <w:rFonts w:ascii="Arial" w:hAnsi="Arial" w:cs="Arial"/>
            <w:sz w:val="22"/>
            <w:szCs w:val="22"/>
          </w:rPr>
          <w:delText>-</w:delText>
        </w:r>
      </w:del>
      <w:r w:rsidRPr="0095454A">
        <w:rPr>
          <w:rFonts w:ascii="Arial" w:hAnsi="Arial" w:cs="Arial"/>
          <w:sz w:val="22"/>
          <w:szCs w:val="22"/>
        </w:rPr>
        <w:t>lines</w:t>
      </w:r>
      <w:r w:rsidR="00A721AC" w:rsidRPr="0095454A">
        <w:rPr>
          <w:rFonts w:ascii="Arial" w:hAnsi="Arial" w:cs="Arial"/>
          <w:sz w:val="22"/>
          <w:szCs w:val="22"/>
        </w:rPr>
        <w:t xml:space="preserve"> were preserved by our laboratory. </w:t>
      </w:r>
      <w:r w:rsidR="001C37F8" w:rsidRPr="0095454A">
        <w:rPr>
          <w:rFonts w:ascii="Arial" w:hAnsi="Arial" w:cs="Arial"/>
          <w:sz w:val="22"/>
          <w:szCs w:val="22"/>
        </w:rPr>
        <w:t xml:space="preserve">Six cell lines were cultured </w:t>
      </w:r>
      <w:r w:rsidR="00A31274" w:rsidRPr="0095454A">
        <w:rPr>
          <w:rFonts w:ascii="Arial" w:hAnsi="Arial" w:cs="Arial"/>
          <w:sz w:val="22"/>
          <w:szCs w:val="22"/>
        </w:rPr>
        <w:t xml:space="preserve">in </w:t>
      </w:r>
      <w:ins w:id="579" w:author="Andreae, Emily A" w:date="2019-12-19T16:02:00Z">
        <w:r w:rsidR="00CB1104">
          <w:rPr>
            <w:rFonts w:ascii="Arial" w:hAnsi="Arial" w:cs="Arial"/>
            <w:sz w:val="22"/>
            <w:szCs w:val="22"/>
          </w:rPr>
          <w:t>Dulbecco’s Modified Eagle Medium (</w:t>
        </w:r>
      </w:ins>
      <w:r w:rsidR="00A31274" w:rsidRPr="0095454A">
        <w:rPr>
          <w:rFonts w:ascii="Arial" w:hAnsi="Arial" w:cs="Arial"/>
          <w:sz w:val="22"/>
          <w:szCs w:val="22"/>
        </w:rPr>
        <w:t>DMEM</w:t>
      </w:r>
      <w:ins w:id="580" w:author="Andreae, Emily A" w:date="2019-12-19T16:02:00Z">
        <w:r w:rsidR="00CB1104">
          <w:rPr>
            <w:rFonts w:ascii="Arial" w:hAnsi="Arial" w:cs="Arial"/>
            <w:sz w:val="22"/>
            <w:szCs w:val="22"/>
          </w:rPr>
          <w:t>)</w:t>
        </w:r>
      </w:ins>
      <w:r w:rsidR="00A81B2E" w:rsidRPr="0095454A">
        <w:rPr>
          <w:rFonts w:ascii="Arial" w:hAnsi="Arial" w:cs="Arial"/>
          <w:sz w:val="22"/>
          <w:szCs w:val="22"/>
        </w:rPr>
        <w:t xml:space="preserve"> or RPMI 1640</w:t>
      </w:r>
      <w:r w:rsidR="00A31274" w:rsidRPr="0095454A">
        <w:rPr>
          <w:rFonts w:ascii="Arial" w:hAnsi="Arial" w:cs="Arial"/>
          <w:sz w:val="22"/>
          <w:szCs w:val="22"/>
        </w:rPr>
        <w:t xml:space="preserve"> </w:t>
      </w:r>
      <w:r w:rsidR="00A81B2E" w:rsidRPr="0095454A">
        <w:rPr>
          <w:rFonts w:ascii="Arial" w:hAnsi="Arial" w:cs="Arial"/>
          <w:sz w:val="22"/>
          <w:szCs w:val="22"/>
        </w:rPr>
        <w:t>(</w:t>
      </w:r>
      <w:r w:rsidR="00956721" w:rsidRPr="0095454A">
        <w:rPr>
          <w:rFonts w:ascii="Arial" w:hAnsi="Arial" w:cs="Arial"/>
          <w:sz w:val="22"/>
          <w:szCs w:val="22"/>
        </w:rPr>
        <w:t>KeyGEN Biotech, China</w:t>
      </w:r>
      <w:r w:rsidR="00A81B2E" w:rsidRPr="0095454A">
        <w:rPr>
          <w:rFonts w:ascii="Arial" w:hAnsi="Arial" w:cs="Arial"/>
          <w:sz w:val="22"/>
          <w:szCs w:val="22"/>
        </w:rPr>
        <w:t xml:space="preserve">) </w:t>
      </w:r>
      <w:r w:rsidR="00A31274" w:rsidRPr="0095454A">
        <w:rPr>
          <w:rFonts w:ascii="Arial" w:hAnsi="Arial" w:cs="Arial"/>
          <w:sz w:val="22"/>
          <w:szCs w:val="22"/>
        </w:rPr>
        <w:t xml:space="preserve">with 10% </w:t>
      </w:r>
      <w:ins w:id="581" w:author="Andreae, Emily A" w:date="2019-12-19T16:03:00Z">
        <w:r w:rsidR="00CB1104">
          <w:rPr>
            <w:rFonts w:ascii="Arial" w:hAnsi="Arial" w:cs="Arial"/>
            <w:sz w:val="22"/>
            <w:szCs w:val="22"/>
          </w:rPr>
          <w:t>fetal bovine serum (</w:t>
        </w:r>
      </w:ins>
      <w:r w:rsidR="00A31274" w:rsidRPr="0095454A">
        <w:rPr>
          <w:rFonts w:ascii="Arial" w:hAnsi="Arial" w:cs="Arial"/>
          <w:sz w:val="22"/>
          <w:szCs w:val="22"/>
        </w:rPr>
        <w:t>FBS</w:t>
      </w:r>
      <w:ins w:id="582" w:author="Andreae, Emily A" w:date="2019-12-19T16:03:00Z">
        <w:r w:rsidR="00CB1104">
          <w:rPr>
            <w:rFonts w:ascii="Arial" w:hAnsi="Arial" w:cs="Arial"/>
            <w:sz w:val="22"/>
            <w:szCs w:val="22"/>
          </w:rPr>
          <w:t>)</w:t>
        </w:r>
      </w:ins>
      <w:r w:rsidR="00A31274" w:rsidRPr="0095454A">
        <w:rPr>
          <w:rFonts w:ascii="Arial" w:hAnsi="Arial" w:cs="Arial"/>
          <w:sz w:val="22"/>
          <w:szCs w:val="22"/>
        </w:rPr>
        <w:t xml:space="preserve"> </w:t>
      </w:r>
      <w:r w:rsidR="00A81B2E" w:rsidRPr="0095454A">
        <w:rPr>
          <w:rFonts w:ascii="Arial" w:hAnsi="Arial" w:cs="Arial"/>
          <w:sz w:val="22"/>
          <w:szCs w:val="22"/>
        </w:rPr>
        <w:t xml:space="preserve">(ExCell, USA) </w:t>
      </w:r>
      <w:r w:rsidR="00A31274" w:rsidRPr="0095454A">
        <w:rPr>
          <w:rFonts w:ascii="Arial" w:hAnsi="Arial" w:cs="Arial"/>
          <w:sz w:val="22"/>
          <w:szCs w:val="22"/>
        </w:rPr>
        <w:t>and 1% antibiotic solution (penicillin-streptomycin, 10,000 U/mL) at 37</w:t>
      </w:r>
      <w:del w:id="583" w:author="Andreae, Emily A" w:date="2019-12-19T16:03:00Z">
        <w:r w:rsidR="00A31274" w:rsidRPr="0095454A" w:rsidDel="00CB1104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A31274" w:rsidRPr="0095454A">
        <w:rPr>
          <w:rFonts w:ascii="Arial" w:hAnsi="Arial" w:cs="Arial"/>
          <w:sz w:val="22"/>
          <w:szCs w:val="22"/>
        </w:rPr>
        <w:t>°C in a humidified atmosphere containing 5% CO</w:t>
      </w:r>
      <w:r w:rsidR="00A31274" w:rsidRPr="0095454A">
        <w:rPr>
          <w:rFonts w:ascii="Arial" w:hAnsi="Arial" w:cs="Arial"/>
          <w:sz w:val="22"/>
          <w:szCs w:val="22"/>
          <w:vertAlign w:val="subscript"/>
        </w:rPr>
        <w:t>2</w:t>
      </w:r>
      <w:r w:rsidR="00A31274" w:rsidRPr="0095454A">
        <w:rPr>
          <w:rFonts w:ascii="Arial" w:hAnsi="Arial" w:cs="Arial"/>
          <w:sz w:val="22"/>
          <w:szCs w:val="22"/>
        </w:rPr>
        <w:t xml:space="preserve">. </w:t>
      </w:r>
      <w:r w:rsidR="00866216" w:rsidRPr="0095454A">
        <w:rPr>
          <w:rFonts w:ascii="Arial" w:hAnsi="Arial" w:cs="Arial"/>
          <w:sz w:val="22"/>
          <w:szCs w:val="22"/>
        </w:rPr>
        <w:t xml:space="preserve">ncRNA </w:t>
      </w:r>
      <w:r w:rsidR="000E76C2" w:rsidRPr="0095454A">
        <w:rPr>
          <w:rFonts w:ascii="Arial" w:hAnsi="Arial" w:cs="Arial"/>
          <w:sz w:val="22"/>
          <w:szCs w:val="22"/>
        </w:rPr>
        <w:t xml:space="preserve">PANC754 were synthesized by </w:t>
      </w:r>
      <w:r w:rsidR="00A81B2E" w:rsidRPr="0095454A">
        <w:rPr>
          <w:rFonts w:ascii="Arial" w:hAnsi="Arial" w:cs="Arial" w:hint="eastAsia"/>
          <w:sz w:val="22"/>
          <w:szCs w:val="22"/>
          <w:lang w:eastAsia="zh-CN"/>
        </w:rPr>
        <w:t>G</w:t>
      </w:r>
      <w:r w:rsidR="00A81B2E" w:rsidRPr="0095454A">
        <w:rPr>
          <w:rFonts w:ascii="Arial" w:hAnsi="Arial" w:cs="Arial"/>
          <w:sz w:val="22"/>
          <w:szCs w:val="22"/>
          <w:lang w:eastAsia="zh-CN"/>
        </w:rPr>
        <w:t xml:space="preserve">enScript Biotech Corp. (Nanjing, China) and cloned in </w:t>
      </w:r>
      <w:r w:rsidR="003133B5" w:rsidRPr="0095454A">
        <w:rPr>
          <w:rFonts w:ascii="Arial" w:hAnsi="Arial" w:cs="Arial"/>
          <w:sz w:val="22"/>
          <w:szCs w:val="22"/>
        </w:rPr>
        <w:t xml:space="preserve">pcDNA3.1 </w:t>
      </w:r>
      <w:r w:rsidR="00A81B2E" w:rsidRPr="0095454A">
        <w:rPr>
          <w:rFonts w:ascii="Arial" w:hAnsi="Arial" w:cs="Arial"/>
          <w:sz w:val="22"/>
          <w:szCs w:val="22"/>
          <w:lang w:eastAsia="zh-CN"/>
        </w:rPr>
        <w:t>plasmid vector</w:t>
      </w:r>
      <w:r w:rsidR="0073181E" w:rsidRPr="0095454A">
        <w:rPr>
          <w:rFonts w:ascii="Arial" w:hAnsi="Arial" w:cs="Arial"/>
          <w:sz w:val="22"/>
          <w:szCs w:val="22"/>
          <w:lang w:eastAsia="zh-CN"/>
        </w:rPr>
        <w:t>, then transfected with Lipofectamine 3000 transfection agent (Invitrogen, USA) into the above-mentioned cells</w:t>
      </w:r>
      <w:r w:rsidR="00A81B2E" w:rsidRPr="0095454A">
        <w:rPr>
          <w:rFonts w:ascii="Arial" w:hAnsi="Arial" w:cs="Arial"/>
          <w:sz w:val="22"/>
          <w:szCs w:val="22"/>
          <w:lang w:eastAsia="zh-CN"/>
        </w:rPr>
        <w:t>.</w:t>
      </w:r>
    </w:p>
    <w:p w14:paraId="5A7570E6" w14:textId="77777777" w:rsidR="00C40199" w:rsidRDefault="00C40199" w:rsidP="00165A96">
      <w:pPr>
        <w:jc w:val="both"/>
        <w:rPr>
          <w:ins w:id="584" w:author="Andreae, Emily A" w:date="2019-12-19T16:03:00Z"/>
          <w:rFonts w:ascii="Arial" w:hAnsi="Arial" w:cs="Arial"/>
          <w:sz w:val="22"/>
          <w:szCs w:val="22"/>
        </w:rPr>
      </w:pPr>
    </w:p>
    <w:p w14:paraId="3987FE7B" w14:textId="27402ED0" w:rsidR="00165A96" w:rsidRPr="0095454A" w:rsidRDefault="00165A96" w:rsidP="00165A96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26</w:t>
      </w:r>
      <w:r w:rsidR="00346182" w:rsidRPr="0095454A">
        <w:rPr>
          <w:rFonts w:ascii="Arial" w:hAnsi="Arial" w:cs="Arial"/>
          <w:sz w:val="22"/>
          <w:szCs w:val="22"/>
        </w:rPr>
        <w:t xml:space="preserve"> CRC </w:t>
      </w:r>
      <w:r w:rsidRPr="0095454A">
        <w:rPr>
          <w:rFonts w:ascii="Arial" w:hAnsi="Arial" w:cs="Arial"/>
          <w:sz w:val="22"/>
          <w:szCs w:val="22"/>
        </w:rPr>
        <w:t xml:space="preserve">and 12 GC </w:t>
      </w:r>
      <w:r w:rsidR="00346182" w:rsidRPr="0095454A">
        <w:rPr>
          <w:rFonts w:ascii="Arial" w:hAnsi="Arial" w:cs="Arial"/>
          <w:sz w:val="22"/>
          <w:szCs w:val="22"/>
        </w:rPr>
        <w:t xml:space="preserve">patients were enrolled </w:t>
      </w:r>
      <w:ins w:id="585" w:author="Andreae, Emily A" w:date="2019-12-19T16:04:00Z">
        <w:r w:rsidR="00C40199">
          <w:rPr>
            <w:rFonts w:ascii="Arial" w:hAnsi="Arial" w:cs="Arial"/>
            <w:sz w:val="22"/>
            <w:szCs w:val="22"/>
          </w:rPr>
          <w:t xml:space="preserve">for sample collection </w:t>
        </w:r>
      </w:ins>
      <w:r w:rsidR="00346182" w:rsidRPr="0095454A">
        <w:rPr>
          <w:rFonts w:ascii="Arial" w:hAnsi="Arial" w:cs="Arial"/>
          <w:sz w:val="22"/>
          <w:szCs w:val="22"/>
        </w:rPr>
        <w:t xml:space="preserve">from the Department of </w:t>
      </w:r>
      <w:r w:rsidR="00346182" w:rsidRPr="0095454A">
        <w:rPr>
          <w:rFonts w:ascii="Arial" w:hAnsi="Arial" w:cs="Arial" w:hint="eastAsia"/>
          <w:sz w:val="22"/>
          <w:szCs w:val="22"/>
        </w:rPr>
        <w:t>G</w:t>
      </w:r>
      <w:r w:rsidR="00346182" w:rsidRPr="0095454A">
        <w:rPr>
          <w:rFonts w:ascii="Arial" w:hAnsi="Arial" w:cs="Arial"/>
          <w:sz w:val="22"/>
          <w:szCs w:val="22"/>
        </w:rPr>
        <w:t>eneral Surgery in Affiliated Hospital of Nantong University, Jiangsu Province, China.</w:t>
      </w:r>
      <w:r w:rsidRPr="0095454A">
        <w:rPr>
          <w:rFonts w:ascii="Arial" w:hAnsi="Arial" w:cs="Arial"/>
          <w:sz w:val="22"/>
          <w:szCs w:val="22"/>
        </w:rPr>
        <w:t xml:space="preserve"> The study was </w:t>
      </w:r>
      <w:del w:id="586" w:author="Andreae, Emily A" w:date="2019-12-19T16:04:00Z">
        <w:r w:rsidRPr="0095454A" w:rsidDel="00C40199">
          <w:rPr>
            <w:rFonts w:ascii="Arial" w:hAnsi="Arial" w:cs="Arial"/>
            <w:sz w:val="22"/>
            <w:szCs w:val="22"/>
          </w:rPr>
          <w:delText xml:space="preserve">ethically </w:delText>
        </w:r>
      </w:del>
      <w:r w:rsidRPr="0095454A">
        <w:rPr>
          <w:rFonts w:ascii="Arial" w:hAnsi="Arial" w:cs="Arial"/>
          <w:sz w:val="22"/>
          <w:szCs w:val="22"/>
        </w:rPr>
        <w:t xml:space="preserve">approved by the institutional review boards of </w:t>
      </w:r>
      <w:ins w:id="587" w:author="Andreae, Emily A" w:date="2019-12-19T16:04:00Z">
        <w:r w:rsidR="00C40199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>Affiliated Hospital of Nantong University. Written informed consent was obtained from each participant</w:t>
      </w:r>
      <w:ins w:id="588" w:author="Andreae, Emily A" w:date="2019-12-19T16:04:00Z">
        <w:r w:rsidR="00C40199">
          <w:rPr>
            <w:rFonts w:ascii="Arial" w:hAnsi="Arial" w:cs="Arial"/>
            <w:sz w:val="22"/>
            <w:szCs w:val="22"/>
          </w:rPr>
          <w:t xml:space="preserve"> prior to sample collection</w:t>
        </w:r>
      </w:ins>
      <w:del w:id="589" w:author="Andreae, Emily A" w:date="2019-12-19T16:04:00Z">
        <w:r w:rsidRPr="0095454A" w:rsidDel="00C40199">
          <w:rPr>
            <w:rFonts w:ascii="Arial" w:hAnsi="Arial" w:cs="Arial"/>
            <w:sz w:val="22"/>
            <w:szCs w:val="22"/>
          </w:rPr>
          <w:delText xml:space="preserve"> of the study</w:delText>
        </w:r>
      </w:del>
      <w:r w:rsidRPr="0095454A">
        <w:rPr>
          <w:rFonts w:ascii="Arial" w:hAnsi="Arial" w:cs="Arial"/>
          <w:sz w:val="22"/>
          <w:szCs w:val="22"/>
        </w:rPr>
        <w:t>.</w:t>
      </w:r>
    </w:p>
    <w:p w14:paraId="40C30E95" w14:textId="77777777" w:rsidR="003F5503" w:rsidRPr="0095454A" w:rsidRDefault="003F5503" w:rsidP="003E48FE">
      <w:pPr>
        <w:jc w:val="both"/>
        <w:rPr>
          <w:rFonts w:ascii="Arial" w:hAnsi="Arial" w:cs="Arial"/>
          <w:sz w:val="22"/>
          <w:szCs w:val="22"/>
        </w:rPr>
      </w:pPr>
    </w:p>
    <w:p w14:paraId="16133D01" w14:textId="77777777" w:rsidR="003F5503" w:rsidRPr="0095454A" w:rsidRDefault="003F5503" w:rsidP="003E48FE">
      <w:pPr>
        <w:pStyle w:val="Heading1"/>
        <w:spacing w:before="0"/>
        <w:rPr>
          <w:rFonts w:ascii="Arial" w:hAnsi="Arial" w:cs="Arial"/>
          <w:b/>
          <w:color w:val="auto"/>
          <w:sz w:val="22"/>
          <w:szCs w:val="22"/>
        </w:rPr>
      </w:pPr>
      <w:r w:rsidRPr="0095454A">
        <w:rPr>
          <w:rFonts w:ascii="Arial" w:hAnsi="Arial" w:cs="Arial"/>
          <w:b/>
          <w:color w:val="auto"/>
          <w:sz w:val="22"/>
          <w:szCs w:val="22"/>
        </w:rPr>
        <w:t>Identification of pan-cancer tumor suppressor non-coding RNA</w:t>
      </w:r>
    </w:p>
    <w:p w14:paraId="7B17FECA" w14:textId="77777777" w:rsidR="003F5503" w:rsidRPr="0095454A" w:rsidRDefault="003F5503" w:rsidP="003E48FE">
      <w:pPr>
        <w:jc w:val="both"/>
        <w:rPr>
          <w:rFonts w:ascii="Arial" w:hAnsi="Arial" w:cs="Arial"/>
          <w:sz w:val="22"/>
          <w:szCs w:val="22"/>
        </w:rPr>
      </w:pPr>
    </w:p>
    <w:p w14:paraId="62968AC2" w14:textId="39F3661A" w:rsidR="00D1077C" w:rsidRPr="0095454A" w:rsidRDefault="00D1077C" w:rsidP="00D1077C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We downloaded 11,093 gene expression quantification data derived from RNA-seq data </w:t>
      </w:r>
      <w:ins w:id="590" w:author="Andreae, Emily A" w:date="2019-12-19T16:05:00Z">
        <w:r w:rsidR="00C40199">
          <w:rPr>
            <w:rFonts w:ascii="Arial" w:hAnsi="Arial" w:cs="Arial"/>
            <w:sz w:val="22"/>
            <w:szCs w:val="22"/>
          </w:rPr>
          <w:t>from the</w:t>
        </w:r>
      </w:ins>
      <w:del w:id="591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>in</w:delText>
        </w:r>
      </w:del>
      <w:r w:rsidRPr="0095454A">
        <w:rPr>
          <w:rFonts w:ascii="Arial" w:hAnsi="Arial" w:cs="Arial"/>
          <w:sz w:val="22"/>
          <w:szCs w:val="22"/>
        </w:rPr>
        <w:t xml:space="preserve"> TCGA database (</w:t>
      </w:r>
      <w:hyperlink r:id="rId14" w:history="1">
        <w:r w:rsidRPr="0095454A">
          <w:rPr>
            <w:rStyle w:val="Hyperlink"/>
            <w:rFonts w:ascii="Arial" w:hAnsi="Arial" w:cs="Arial"/>
            <w:color w:val="auto"/>
            <w:sz w:val="22"/>
            <w:szCs w:val="22"/>
            <w:u w:val="none"/>
          </w:rPr>
          <w:t>https://portal.gdc.cancer.gov/repository</w:t>
        </w:r>
      </w:hyperlink>
      <w:r w:rsidRPr="0095454A">
        <w:rPr>
          <w:rFonts w:ascii="Arial" w:hAnsi="Arial" w:cs="Arial"/>
          <w:sz w:val="22"/>
          <w:szCs w:val="22"/>
        </w:rPr>
        <w:t xml:space="preserve">) on February </w:t>
      </w:r>
      <w:del w:id="592" w:author="Andreae, Emily A" w:date="2019-12-20T08:45:00Z">
        <w:r w:rsidRPr="0095454A" w:rsidDel="008717DE">
          <w:rPr>
            <w:rFonts w:ascii="Arial" w:hAnsi="Arial" w:cs="Arial"/>
            <w:sz w:val="22"/>
            <w:szCs w:val="22"/>
          </w:rPr>
          <w:delText>24th</w:delText>
        </w:r>
      </w:del>
      <w:ins w:id="593" w:author="Andreae, Emily A" w:date="2019-12-20T08:45:00Z">
        <w:r w:rsidR="008717DE" w:rsidRPr="0095454A">
          <w:rPr>
            <w:rFonts w:ascii="Arial" w:hAnsi="Arial" w:cs="Arial"/>
            <w:sz w:val="22"/>
            <w:szCs w:val="22"/>
          </w:rPr>
          <w:t>24</w:t>
        </w:r>
      </w:ins>
      <w:r w:rsidRPr="0095454A">
        <w:rPr>
          <w:rFonts w:ascii="Arial" w:hAnsi="Arial" w:cs="Arial"/>
          <w:sz w:val="22"/>
          <w:szCs w:val="22"/>
        </w:rPr>
        <w:t xml:space="preserve">, 2019. The RNA-seq data covered 32 cancer types. </w:t>
      </w:r>
      <w:ins w:id="594" w:author="Andreae, Emily A" w:date="2019-12-19T16:05:00Z">
        <w:r w:rsidR="00C40199">
          <w:rPr>
            <w:rFonts w:ascii="Arial" w:hAnsi="Arial" w:cs="Arial"/>
            <w:sz w:val="22"/>
            <w:szCs w:val="22"/>
          </w:rPr>
          <w:t>Nine</w:t>
        </w:r>
      </w:ins>
      <w:del w:id="595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 xml:space="preserve"> However 9</w:delText>
        </w:r>
      </w:del>
      <w:r w:rsidRPr="0095454A">
        <w:rPr>
          <w:rFonts w:ascii="Arial" w:hAnsi="Arial" w:cs="Arial"/>
          <w:sz w:val="22"/>
          <w:szCs w:val="22"/>
        </w:rPr>
        <w:t xml:space="preserve"> cancer types were excluded </w:t>
      </w:r>
      <w:ins w:id="596" w:author="Andreae, Emily A" w:date="2019-12-19T16:05:00Z">
        <w:r w:rsidR="00C40199">
          <w:rPr>
            <w:rFonts w:ascii="Arial" w:hAnsi="Arial" w:cs="Arial"/>
            <w:sz w:val="22"/>
            <w:szCs w:val="22"/>
          </w:rPr>
          <w:t xml:space="preserve">due to </w:t>
        </w:r>
      </w:ins>
      <w:del w:id="597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 xml:space="preserve">since the </w:delText>
        </w:r>
      </w:del>
      <w:r w:rsidRPr="0095454A">
        <w:rPr>
          <w:rFonts w:ascii="Arial" w:hAnsi="Arial" w:cs="Arial"/>
          <w:sz w:val="22"/>
          <w:szCs w:val="22"/>
        </w:rPr>
        <w:t>low sample</w:t>
      </w:r>
      <w:del w:id="598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sz w:val="22"/>
          <w:szCs w:val="22"/>
        </w:rPr>
        <w:t xml:space="preserve"> size for control samples (N&lt;=1). Log2-transformed fragments per kilobase of transcript per million mapped reads upper quartile (FPKM-UQ) derived from HTSeq</w:t>
      </w:r>
      <w:r w:rsidRPr="0095454A">
        <w:rPr>
          <w:rFonts w:ascii="Arial" w:hAnsi="Arial" w:cs="Arial"/>
          <w:sz w:val="22"/>
          <w:szCs w:val="22"/>
          <w:vertAlign w:val="superscript"/>
        </w:rPr>
        <w:fldChar w:fldCharType="begin"/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&lt;EndNote&gt;&lt;Cite&gt;&lt;Author&gt;Anders&lt;/Author&gt;&lt;Year&gt;2015&lt;/Year&gt;&lt;RecNum&gt;9072&lt;/RecNum&gt;&lt;DisplayText&gt;&lt;style face="superscript"&gt;50&lt;/style&gt;&lt;/DisplayText&gt;&lt;record&gt;&lt;rec-number&gt;9072&lt;/rec-number&gt;&lt;foreign-keys&gt;&lt;key app="EN" db-id="trpe9xp9a5trtnez0x2pvee92e99dw0wpv5d" timestamp="1561955383"&gt;9072&lt;/key&gt;&lt;/foreign-keys&gt;&lt;ref-type name="Journal Article"&gt;17&lt;/ref-type&gt;&lt;contributors&gt;&lt;authors&gt;&lt;author&gt;Anders, S.&lt;/author&gt;&lt;author&gt;Pyl, P. T.&lt;/author&gt;&lt;author&gt;Huber, W.&lt;/author&gt;&lt;/authors&gt;&lt;/contributors&gt;&lt;auth-address&gt;Genome Biology Unit, European Molecular Biology Laboratory, 69111 Heidelberg, Germany.&lt;/auth-address&gt;&lt;titles&gt;&lt;title&gt;HTSeq--a Python framework to work with high-throughput sequencing data&lt;/title&gt;&lt;secondary-title&gt;Bioinformatics&lt;/secondary-title&gt;&lt;/titles&gt;&lt;periodical&gt;&lt;full-title&gt;Bioinformatics&lt;/full-title&gt;&lt;/periodical&gt;&lt;pages&gt;166-9&lt;/pages&gt;&lt;volume&gt;31&lt;/volume&gt;&lt;number&gt;2&lt;/number&gt;&lt;edition&gt;2014/09/28&lt;/edition&gt;&lt;keywords&gt;&lt;keyword&gt;*Gene Expression Regulation&lt;/keyword&gt;&lt;keyword&gt;*Genome, Human&lt;/keyword&gt;&lt;keyword&gt;Genomics/*methods&lt;/keyword&gt;&lt;keyword&gt;High-Throughput Nucleotide Sequencing/*methods&lt;/keyword&gt;&lt;keyword&gt;Humans&lt;/keyword&gt;&lt;keyword&gt;*Software&lt;/keyword&gt;&lt;/keywords&gt;&lt;dates&gt;&lt;year&gt;2015&lt;/year&gt;&lt;pub-dates&gt;&lt;date&gt;Jan 15&lt;/date&gt;&lt;/pub-dates&gt;&lt;/dates&gt;&lt;isbn&gt;1367-4811 (Electronic)&amp;#xD;1367-4803 (Linking)&lt;/isbn&gt;&lt;accession-num&gt;25260700&lt;/accession-num&gt;&lt;urls&gt;&lt;related-urls&gt;&lt;url&gt;https://www.ncbi.nlm.nih.gov/pubmed/25260700&lt;/url&gt;&lt;/related-urls&gt;&lt;/urls&gt;&lt;custom2&gt;PMC4287950&lt;/custom2&gt;&lt;electronic-resource-num&gt;10.1093/bioinformatics/btu638&lt;/electronic-resource-num&gt;&lt;/record&gt;&lt;/Cite&gt;&lt;/EndNote&gt;</w:instrText>
      </w:r>
      <w:r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50</w:t>
      </w:r>
      <w:r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del w:id="599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>,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ins w:id="600" w:author="Andreae, Emily A" w:date="2019-12-19T16:05:00Z">
        <w:r w:rsidR="00C40199">
          <w:rPr>
            <w:rFonts w:ascii="Arial" w:hAnsi="Arial" w:cs="Arial"/>
            <w:sz w:val="22"/>
            <w:szCs w:val="22"/>
          </w:rPr>
          <w:t>was</w:t>
        </w:r>
      </w:ins>
      <w:del w:id="601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>is</w:delText>
        </w:r>
      </w:del>
      <w:r w:rsidRPr="0095454A">
        <w:rPr>
          <w:rFonts w:ascii="Arial" w:hAnsi="Arial" w:cs="Arial"/>
          <w:sz w:val="22"/>
          <w:szCs w:val="22"/>
        </w:rPr>
        <w:t xml:space="preserve"> applied for differential gene expression analysis. Bayesian generalized linear model (bayesglm) from ARM package (v1.10-1) was applied for differential gene expression analysis. </w:t>
      </w:r>
      <w:ins w:id="602" w:author="Andreae, Emily A" w:date="2019-12-19T16:05:00Z">
        <w:r w:rsidR="00C40199">
          <w:rPr>
            <w:rFonts w:ascii="Arial" w:hAnsi="Arial" w:cs="Arial"/>
            <w:sz w:val="22"/>
            <w:szCs w:val="22"/>
          </w:rPr>
          <w:t>M</w:t>
        </w:r>
      </w:ins>
      <w:del w:id="603" w:author="Andreae, Emily A" w:date="2019-12-19T16:05:00Z">
        <w:r w:rsidRPr="0095454A" w:rsidDel="00C40199">
          <w:rPr>
            <w:rFonts w:ascii="Arial" w:hAnsi="Arial" w:cs="Arial"/>
            <w:sz w:val="22"/>
            <w:szCs w:val="22"/>
          </w:rPr>
          <w:delText>m</w:delText>
        </w:r>
      </w:del>
      <w:r w:rsidRPr="0095454A">
        <w:rPr>
          <w:rFonts w:ascii="Arial" w:hAnsi="Arial" w:cs="Arial"/>
          <w:sz w:val="22"/>
          <w:szCs w:val="22"/>
        </w:rPr>
        <w:t xml:space="preserve">etafor package (v2.1-0) was applied for meta-analysis </w:t>
      </w:r>
      <w:ins w:id="604" w:author="Andreae, Emily A" w:date="2019-12-19T16:05:00Z">
        <w:r w:rsidR="00C40199">
          <w:rPr>
            <w:rFonts w:ascii="Arial" w:hAnsi="Arial" w:cs="Arial"/>
            <w:sz w:val="22"/>
            <w:szCs w:val="22"/>
          </w:rPr>
          <w:t>a</w:t>
        </w:r>
      </w:ins>
      <w:r w:rsidRPr="0095454A">
        <w:rPr>
          <w:rFonts w:ascii="Arial" w:hAnsi="Arial" w:cs="Arial"/>
          <w:sz w:val="22"/>
          <w:szCs w:val="22"/>
        </w:rPr>
        <w:t xml:space="preserve">cross </w:t>
      </w:r>
      <w:ins w:id="605" w:author="Andreae, Emily A" w:date="2019-12-19T16:05:00Z">
        <w:r w:rsidR="00C40199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 xml:space="preserve">23 cancer types. Cox proportional hazards regression model was applied for survival analysis to </w:t>
      </w:r>
      <w:ins w:id="606" w:author="Andreae, Emily A" w:date="2019-12-19T16:06:00Z">
        <w:r w:rsidR="00C40199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 xml:space="preserve">TCGA </w:t>
      </w:r>
      <w:ins w:id="607" w:author="Andreae, Emily A" w:date="2019-12-19T16:06:00Z">
        <w:r w:rsidR="00C40199">
          <w:rPr>
            <w:rFonts w:ascii="Arial" w:hAnsi="Arial" w:cs="Arial"/>
            <w:sz w:val="22"/>
            <w:szCs w:val="22"/>
          </w:rPr>
          <w:t xml:space="preserve">dataset for </w:t>
        </w:r>
      </w:ins>
      <w:r w:rsidRPr="0095454A">
        <w:rPr>
          <w:rFonts w:ascii="Arial" w:hAnsi="Arial" w:cs="Arial"/>
          <w:sz w:val="22"/>
          <w:szCs w:val="22"/>
        </w:rPr>
        <w:t>overall survival times (R survival package v0.9)</w:t>
      </w:r>
      <w:ins w:id="608" w:author="Andreae, Emily A" w:date="2019-12-20T08:45:00Z">
        <w:r w:rsidR="008717DE">
          <w:rPr>
            <w:rFonts w:ascii="Arial" w:hAnsi="Arial" w:cs="Arial"/>
            <w:sz w:val="22"/>
            <w:szCs w:val="22"/>
          </w:rPr>
          <w:t>, and results presented as hazard ratios (HR)</w:t>
        </w:r>
      </w:ins>
      <w:r w:rsidRPr="0095454A">
        <w:rPr>
          <w:rFonts w:ascii="Arial" w:hAnsi="Arial" w:cs="Arial"/>
          <w:sz w:val="22"/>
          <w:szCs w:val="22"/>
        </w:rPr>
        <w:t xml:space="preserve">. </w:t>
      </w:r>
    </w:p>
    <w:p w14:paraId="38F956DA" w14:textId="77777777" w:rsidR="00D1077C" w:rsidRPr="0095454A" w:rsidRDefault="00D1077C" w:rsidP="003E48FE">
      <w:pPr>
        <w:jc w:val="both"/>
        <w:rPr>
          <w:rFonts w:ascii="Arial" w:hAnsi="Arial" w:cs="Arial"/>
          <w:sz w:val="22"/>
          <w:szCs w:val="22"/>
        </w:rPr>
      </w:pPr>
    </w:p>
    <w:p w14:paraId="5085B34C" w14:textId="77777777" w:rsidR="00A51FC3" w:rsidRPr="0095454A" w:rsidRDefault="004348D4" w:rsidP="00A51FC3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Detection of cell growth viability by </w:t>
      </w:r>
      <w:r w:rsidR="00A51FC3" w:rsidRPr="0095454A">
        <w:rPr>
          <w:rFonts w:ascii="Arial" w:hAnsi="Arial" w:cs="Arial"/>
          <w:b/>
          <w:sz w:val="22"/>
          <w:szCs w:val="22"/>
        </w:rPr>
        <w:t xml:space="preserve">CCK-8 assay </w:t>
      </w:r>
    </w:p>
    <w:p w14:paraId="343C5D1A" w14:textId="77777777" w:rsidR="00A51FC3" w:rsidRPr="0095454A" w:rsidRDefault="00A51FC3" w:rsidP="00A51FC3">
      <w:pPr>
        <w:jc w:val="both"/>
        <w:rPr>
          <w:rFonts w:ascii="Arial" w:hAnsi="Arial" w:cs="Arial"/>
          <w:b/>
          <w:sz w:val="22"/>
          <w:szCs w:val="22"/>
        </w:rPr>
      </w:pPr>
    </w:p>
    <w:p w14:paraId="0ACC76E8" w14:textId="5107E369" w:rsidR="00A51FC3" w:rsidRPr="0095454A" w:rsidRDefault="00A51FC3" w:rsidP="00A51FC3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Cells at a concentration of 5 </w:t>
      </w:r>
      <w:r w:rsidR="0007203B" w:rsidRPr="0095454A">
        <w:rPr>
          <w:rFonts w:ascii="Arial" w:hAnsi="Arial" w:cs="Arial"/>
          <w:sz w:val="22"/>
          <w:szCs w:val="22"/>
        </w:rPr>
        <w:t>x</w:t>
      </w:r>
      <w:r w:rsidRPr="0095454A">
        <w:rPr>
          <w:rFonts w:ascii="Arial" w:hAnsi="Arial" w:cs="Arial"/>
          <w:sz w:val="22"/>
          <w:szCs w:val="22"/>
        </w:rPr>
        <w:t>10</w:t>
      </w:r>
      <w:r w:rsidRPr="0095454A">
        <w:rPr>
          <w:rFonts w:ascii="Arial" w:hAnsi="Arial" w:cs="Arial"/>
          <w:sz w:val="22"/>
          <w:szCs w:val="22"/>
          <w:vertAlign w:val="superscript"/>
        </w:rPr>
        <w:t>3</w:t>
      </w:r>
      <w:r w:rsidRPr="0095454A">
        <w:rPr>
          <w:rFonts w:ascii="Arial" w:hAnsi="Arial" w:cs="Arial"/>
          <w:sz w:val="22"/>
          <w:szCs w:val="22"/>
        </w:rPr>
        <w:t xml:space="preserve"> per well were seeded in </w:t>
      </w:r>
      <w:del w:id="609" w:author="Andreae, Emily A" w:date="2019-12-19T16:06:00Z">
        <w:r w:rsidRPr="0095454A" w:rsidDel="00C40199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Pr="0095454A">
        <w:rPr>
          <w:rFonts w:ascii="Arial" w:hAnsi="Arial" w:cs="Arial"/>
          <w:sz w:val="22"/>
          <w:szCs w:val="22"/>
        </w:rPr>
        <w:t>96-well plate</w:t>
      </w:r>
      <w:ins w:id="610" w:author="Andreae, Emily A" w:date="2019-12-19T16:06:00Z">
        <w:r w:rsidR="00C40199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 xml:space="preserve"> and incubated for 24 h. At 24, 48, and 72 h after transfection, cell growth </w:t>
      </w:r>
      <w:ins w:id="611" w:author="Andreae, Emily A" w:date="2019-12-19T16:06:00Z">
        <w:r w:rsidR="00C40199">
          <w:rPr>
            <w:rFonts w:ascii="Arial" w:hAnsi="Arial" w:cs="Arial"/>
            <w:sz w:val="22"/>
            <w:szCs w:val="22"/>
          </w:rPr>
          <w:t xml:space="preserve">and </w:t>
        </w:r>
      </w:ins>
      <w:r w:rsidRPr="0095454A">
        <w:rPr>
          <w:rFonts w:ascii="Arial" w:hAnsi="Arial" w:cs="Arial"/>
          <w:sz w:val="22"/>
          <w:szCs w:val="22"/>
        </w:rPr>
        <w:t xml:space="preserve">viability was measured with a Cell Counting Kit-8 (Beyotime, China), following </w:t>
      </w:r>
      <w:del w:id="612" w:author="Andreae, Emily A" w:date="2019-12-19T16:06:00Z">
        <w:r w:rsidRPr="0095454A" w:rsidDel="00C40199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Pr="0095454A">
        <w:rPr>
          <w:rFonts w:ascii="Arial" w:hAnsi="Arial" w:cs="Arial"/>
          <w:sz w:val="22"/>
          <w:szCs w:val="22"/>
        </w:rPr>
        <w:t xml:space="preserve">manufacturer’s instructions. Absorbance (A) was then recorded at 450 nm using </w:t>
      </w:r>
      <w:r w:rsidR="00640B4D" w:rsidRPr="0095454A">
        <w:rPr>
          <w:rFonts w:ascii="Arial" w:hAnsi="Arial" w:cs="Arial"/>
          <w:sz w:val="22"/>
          <w:szCs w:val="22"/>
        </w:rPr>
        <w:t>Multiskan Sky</w:t>
      </w:r>
      <w:r w:rsidRPr="0095454A">
        <w:rPr>
          <w:rFonts w:ascii="Arial" w:hAnsi="Arial" w:cs="Arial"/>
          <w:sz w:val="22"/>
          <w:szCs w:val="22"/>
        </w:rPr>
        <w:t xml:space="preserve"> Reader (</w:t>
      </w:r>
      <w:r w:rsidR="00640B4D" w:rsidRPr="0095454A">
        <w:rPr>
          <w:rFonts w:ascii="Arial" w:hAnsi="Arial" w:cs="Arial" w:hint="eastAsia"/>
          <w:sz w:val="22"/>
          <w:szCs w:val="22"/>
        </w:rPr>
        <w:t>Thermo Electrom</w:t>
      </w:r>
      <w:r w:rsidR="00640B4D" w:rsidRPr="0095454A">
        <w:rPr>
          <w:rFonts w:ascii="Arial" w:hAnsi="Arial" w:cs="Arial"/>
          <w:sz w:val="22"/>
          <w:szCs w:val="22"/>
        </w:rPr>
        <w:t>, USA</w:t>
      </w:r>
      <w:r w:rsidRPr="0095454A">
        <w:rPr>
          <w:rFonts w:ascii="Arial" w:hAnsi="Arial" w:cs="Arial"/>
          <w:sz w:val="22"/>
          <w:szCs w:val="22"/>
        </w:rPr>
        <w:t>).</w:t>
      </w:r>
    </w:p>
    <w:p w14:paraId="60FA4831" w14:textId="77777777" w:rsidR="007E5806" w:rsidRPr="0095454A" w:rsidRDefault="007E5806" w:rsidP="00A51FC3">
      <w:pPr>
        <w:jc w:val="both"/>
        <w:rPr>
          <w:rFonts w:ascii="Arial" w:hAnsi="Arial" w:cs="Arial"/>
          <w:sz w:val="22"/>
          <w:szCs w:val="22"/>
        </w:rPr>
      </w:pPr>
    </w:p>
    <w:p w14:paraId="7CB07C8E" w14:textId="330F19D2" w:rsidR="007E5806" w:rsidRDefault="007E5806" w:rsidP="007E5806">
      <w:pPr>
        <w:autoSpaceDE w:val="0"/>
        <w:autoSpaceDN w:val="0"/>
        <w:adjustRightInd w:val="0"/>
        <w:rPr>
          <w:ins w:id="613" w:author="Andreae, Emily A" w:date="2019-12-19T16:06:00Z"/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Detection of apoptosis by flow cytometry</w:t>
      </w:r>
    </w:p>
    <w:p w14:paraId="655E65DA" w14:textId="77777777" w:rsidR="00C40199" w:rsidRPr="00C40199" w:rsidRDefault="00C40199" w:rsidP="007E5806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001C3B0" w14:textId="68AD1F39" w:rsidR="007E5806" w:rsidRPr="0095454A" w:rsidRDefault="007E5806" w:rsidP="007E580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Cells were trypsinized and washed twice in ice-cold </w:t>
      </w:r>
      <w:ins w:id="614" w:author="Andreae, Emily A" w:date="2019-12-19T16:06:00Z">
        <w:r w:rsidR="00C40199">
          <w:rPr>
            <w:rFonts w:ascii="Arial" w:hAnsi="Arial" w:cs="Arial"/>
            <w:sz w:val="22"/>
            <w:szCs w:val="22"/>
          </w:rPr>
          <w:t>phosphate buffered saline (</w:t>
        </w:r>
      </w:ins>
      <w:r w:rsidRPr="0095454A">
        <w:rPr>
          <w:rFonts w:ascii="Arial" w:hAnsi="Arial" w:cs="Arial"/>
          <w:sz w:val="22"/>
          <w:szCs w:val="22"/>
        </w:rPr>
        <w:t>PBS</w:t>
      </w:r>
      <w:ins w:id="615" w:author="Andreae, Emily A" w:date="2019-12-19T16:07:00Z">
        <w:r w:rsidR="00C40199">
          <w:rPr>
            <w:rFonts w:ascii="Arial" w:hAnsi="Arial" w:cs="Arial"/>
            <w:sz w:val="22"/>
            <w:szCs w:val="22"/>
          </w:rPr>
          <w:t>)</w:t>
        </w:r>
      </w:ins>
      <w:r w:rsidRPr="0095454A">
        <w:rPr>
          <w:rFonts w:ascii="Arial" w:hAnsi="Arial" w:cs="Arial"/>
          <w:sz w:val="22"/>
          <w:szCs w:val="22"/>
        </w:rPr>
        <w:t>. A total of 5 ×10</w:t>
      </w:r>
      <w:r w:rsidRPr="0095454A">
        <w:rPr>
          <w:rFonts w:ascii="Arial" w:hAnsi="Arial" w:cs="Arial"/>
          <w:sz w:val="22"/>
          <w:szCs w:val="22"/>
          <w:vertAlign w:val="superscript"/>
        </w:rPr>
        <w:t>5</w:t>
      </w:r>
      <w:r w:rsidRPr="0095454A">
        <w:rPr>
          <w:rFonts w:ascii="Arial" w:hAnsi="Arial" w:cs="Arial"/>
          <w:sz w:val="22"/>
          <w:szCs w:val="22"/>
        </w:rPr>
        <w:t xml:space="preserve"> cells were resuspended in 500 µL of binding buffer (KeyGen). 5 µL of Annexin V-</w:t>
      </w:r>
      <w:r w:rsidRPr="0095454A">
        <w:rPr>
          <w:rFonts w:ascii="Arial" w:hAnsi="Arial" w:cs="Arial"/>
          <w:sz w:val="22"/>
          <w:szCs w:val="22"/>
          <w:lang w:eastAsia="zh-CN"/>
        </w:rPr>
        <w:t>F</w:t>
      </w:r>
      <w:r w:rsidRPr="0095454A">
        <w:rPr>
          <w:rFonts w:ascii="Arial" w:hAnsi="Arial" w:cs="Arial" w:hint="eastAsia"/>
          <w:sz w:val="22"/>
          <w:szCs w:val="22"/>
          <w:lang w:eastAsia="zh-CN"/>
        </w:rPr>
        <w:t>ITC</w:t>
      </w:r>
      <w:r w:rsidRPr="0095454A">
        <w:rPr>
          <w:rFonts w:ascii="Arial" w:hAnsi="Arial" w:cs="Arial"/>
          <w:sz w:val="22"/>
          <w:szCs w:val="22"/>
        </w:rPr>
        <w:t xml:space="preserve"> (KeyGen) was then added to the cell suspension</w:t>
      </w:r>
      <w:del w:id="616" w:author="Andreae, Emily A" w:date="2019-12-19T16:07:00Z">
        <w:r w:rsidRPr="0095454A" w:rsidDel="00C40199">
          <w:rPr>
            <w:rFonts w:ascii="Arial" w:hAnsi="Arial" w:cs="Arial"/>
            <w:sz w:val="22"/>
            <w:szCs w:val="22"/>
          </w:rPr>
          <w:delText>,</w:delText>
        </w:r>
      </w:del>
      <w:r w:rsidRPr="0095454A">
        <w:rPr>
          <w:rFonts w:ascii="Arial" w:hAnsi="Arial" w:cs="Arial"/>
          <w:sz w:val="22"/>
          <w:szCs w:val="22"/>
        </w:rPr>
        <w:t xml:space="preserve"> which was counterstained with 5 µL of propidium iodide (PI). The mixture was incubated at room temperature for 10 min in the dark</w:t>
      </w:r>
      <w:del w:id="617" w:author="Andreae, Emily A" w:date="2019-12-19T16:07:00Z">
        <w:r w:rsidRPr="0095454A" w:rsidDel="00C40199">
          <w:rPr>
            <w:rFonts w:ascii="Arial" w:hAnsi="Arial" w:cs="Arial"/>
            <w:sz w:val="22"/>
            <w:szCs w:val="22"/>
          </w:rPr>
          <w:delText>,</w:delText>
        </w:r>
      </w:del>
      <w:r w:rsidRPr="0095454A">
        <w:rPr>
          <w:rFonts w:ascii="Arial" w:hAnsi="Arial" w:cs="Arial"/>
          <w:sz w:val="22"/>
          <w:szCs w:val="22"/>
        </w:rPr>
        <w:t xml:space="preserve"> followed by apoptosis analysis using the </w:t>
      </w:r>
      <w:r w:rsidRPr="0095454A">
        <w:rPr>
          <w:rFonts w:ascii="Arial" w:hAnsi="Arial" w:cs="Arial" w:hint="eastAsia"/>
          <w:sz w:val="22"/>
          <w:szCs w:val="22"/>
        </w:rPr>
        <w:t>FlowSight</w:t>
      </w:r>
      <w:r w:rsidRPr="0095454A">
        <w:rPr>
          <w:rFonts w:ascii="Arial" w:hAnsi="Arial" w:cs="Arial"/>
          <w:sz w:val="22"/>
          <w:szCs w:val="22"/>
        </w:rPr>
        <w:t xml:space="preserve"> Flow Cytometer (Merck, Germany).</w:t>
      </w:r>
    </w:p>
    <w:p w14:paraId="57A6838A" w14:textId="77777777" w:rsidR="00F13C61" w:rsidRPr="0095454A" w:rsidRDefault="00F13C61" w:rsidP="00A51FC3">
      <w:pPr>
        <w:jc w:val="both"/>
        <w:rPr>
          <w:rFonts w:ascii="Arial" w:hAnsi="Arial" w:cs="Arial"/>
          <w:sz w:val="22"/>
          <w:szCs w:val="22"/>
        </w:rPr>
      </w:pPr>
    </w:p>
    <w:p w14:paraId="2A112C3C" w14:textId="0563F34A" w:rsidR="00F13C61" w:rsidRPr="0095454A" w:rsidRDefault="00F13C61" w:rsidP="00A51FC3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Determination of cell migration by </w:t>
      </w:r>
      <w:ins w:id="618" w:author="Andreae, Emily A" w:date="2019-12-19T16:09:00Z">
        <w:r w:rsidR="00C40199">
          <w:rPr>
            <w:rFonts w:ascii="Arial" w:hAnsi="Arial" w:cs="Arial"/>
            <w:b/>
            <w:sz w:val="22"/>
            <w:szCs w:val="22"/>
          </w:rPr>
          <w:t xml:space="preserve">scratch </w:t>
        </w:r>
      </w:ins>
      <w:del w:id="619" w:author="Andreae, Emily A" w:date="2019-12-19T16:09:00Z">
        <w:r w:rsidRPr="0095454A" w:rsidDel="00C40199">
          <w:rPr>
            <w:rFonts w:ascii="Arial" w:hAnsi="Arial" w:cs="Arial"/>
            <w:b/>
            <w:sz w:val="22"/>
            <w:szCs w:val="22"/>
          </w:rPr>
          <w:delText xml:space="preserve">wound </w:delText>
        </w:r>
        <w:r w:rsidR="00BB6B64" w:rsidRPr="0095454A" w:rsidDel="00C40199">
          <w:rPr>
            <w:rFonts w:ascii="Arial" w:hAnsi="Arial" w:cs="Arial"/>
            <w:b/>
            <w:sz w:val="22"/>
            <w:szCs w:val="22"/>
          </w:rPr>
          <w:delText xml:space="preserve">healing </w:delText>
        </w:r>
        <w:r w:rsidRPr="0095454A" w:rsidDel="00C40199">
          <w:rPr>
            <w:rFonts w:ascii="Arial" w:hAnsi="Arial" w:cs="Arial"/>
            <w:b/>
            <w:sz w:val="22"/>
            <w:szCs w:val="22"/>
          </w:rPr>
          <w:delText xml:space="preserve">repair </w:delText>
        </w:r>
      </w:del>
      <w:r w:rsidRPr="0095454A">
        <w:rPr>
          <w:rFonts w:ascii="Arial" w:hAnsi="Arial" w:cs="Arial"/>
          <w:b/>
          <w:sz w:val="22"/>
          <w:szCs w:val="22"/>
        </w:rPr>
        <w:t>assay</w:t>
      </w:r>
    </w:p>
    <w:p w14:paraId="6FDAD13C" w14:textId="77777777" w:rsidR="00F13C61" w:rsidRPr="0095454A" w:rsidRDefault="00F13C61" w:rsidP="00A51FC3">
      <w:pPr>
        <w:jc w:val="both"/>
        <w:rPr>
          <w:rFonts w:ascii="Arial" w:hAnsi="Arial" w:cs="Arial"/>
          <w:sz w:val="22"/>
          <w:szCs w:val="22"/>
        </w:rPr>
      </w:pPr>
    </w:p>
    <w:p w14:paraId="3899EA07" w14:textId="2569E419" w:rsidR="00F13C61" w:rsidRPr="0095454A" w:rsidRDefault="001B4A28" w:rsidP="00A51FC3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We s</w:t>
      </w:r>
      <w:r w:rsidR="00F34FEF" w:rsidRPr="0095454A">
        <w:rPr>
          <w:rFonts w:ascii="Arial" w:hAnsi="Arial" w:cs="Arial"/>
          <w:sz w:val="22"/>
          <w:szCs w:val="22"/>
        </w:rPr>
        <w:t>eed</w:t>
      </w:r>
      <w:r w:rsidR="00F22951" w:rsidRPr="0095454A">
        <w:rPr>
          <w:rFonts w:ascii="Arial" w:hAnsi="Arial" w:cs="Arial"/>
          <w:sz w:val="22"/>
          <w:szCs w:val="22"/>
        </w:rPr>
        <w:t>ed</w:t>
      </w:r>
      <w:r w:rsidR="00F34FEF" w:rsidRPr="0095454A">
        <w:rPr>
          <w:rFonts w:ascii="Arial" w:hAnsi="Arial" w:cs="Arial"/>
          <w:sz w:val="22"/>
          <w:szCs w:val="22"/>
        </w:rPr>
        <w:t xml:space="preserve"> cells into </w:t>
      </w:r>
      <w:r w:rsidR="004B55A0" w:rsidRPr="0095454A">
        <w:rPr>
          <w:rFonts w:ascii="Arial" w:hAnsi="Arial" w:cs="Arial"/>
          <w:sz w:val="22"/>
          <w:szCs w:val="22"/>
        </w:rPr>
        <w:t>6</w:t>
      </w:r>
      <w:r w:rsidR="00F34FEF" w:rsidRPr="0095454A">
        <w:rPr>
          <w:rFonts w:ascii="Arial" w:hAnsi="Arial" w:cs="Arial"/>
          <w:sz w:val="22"/>
          <w:szCs w:val="22"/>
        </w:rPr>
        <w:t>-well tissue culture plate</w:t>
      </w:r>
      <w:ins w:id="620" w:author="Andreae, Emily A" w:date="2019-12-19T16:07:00Z">
        <w:r w:rsidR="00C40199">
          <w:rPr>
            <w:rFonts w:ascii="Arial" w:hAnsi="Arial" w:cs="Arial"/>
            <w:sz w:val="22"/>
            <w:szCs w:val="22"/>
          </w:rPr>
          <w:t>s</w:t>
        </w:r>
      </w:ins>
      <w:r w:rsidR="00F34FEF" w:rsidRPr="0095454A">
        <w:rPr>
          <w:rFonts w:ascii="Arial" w:hAnsi="Arial" w:cs="Arial"/>
          <w:sz w:val="22"/>
          <w:szCs w:val="22"/>
        </w:rPr>
        <w:t xml:space="preserve"> at a density of </w:t>
      </w:r>
      <w:del w:id="621" w:author="Andreae, Emily A" w:date="2019-12-19T16:07:00Z">
        <w:r w:rsidR="00F34FEF" w:rsidRPr="0095454A" w:rsidDel="00C40199">
          <w:rPr>
            <w:rFonts w:ascii="Arial" w:hAnsi="Arial" w:cs="Arial"/>
            <w:sz w:val="22"/>
            <w:szCs w:val="22"/>
          </w:rPr>
          <w:delText>reach</w:delText>
        </w:r>
        <w:r w:rsidR="006C643D" w:rsidRPr="0095454A" w:rsidDel="00C40199">
          <w:rPr>
            <w:rFonts w:ascii="Arial" w:hAnsi="Arial" w:cs="Arial"/>
            <w:sz w:val="22"/>
            <w:szCs w:val="22"/>
          </w:rPr>
          <w:delText>ing</w:delText>
        </w:r>
        <w:r w:rsidR="00F34FEF" w:rsidRPr="0095454A" w:rsidDel="00C40199">
          <w:rPr>
            <w:rFonts w:ascii="Arial" w:hAnsi="Arial" w:cs="Arial"/>
            <w:sz w:val="22"/>
            <w:szCs w:val="22"/>
          </w:rPr>
          <w:delText xml:space="preserve"> </w:delText>
        </w:r>
        <w:r w:rsidR="006C643D" w:rsidRPr="0095454A" w:rsidDel="00C40199">
          <w:rPr>
            <w:rFonts w:ascii="Arial" w:hAnsi="Arial" w:cs="Arial"/>
            <w:sz w:val="22"/>
            <w:szCs w:val="22"/>
          </w:rPr>
          <w:delText xml:space="preserve">at </w:delText>
        </w:r>
      </w:del>
      <w:r w:rsidR="00F34FEF" w:rsidRPr="0095454A">
        <w:rPr>
          <w:rFonts w:ascii="Arial" w:hAnsi="Arial" w:cs="Arial"/>
          <w:sz w:val="22"/>
          <w:szCs w:val="22"/>
        </w:rPr>
        <w:t xml:space="preserve">~70-80% </w:t>
      </w:r>
      <w:ins w:id="622" w:author="Andreae, Emily A" w:date="2019-12-19T16:07:00Z">
        <w:r w:rsidR="00C40199">
          <w:rPr>
            <w:rFonts w:ascii="Arial" w:hAnsi="Arial" w:cs="Arial"/>
            <w:sz w:val="22"/>
            <w:szCs w:val="22"/>
          </w:rPr>
          <w:t xml:space="preserve">monolayer </w:t>
        </w:r>
      </w:ins>
      <w:r w:rsidR="00F34FEF" w:rsidRPr="0095454A">
        <w:rPr>
          <w:rFonts w:ascii="Arial" w:hAnsi="Arial" w:cs="Arial"/>
          <w:sz w:val="22"/>
          <w:szCs w:val="22"/>
        </w:rPr>
        <w:t xml:space="preserve">confluence </w:t>
      </w:r>
      <w:del w:id="623" w:author="Andreae, Emily A" w:date="2019-12-19T16:07:00Z">
        <w:r w:rsidR="00F34FEF" w:rsidRPr="0095454A" w:rsidDel="00C40199">
          <w:rPr>
            <w:rFonts w:ascii="Arial" w:hAnsi="Arial" w:cs="Arial"/>
            <w:sz w:val="22"/>
            <w:szCs w:val="22"/>
          </w:rPr>
          <w:delText xml:space="preserve">as a monolayer that </w:delText>
        </w:r>
      </w:del>
      <w:r w:rsidR="00F34FEF" w:rsidRPr="0095454A">
        <w:rPr>
          <w:rFonts w:ascii="Arial" w:hAnsi="Arial" w:cs="Arial"/>
          <w:sz w:val="22"/>
          <w:szCs w:val="22"/>
        </w:rPr>
        <w:t xml:space="preserve">after 24 h of growth. </w:t>
      </w:r>
      <w:del w:id="624" w:author="Andreae, Emily A" w:date="2019-12-19T16:07:00Z">
        <w:r w:rsidR="009D5474" w:rsidRPr="0095454A" w:rsidDel="00C40199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9D5474" w:rsidRPr="0095454A">
        <w:rPr>
          <w:rFonts w:ascii="Arial" w:hAnsi="Arial" w:cs="Arial"/>
          <w:sz w:val="22"/>
          <w:szCs w:val="22"/>
        </w:rPr>
        <w:t>We g</w:t>
      </w:r>
      <w:r w:rsidR="00D94576" w:rsidRPr="0095454A">
        <w:rPr>
          <w:rFonts w:ascii="Arial" w:hAnsi="Arial" w:cs="Arial"/>
          <w:sz w:val="22"/>
          <w:szCs w:val="22"/>
        </w:rPr>
        <w:t>ently and slowly scratch</w:t>
      </w:r>
      <w:r w:rsidR="00F22951" w:rsidRPr="0095454A">
        <w:rPr>
          <w:rFonts w:ascii="Arial" w:hAnsi="Arial" w:cs="Arial"/>
          <w:sz w:val="22"/>
          <w:szCs w:val="22"/>
        </w:rPr>
        <w:t>ed</w:t>
      </w:r>
      <w:r w:rsidR="00D94576" w:rsidRPr="0095454A">
        <w:rPr>
          <w:rFonts w:ascii="Arial" w:hAnsi="Arial" w:cs="Arial"/>
          <w:sz w:val="22"/>
          <w:szCs w:val="22"/>
        </w:rPr>
        <w:t xml:space="preserve"> the monolayer with a </w:t>
      </w:r>
      <w:r w:rsidR="00852EC9" w:rsidRPr="0095454A">
        <w:rPr>
          <w:rFonts w:ascii="Arial" w:hAnsi="Arial" w:cs="Arial"/>
          <w:sz w:val="22"/>
          <w:szCs w:val="22"/>
        </w:rPr>
        <w:t xml:space="preserve">200 µL </w:t>
      </w:r>
      <w:r w:rsidR="00D94576" w:rsidRPr="0095454A">
        <w:rPr>
          <w:rFonts w:ascii="Arial" w:hAnsi="Arial" w:cs="Arial"/>
          <w:sz w:val="22"/>
          <w:szCs w:val="22"/>
        </w:rPr>
        <w:t xml:space="preserve">pipette tip across the center of the well. </w:t>
      </w:r>
      <w:r w:rsidR="00610950" w:rsidRPr="0095454A">
        <w:rPr>
          <w:rFonts w:ascii="Arial" w:hAnsi="Arial" w:cs="Arial"/>
          <w:sz w:val="22"/>
          <w:szCs w:val="22"/>
        </w:rPr>
        <w:t>Then we s</w:t>
      </w:r>
      <w:r w:rsidR="00F22951" w:rsidRPr="0095454A">
        <w:rPr>
          <w:rFonts w:ascii="Arial" w:hAnsi="Arial" w:cs="Arial"/>
          <w:sz w:val="22"/>
          <w:szCs w:val="22"/>
        </w:rPr>
        <w:t xml:space="preserve">cratched another straight line perpendicular to the first line to create a cross in each well. After scratching, </w:t>
      </w:r>
      <w:r w:rsidR="00610950" w:rsidRPr="0095454A">
        <w:rPr>
          <w:rFonts w:ascii="Arial" w:hAnsi="Arial" w:cs="Arial"/>
          <w:sz w:val="22"/>
          <w:szCs w:val="22"/>
        </w:rPr>
        <w:t xml:space="preserve">the well was </w:t>
      </w:r>
      <w:r w:rsidR="00F22951" w:rsidRPr="0095454A">
        <w:rPr>
          <w:rFonts w:ascii="Arial" w:hAnsi="Arial" w:cs="Arial"/>
          <w:sz w:val="22"/>
          <w:szCs w:val="22"/>
        </w:rPr>
        <w:t>gently wash</w:t>
      </w:r>
      <w:r w:rsidR="00610950" w:rsidRPr="0095454A">
        <w:rPr>
          <w:rFonts w:ascii="Arial" w:hAnsi="Arial" w:cs="Arial"/>
          <w:sz w:val="22"/>
          <w:szCs w:val="22"/>
        </w:rPr>
        <w:t>ed</w:t>
      </w:r>
      <w:r w:rsidR="00F22951" w:rsidRPr="0095454A">
        <w:rPr>
          <w:rFonts w:ascii="Arial" w:hAnsi="Arial" w:cs="Arial"/>
          <w:sz w:val="22"/>
          <w:szCs w:val="22"/>
        </w:rPr>
        <w:t xml:space="preserve"> twice with medium to remove the detached cells</w:t>
      </w:r>
      <w:ins w:id="625" w:author="Andreae, Emily A" w:date="2019-12-19T16:08:00Z">
        <w:r w:rsidR="00C40199">
          <w:rPr>
            <w:rFonts w:ascii="Arial" w:hAnsi="Arial" w:cs="Arial"/>
            <w:sz w:val="22"/>
            <w:szCs w:val="22"/>
          </w:rPr>
          <w:t xml:space="preserve"> and the gap distance </w:t>
        </w:r>
      </w:ins>
      <w:del w:id="626" w:author="Andreae, Emily A" w:date="2019-12-19T16:08:00Z">
        <w:r w:rsidR="00F22951" w:rsidRPr="0095454A" w:rsidDel="00C40199">
          <w:rPr>
            <w:rFonts w:ascii="Arial" w:hAnsi="Arial" w:cs="Arial"/>
            <w:sz w:val="22"/>
            <w:szCs w:val="22"/>
          </w:rPr>
          <w:delText xml:space="preserve">. </w:delText>
        </w:r>
        <w:r w:rsidR="00610950" w:rsidRPr="0095454A" w:rsidDel="00C40199">
          <w:rPr>
            <w:rFonts w:ascii="Arial" w:hAnsi="Arial" w:cs="Arial"/>
            <w:sz w:val="22"/>
            <w:szCs w:val="22"/>
          </w:rPr>
          <w:delText>And we</w:delText>
        </w:r>
        <w:r w:rsidR="00F22951" w:rsidRPr="0095454A" w:rsidDel="00C40199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F22951" w:rsidRPr="0095454A">
        <w:rPr>
          <w:rFonts w:ascii="Arial" w:hAnsi="Arial" w:cs="Arial"/>
          <w:sz w:val="22"/>
          <w:szCs w:val="22"/>
        </w:rPr>
        <w:t xml:space="preserve">measured </w:t>
      </w:r>
      <w:del w:id="627" w:author="Andreae, Emily A" w:date="2019-12-19T16:08:00Z">
        <w:r w:rsidR="00F22951" w:rsidRPr="0095454A" w:rsidDel="00C40199">
          <w:rPr>
            <w:rFonts w:ascii="Arial" w:hAnsi="Arial" w:cs="Arial"/>
            <w:sz w:val="22"/>
            <w:szCs w:val="22"/>
          </w:rPr>
          <w:delText>the gap distance as the data of</w:delText>
        </w:r>
      </w:del>
      <w:r w:rsidR="00F22951" w:rsidRPr="0095454A">
        <w:rPr>
          <w:rFonts w:ascii="Arial" w:hAnsi="Arial" w:cs="Arial"/>
          <w:sz w:val="22"/>
          <w:szCs w:val="22"/>
        </w:rPr>
        <w:t xml:space="preserve"> </w:t>
      </w:r>
      <w:ins w:id="628" w:author="Andreae, Emily A" w:date="2019-12-19T16:08:00Z">
        <w:r w:rsidR="00C40199">
          <w:rPr>
            <w:rFonts w:ascii="Arial" w:hAnsi="Arial" w:cs="Arial"/>
            <w:sz w:val="22"/>
            <w:szCs w:val="22"/>
          </w:rPr>
          <w:t xml:space="preserve">at </w:t>
        </w:r>
      </w:ins>
      <w:r w:rsidR="00F22951" w:rsidRPr="0095454A">
        <w:rPr>
          <w:rFonts w:ascii="Arial" w:hAnsi="Arial" w:cs="Arial"/>
          <w:sz w:val="22"/>
          <w:szCs w:val="22"/>
        </w:rPr>
        <w:t>0</w:t>
      </w:r>
      <w:r w:rsidR="00FA700A" w:rsidRPr="0095454A">
        <w:rPr>
          <w:rFonts w:ascii="Arial" w:hAnsi="Arial" w:cs="Arial"/>
          <w:sz w:val="22"/>
          <w:szCs w:val="22"/>
        </w:rPr>
        <w:t xml:space="preserve"> </w:t>
      </w:r>
      <w:r w:rsidR="00F22951" w:rsidRPr="0095454A">
        <w:rPr>
          <w:rFonts w:ascii="Arial" w:hAnsi="Arial" w:cs="Arial"/>
          <w:sz w:val="22"/>
          <w:szCs w:val="22"/>
        </w:rPr>
        <w:t xml:space="preserve">h. </w:t>
      </w:r>
      <w:ins w:id="629" w:author="Andreae, Emily A" w:date="2019-12-19T16:09:00Z">
        <w:r w:rsidR="00C40199">
          <w:rPr>
            <w:rFonts w:ascii="Arial" w:hAnsi="Arial" w:cs="Arial"/>
            <w:sz w:val="22"/>
            <w:szCs w:val="22"/>
          </w:rPr>
          <w:t>To</w:t>
        </w:r>
        <w:r w:rsidR="00C40199" w:rsidRPr="0095454A">
          <w:rPr>
            <w:rFonts w:ascii="Arial" w:hAnsi="Arial" w:cs="Arial"/>
            <w:sz w:val="22"/>
            <w:szCs w:val="22"/>
          </w:rPr>
          <w:t xml:space="preserve"> determine </w:t>
        </w:r>
        <w:r w:rsidR="00C40199">
          <w:rPr>
            <w:rFonts w:ascii="Arial" w:hAnsi="Arial" w:cs="Arial"/>
            <w:sz w:val="22"/>
            <w:szCs w:val="22"/>
          </w:rPr>
          <w:t xml:space="preserve">the degree of </w:t>
        </w:r>
        <w:r w:rsidR="00C40199" w:rsidRPr="0095454A">
          <w:rPr>
            <w:rFonts w:ascii="Arial" w:hAnsi="Arial" w:cs="Arial"/>
            <w:sz w:val="22"/>
            <w:szCs w:val="22"/>
          </w:rPr>
          <w:t>wound healing</w:t>
        </w:r>
        <w:r w:rsidR="00C40199">
          <w:rPr>
            <w:rFonts w:ascii="Arial" w:hAnsi="Arial" w:cs="Arial"/>
            <w:sz w:val="22"/>
            <w:szCs w:val="22"/>
          </w:rPr>
          <w:t xml:space="preserve">, </w:t>
        </w:r>
      </w:ins>
      <w:ins w:id="630" w:author="Andreae, Emily A" w:date="2019-12-19T16:10:00Z">
        <w:r w:rsidR="00C40199">
          <w:rPr>
            <w:rFonts w:ascii="Arial" w:hAnsi="Arial" w:cs="Arial"/>
            <w:sz w:val="22"/>
            <w:szCs w:val="22"/>
          </w:rPr>
          <w:t xml:space="preserve">the gap distance remaining was measured at </w:t>
        </w:r>
      </w:ins>
      <w:del w:id="631" w:author="Andreae, Emily A" w:date="2019-12-19T16:09:00Z">
        <w:r w:rsidR="00F22951" w:rsidRPr="0095454A" w:rsidDel="00C40199">
          <w:rPr>
            <w:rFonts w:ascii="Arial" w:hAnsi="Arial" w:cs="Arial"/>
            <w:sz w:val="22"/>
            <w:szCs w:val="22"/>
          </w:rPr>
          <w:delText>Grow</w:delText>
        </w:r>
        <w:r w:rsidR="00610950" w:rsidRPr="0095454A" w:rsidDel="00C40199">
          <w:rPr>
            <w:rFonts w:ascii="Arial" w:hAnsi="Arial" w:cs="Arial"/>
            <w:sz w:val="22"/>
            <w:szCs w:val="22"/>
          </w:rPr>
          <w:delText>ing</w:delText>
        </w:r>
        <w:r w:rsidR="00F22951" w:rsidRPr="0095454A" w:rsidDel="00C40199">
          <w:rPr>
            <w:rFonts w:ascii="Arial" w:hAnsi="Arial" w:cs="Arial"/>
            <w:sz w:val="22"/>
            <w:szCs w:val="22"/>
          </w:rPr>
          <w:delText xml:space="preserve"> </w:delText>
        </w:r>
      </w:del>
      <w:del w:id="632" w:author="Andreae, Emily A" w:date="2019-12-19T16:10:00Z">
        <w:r w:rsidR="00F22951" w:rsidRPr="0095454A" w:rsidDel="00C40199">
          <w:rPr>
            <w:rFonts w:ascii="Arial" w:hAnsi="Arial" w:cs="Arial"/>
            <w:sz w:val="22"/>
            <w:szCs w:val="22"/>
          </w:rPr>
          <w:delText xml:space="preserve">cells for additional </w:delText>
        </w:r>
      </w:del>
      <w:r w:rsidR="00F22951" w:rsidRPr="0095454A">
        <w:rPr>
          <w:rFonts w:ascii="Arial" w:hAnsi="Arial" w:cs="Arial"/>
          <w:sz w:val="22"/>
          <w:szCs w:val="22"/>
        </w:rPr>
        <w:t>24</w:t>
      </w:r>
      <w:r w:rsidR="00FA700A" w:rsidRPr="0095454A">
        <w:rPr>
          <w:rFonts w:ascii="Arial" w:hAnsi="Arial" w:cs="Arial"/>
          <w:sz w:val="22"/>
          <w:szCs w:val="22"/>
        </w:rPr>
        <w:t xml:space="preserve"> </w:t>
      </w:r>
      <w:r w:rsidR="00F22951" w:rsidRPr="0095454A">
        <w:rPr>
          <w:rFonts w:ascii="Arial" w:hAnsi="Arial" w:cs="Arial"/>
          <w:sz w:val="22"/>
          <w:szCs w:val="22"/>
        </w:rPr>
        <w:t>h and 48 h</w:t>
      </w:r>
      <w:ins w:id="633" w:author="Andreae, Emily A" w:date="2019-12-19T16:09:00Z">
        <w:r w:rsidR="00C40199">
          <w:rPr>
            <w:rFonts w:ascii="Arial" w:hAnsi="Arial" w:cs="Arial"/>
            <w:sz w:val="22"/>
            <w:szCs w:val="22"/>
          </w:rPr>
          <w:t xml:space="preserve"> </w:t>
        </w:r>
      </w:ins>
      <w:ins w:id="634" w:author="Andreae, Emily A" w:date="2019-12-19T16:10:00Z">
        <w:r w:rsidR="00C40199">
          <w:rPr>
            <w:rFonts w:ascii="Arial" w:hAnsi="Arial" w:cs="Arial"/>
            <w:sz w:val="22"/>
            <w:szCs w:val="22"/>
          </w:rPr>
          <w:t>post-scratch</w:t>
        </w:r>
      </w:ins>
      <w:del w:id="635" w:author="Andreae, Emily A" w:date="2019-12-19T16:09:00Z">
        <w:r w:rsidR="00F22951" w:rsidRPr="0095454A" w:rsidDel="00C40199">
          <w:rPr>
            <w:rFonts w:ascii="Arial" w:hAnsi="Arial" w:cs="Arial"/>
            <w:sz w:val="22"/>
            <w:szCs w:val="22"/>
          </w:rPr>
          <w:delText xml:space="preserve">, </w:delText>
        </w:r>
        <w:r w:rsidR="00610950" w:rsidRPr="0095454A" w:rsidDel="00C40199">
          <w:rPr>
            <w:rFonts w:ascii="Arial" w:hAnsi="Arial" w:cs="Arial"/>
            <w:sz w:val="22"/>
            <w:szCs w:val="22"/>
          </w:rPr>
          <w:delText xml:space="preserve">we </w:delText>
        </w:r>
        <w:r w:rsidR="00F22951" w:rsidRPr="0095454A" w:rsidDel="00C40199">
          <w:rPr>
            <w:rFonts w:ascii="Arial" w:hAnsi="Arial" w:cs="Arial"/>
            <w:sz w:val="22"/>
            <w:szCs w:val="22"/>
          </w:rPr>
          <w:delText xml:space="preserve">also measured </w:delText>
        </w:r>
      </w:del>
      <w:del w:id="636" w:author="Andreae, Emily A" w:date="2019-12-19T16:10:00Z">
        <w:r w:rsidR="00F22951" w:rsidRPr="0095454A" w:rsidDel="00C40199">
          <w:rPr>
            <w:rFonts w:ascii="Arial" w:hAnsi="Arial" w:cs="Arial"/>
            <w:sz w:val="22"/>
            <w:szCs w:val="22"/>
          </w:rPr>
          <w:delText>the gap distance</w:delText>
        </w:r>
      </w:del>
      <w:del w:id="637" w:author="Andreae, Emily A" w:date="2019-12-19T16:09:00Z">
        <w:r w:rsidR="005E09B7" w:rsidRPr="0095454A" w:rsidDel="00C40199">
          <w:rPr>
            <w:rFonts w:ascii="Arial" w:hAnsi="Arial" w:cs="Arial"/>
            <w:sz w:val="22"/>
            <w:szCs w:val="22"/>
          </w:rPr>
          <w:delText xml:space="preserve"> to determine wound healing repairs’ distance</w:delText>
        </w:r>
      </w:del>
      <w:r w:rsidR="00F22951" w:rsidRPr="0095454A">
        <w:rPr>
          <w:rFonts w:ascii="Arial" w:hAnsi="Arial" w:cs="Arial"/>
          <w:sz w:val="22"/>
          <w:szCs w:val="22"/>
        </w:rPr>
        <w:t xml:space="preserve">. </w:t>
      </w:r>
      <w:ins w:id="638" w:author="Andreae, Emily A" w:date="2019-12-19T16:10:00Z">
        <w:r w:rsidR="00C40199">
          <w:rPr>
            <w:rFonts w:ascii="Arial" w:hAnsi="Arial" w:cs="Arial"/>
            <w:sz w:val="22"/>
            <w:szCs w:val="22"/>
          </w:rPr>
          <w:t xml:space="preserve">Migration distance was calculated as follows: </w:t>
        </w:r>
      </w:ins>
      <w:r w:rsidR="00FF0D00" w:rsidRPr="0095454A">
        <w:rPr>
          <w:rFonts w:ascii="Arial" w:hAnsi="Arial" w:cs="Arial"/>
          <w:sz w:val="22"/>
          <w:szCs w:val="22"/>
        </w:rPr>
        <w:t>Migration distance</w:t>
      </w:r>
      <w:r w:rsidR="008764BD" w:rsidRPr="0095454A">
        <w:rPr>
          <w:rFonts w:ascii="Arial" w:hAnsi="Arial" w:cs="Arial"/>
          <w:sz w:val="22"/>
          <w:szCs w:val="22"/>
        </w:rPr>
        <w:t xml:space="preserve"> </w:t>
      </w:r>
      <w:r w:rsidR="00FF0D00" w:rsidRPr="0095454A">
        <w:rPr>
          <w:rFonts w:ascii="Arial" w:hAnsi="Arial" w:cs="Arial"/>
          <w:sz w:val="22"/>
          <w:szCs w:val="22"/>
        </w:rPr>
        <w:t>= gap distance</w:t>
      </w:r>
      <w:r w:rsidR="00C66E08" w:rsidRPr="0095454A">
        <w:rPr>
          <w:rFonts w:ascii="Arial" w:hAnsi="Arial" w:cs="Arial"/>
          <w:sz w:val="22"/>
          <w:szCs w:val="22"/>
        </w:rPr>
        <w:t xml:space="preserve"> at 0</w:t>
      </w:r>
      <w:r w:rsidR="00FF0D00" w:rsidRPr="0095454A">
        <w:rPr>
          <w:rFonts w:ascii="Arial" w:hAnsi="Arial" w:cs="Arial"/>
          <w:sz w:val="22"/>
          <w:szCs w:val="22"/>
        </w:rPr>
        <w:t xml:space="preserve"> h</w:t>
      </w:r>
      <w:r w:rsidR="008764BD" w:rsidRPr="0095454A">
        <w:rPr>
          <w:rFonts w:ascii="Arial" w:hAnsi="Arial" w:cs="Arial"/>
          <w:sz w:val="22"/>
          <w:szCs w:val="22"/>
        </w:rPr>
        <w:t xml:space="preserve"> </w:t>
      </w:r>
      <w:r w:rsidR="00FF0D00" w:rsidRPr="0095454A">
        <w:rPr>
          <w:rFonts w:ascii="Arial" w:hAnsi="Arial" w:cs="Arial"/>
          <w:sz w:val="22"/>
          <w:szCs w:val="22"/>
        </w:rPr>
        <w:t>- gap distance at</w:t>
      </w:r>
      <w:r w:rsidR="00C66E08" w:rsidRPr="0095454A">
        <w:rPr>
          <w:rFonts w:ascii="Arial" w:hAnsi="Arial" w:cs="Arial"/>
          <w:sz w:val="22"/>
          <w:szCs w:val="22"/>
        </w:rPr>
        <w:t xml:space="preserve"> t time</w:t>
      </w:r>
      <w:r w:rsidR="00FF0D00" w:rsidRPr="0095454A">
        <w:rPr>
          <w:rFonts w:ascii="Arial" w:hAnsi="Arial" w:cs="Arial"/>
          <w:sz w:val="22"/>
          <w:szCs w:val="22"/>
        </w:rPr>
        <w:t xml:space="preserve"> (t</w:t>
      </w:r>
      <w:r w:rsidR="008764BD" w:rsidRPr="0095454A">
        <w:rPr>
          <w:rFonts w:ascii="Arial" w:hAnsi="Arial" w:cs="Arial"/>
          <w:sz w:val="22"/>
          <w:szCs w:val="22"/>
        </w:rPr>
        <w:t xml:space="preserve"> </w:t>
      </w:r>
      <w:r w:rsidR="00FF0D00" w:rsidRPr="0095454A">
        <w:rPr>
          <w:rFonts w:ascii="Arial" w:hAnsi="Arial" w:cs="Arial"/>
          <w:sz w:val="22"/>
          <w:szCs w:val="22"/>
        </w:rPr>
        <w:t>= 24 h or 48 h)</w:t>
      </w:r>
      <w:ins w:id="639" w:author="Andreae, Emily A" w:date="2019-12-19T16:10:00Z">
        <w:r w:rsidR="00C40199">
          <w:rPr>
            <w:rFonts w:ascii="Arial" w:hAnsi="Arial" w:cs="Arial"/>
            <w:sz w:val="22"/>
            <w:szCs w:val="22"/>
          </w:rPr>
          <w:t>.</w:t>
        </w:r>
      </w:ins>
    </w:p>
    <w:p w14:paraId="03B3D282" w14:textId="77777777" w:rsidR="009614DA" w:rsidRPr="0095454A" w:rsidRDefault="009614DA" w:rsidP="009614DA">
      <w:pPr>
        <w:autoSpaceDE w:val="0"/>
        <w:autoSpaceDN w:val="0"/>
        <w:adjustRightInd w:val="0"/>
        <w:rPr>
          <w:rFonts w:ascii="AdvPTimes" w:hAnsi="AdvPTimes" w:cs="AdvPTimes"/>
          <w:sz w:val="20"/>
          <w:szCs w:val="20"/>
        </w:rPr>
      </w:pPr>
    </w:p>
    <w:p w14:paraId="249F6F0A" w14:textId="77777777" w:rsidR="00D45EEE" w:rsidRPr="0095454A" w:rsidRDefault="004348D4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Determination of c</w:t>
      </w:r>
      <w:r w:rsidR="0044455B" w:rsidRPr="0095454A">
        <w:rPr>
          <w:rFonts w:ascii="Arial" w:hAnsi="Arial" w:cs="Arial"/>
          <w:b/>
          <w:sz w:val="22"/>
          <w:szCs w:val="22"/>
        </w:rPr>
        <w:t xml:space="preserve">ell </w:t>
      </w:r>
      <w:r w:rsidR="00F66E90" w:rsidRPr="0095454A">
        <w:rPr>
          <w:rFonts w:ascii="Arial" w:hAnsi="Arial" w:cs="Arial"/>
          <w:b/>
          <w:sz w:val="22"/>
          <w:szCs w:val="22"/>
        </w:rPr>
        <w:t xml:space="preserve">invasion </w:t>
      </w:r>
      <w:r w:rsidRPr="0095454A">
        <w:rPr>
          <w:rFonts w:ascii="Arial" w:hAnsi="Arial" w:cs="Arial"/>
          <w:b/>
          <w:sz w:val="22"/>
          <w:szCs w:val="22"/>
        </w:rPr>
        <w:t xml:space="preserve">by transwell chamber </w:t>
      </w:r>
      <w:r w:rsidR="00F66E90" w:rsidRPr="0095454A">
        <w:rPr>
          <w:rFonts w:ascii="Arial" w:hAnsi="Arial" w:cs="Arial"/>
          <w:b/>
          <w:sz w:val="22"/>
          <w:szCs w:val="22"/>
        </w:rPr>
        <w:t>assay</w:t>
      </w:r>
      <w:r w:rsidRPr="0095454A">
        <w:rPr>
          <w:rFonts w:ascii="Arial" w:hAnsi="Arial" w:cs="Arial"/>
          <w:b/>
          <w:sz w:val="22"/>
          <w:szCs w:val="22"/>
        </w:rPr>
        <w:t xml:space="preserve"> </w:t>
      </w:r>
    </w:p>
    <w:p w14:paraId="137393C0" w14:textId="77777777" w:rsidR="009614DA" w:rsidRPr="00D307ED" w:rsidRDefault="009614DA" w:rsidP="003E48FE">
      <w:pPr>
        <w:jc w:val="both"/>
        <w:rPr>
          <w:rFonts w:ascii="Arial" w:hAnsi="Arial" w:cs="Arial"/>
          <w:sz w:val="22"/>
          <w:szCs w:val="22"/>
        </w:rPr>
      </w:pPr>
    </w:p>
    <w:p w14:paraId="53F7DA4E" w14:textId="403F4198" w:rsidR="00F66E90" w:rsidRPr="0095454A" w:rsidRDefault="00F66E90" w:rsidP="003D7483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We performed the cell invasion assay by using an invasion chamber (Chemicon, USA),</w:t>
      </w:r>
      <w:ins w:id="640" w:author="Andreae, Emily A" w:date="2019-12-19T16:10:00Z">
        <w:r w:rsidR="00C40199">
          <w:rPr>
            <w:rFonts w:ascii="Arial" w:hAnsi="Arial" w:cs="Arial"/>
            <w:sz w:val="22"/>
            <w:szCs w:val="22"/>
          </w:rPr>
          <w:t xml:space="preserve"> which is</w:t>
        </w:r>
      </w:ins>
      <w:r w:rsidRPr="0095454A">
        <w:rPr>
          <w:rFonts w:ascii="Arial" w:hAnsi="Arial" w:cs="Arial"/>
          <w:sz w:val="22"/>
          <w:szCs w:val="22"/>
        </w:rPr>
        <w:t xml:space="preserve"> a 24-well tissue culture plate with 12-cell culture inserts. Cell suspensions (0.5×</w:t>
      </w:r>
      <w:r w:rsidR="003615AD" w:rsidRPr="0095454A">
        <w:rPr>
          <w:rFonts w:ascii="Arial" w:hAnsi="Arial" w:cs="Arial"/>
          <w:sz w:val="22"/>
          <w:szCs w:val="22"/>
        </w:rPr>
        <w:t>10</w:t>
      </w:r>
      <w:r w:rsidR="003615AD" w:rsidRPr="0095454A">
        <w:rPr>
          <w:rFonts w:ascii="Arial" w:hAnsi="Arial" w:cs="Arial"/>
          <w:sz w:val="22"/>
          <w:szCs w:val="22"/>
          <w:vertAlign w:val="superscript"/>
        </w:rPr>
        <w:t>5</w:t>
      </w:r>
      <w:r w:rsidR="003615AD" w:rsidRPr="0095454A">
        <w:rPr>
          <w:rFonts w:ascii="Arial" w:hAnsi="Arial" w:cs="Arial"/>
          <w:sz w:val="22"/>
          <w:szCs w:val="22"/>
        </w:rPr>
        <w:t xml:space="preserve"> </w:t>
      </w:r>
      <w:r w:rsidRPr="0095454A">
        <w:rPr>
          <w:rFonts w:ascii="Arial" w:hAnsi="Arial" w:cs="Arial"/>
          <w:sz w:val="22"/>
          <w:szCs w:val="22"/>
        </w:rPr>
        <w:t>cells/mL) t</w:t>
      </w:r>
      <w:r w:rsidR="003D7483" w:rsidRPr="0095454A">
        <w:rPr>
          <w:rFonts w:ascii="Arial" w:hAnsi="Arial" w:cs="Arial"/>
          <w:sz w:val="22"/>
          <w:szCs w:val="22"/>
        </w:rPr>
        <w:t xml:space="preserve">ransfected by pcDNA3.1-PANC754, </w:t>
      </w:r>
      <w:ins w:id="641" w:author="Andreae, Emily A" w:date="2019-12-19T16:11:00Z">
        <w:r w:rsidR="00C40199">
          <w:rPr>
            <w:rFonts w:ascii="Arial" w:hAnsi="Arial" w:cs="Arial"/>
            <w:sz w:val="22"/>
            <w:szCs w:val="22"/>
          </w:rPr>
          <w:t>untransfected c</w:t>
        </w:r>
      </w:ins>
      <w:del w:id="642" w:author="Andreae, Emily A" w:date="2019-12-19T16:11:00Z">
        <w:r w:rsidRPr="0095454A" w:rsidDel="00C40199">
          <w:rPr>
            <w:rFonts w:ascii="Arial" w:hAnsi="Arial" w:cs="Arial"/>
            <w:sz w:val="22"/>
            <w:szCs w:val="22"/>
          </w:rPr>
          <w:delText>C</w:delText>
        </w:r>
      </w:del>
      <w:r w:rsidRPr="0095454A">
        <w:rPr>
          <w:rFonts w:ascii="Arial" w:hAnsi="Arial" w:cs="Arial"/>
          <w:sz w:val="22"/>
          <w:szCs w:val="22"/>
        </w:rPr>
        <w:t>ontrol</w:t>
      </w:r>
      <w:ins w:id="643" w:author="Andreae, Emily A" w:date="2019-12-19T16:11:00Z">
        <w:r w:rsidR="00C40199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pcDNA3.1 were added to the interior of the inserts with </w:t>
      </w:r>
      <w:r w:rsidR="003615AD" w:rsidRPr="0095454A">
        <w:rPr>
          <w:rFonts w:ascii="Arial" w:hAnsi="Arial" w:cs="Arial"/>
          <w:sz w:val="22"/>
          <w:szCs w:val="22"/>
        </w:rPr>
        <w:t>2</w:t>
      </w:r>
      <w:r w:rsidRPr="0095454A">
        <w:rPr>
          <w:rFonts w:ascii="Arial" w:hAnsi="Arial" w:cs="Arial"/>
          <w:sz w:val="22"/>
          <w:szCs w:val="22"/>
        </w:rPr>
        <w:t>00 µL serum-free media</w:t>
      </w:r>
      <w:ins w:id="644" w:author="Andreae, Emily A" w:date="2019-12-19T16:11:00Z">
        <w:r w:rsidR="00C40199">
          <w:rPr>
            <w:rFonts w:ascii="Arial" w:hAnsi="Arial" w:cs="Arial"/>
            <w:sz w:val="22"/>
            <w:szCs w:val="22"/>
          </w:rPr>
          <w:t xml:space="preserve"> while</w:t>
        </w:r>
      </w:ins>
      <w:del w:id="645" w:author="Andreae, Emily A" w:date="2019-12-19T16:11:00Z">
        <w:r w:rsidRPr="0095454A" w:rsidDel="00C40199">
          <w:rPr>
            <w:rFonts w:ascii="Arial" w:hAnsi="Arial" w:cs="Arial"/>
            <w:sz w:val="22"/>
            <w:szCs w:val="22"/>
          </w:rPr>
          <w:delText>,</w:delText>
        </w:r>
      </w:del>
      <w:r w:rsidRPr="0095454A">
        <w:rPr>
          <w:rFonts w:ascii="Arial" w:hAnsi="Arial" w:cs="Arial"/>
          <w:sz w:val="22"/>
          <w:szCs w:val="22"/>
        </w:rPr>
        <w:t xml:space="preserve"> 500 </w:t>
      </w:r>
      <w:r w:rsidR="003D7483" w:rsidRPr="0095454A">
        <w:rPr>
          <w:rFonts w:ascii="Arial" w:hAnsi="Arial" w:cs="Arial"/>
          <w:sz w:val="22"/>
          <w:szCs w:val="22"/>
        </w:rPr>
        <w:t>µ</w:t>
      </w:r>
      <w:r w:rsidRPr="0095454A">
        <w:rPr>
          <w:rFonts w:ascii="Arial" w:hAnsi="Arial" w:cs="Arial"/>
          <w:sz w:val="22"/>
          <w:szCs w:val="22"/>
        </w:rPr>
        <w:t xml:space="preserve">L of media containing 10% </w:t>
      </w:r>
      <w:ins w:id="646" w:author="Andreae, Emily A" w:date="2019-12-19T16:11:00Z">
        <w:r w:rsidR="00C40199">
          <w:rPr>
            <w:rFonts w:ascii="Arial" w:hAnsi="Arial" w:cs="Arial"/>
            <w:sz w:val="22"/>
            <w:szCs w:val="22"/>
          </w:rPr>
          <w:t>FBS</w:t>
        </w:r>
      </w:ins>
      <w:del w:id="647" w:author="Andreae, Emily A" w:date="2019-12-19T16:11:00Z">
        <w:r w:rsidRPr="0095454A" w:rsidDel="00C40199">
          <w:rPr>
            <w:rFonts w:ascii="Arial" w:hAnsi="Arial" w:cs="Arial"/>
            <w:sz w:val="22"/>
            <w:szCs w:val="22"/>
          </w:rPr>
          <w:delText>fetal bovine serum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ins w:id="648" w:author="Andreae, Emily A" w:date="2019-12-19T16:11:00Z">
        <w:r w:rsidR="00C40199">
          <w:rPr>
            <w:rFonts w:ascii="Arial" w:hAnsi="Arial" w:cs="Arial"/>
            <w:sz w:val="22"/>
            <w:szCs w:val="22"/>
          </w:rPr>
          <w:t xml:space="preserve">was added </w:t>
        </w:r>
      </w:ins>
      <w:r w:rsidRPr="0095454A">
        <w:rPr>
          <w:rFonts w:ascii="Arial" w:hAnsi="Arial" w:cs="Arial"/>
          <w:sz w:val="22"/>
          <w:szCs w:val="22"/>
        </w:rPr>
        <w:t xml:space="preserve">to the lower chamber </w:t>
      </w:r>
      <w:ins w:id="649" w:author="Andreae, Emily A" w:date="2019-12-19T16:11:00Z">
        <w:r w:rsidR="00C40199">
          <w:rPr>
            <w:rFonts w:ascii="Arial" w:hAnsi="Arial" w:cs="Arial"/>
            <w:sz w:val="22"/>
            <w:szCs w:val="22"/>
          </w:rPr>
          <w:t xml:space="preserve">as a migration </w:t>
        </w:r>
      </w:ins>
      <w:ins w:id="650" w:author="Andreae, Emily A" w:date="2019-12-19T16:12:00Z">
        <w:r w:rsidR="00C40199">
          <w:rPr>
            <w:rFonts w:ascii="Arial" w:hAnsi="Arial" w:cs="Arial"/>
            <w:sz w:val="22"/>
            <w:szCs w:val="22"/>
          </w:rPr>
          <w:t>stimulus</w:t>
        </w:r>
      </w:ins>
      <w:ins w:id="651" w:author="Andreae, Emily A" w:date="2019-12-19T16:11:00Z">
        <w:r w:rsidR="00C40199">
          <w:rPr>
            <w:rFonts w:ascii="Arial" w:hAnsi="Arial" w:cs="Arial"/>
            <w:sz w:val="22"/>
            <w:szCs w:val="22"/>
          </w:rPr>
          <w:t>.</w:t>
        </w:r>
      </w:ins>
      <w:ins w:id="652" w:author="Andreae, Emily A" w:date="2019-12-19T16:12:00Z">
        <w:r w:rsidR="00C40199">
          <w:rPr>
            <w:rFonts w:ascii="Arial" w:hAnsi="Arial" w:cs="Arial"/>
            <w:sz w:val="22"/>
            <w:szCs w:val="22"/>
          </w:rPr>
          <w:t xml:space="preserve"> The transwell chambers were</w:t>
        </w:r>
      </w:ins>
      <w:del w:id="653" w:author="Andreae, Emily A" w:date="2019-12-19T16:12:00Z">
        <w:r w:rsidRPr="0095454A" w:rsidDel="00C40199">
          <w:rPr>
            <w:rFonts w:ascii="Arial" w:hAnsi="Arial" w:cs="Arial"/>
            <w:sz w:val="22"/>
            <w:szCs w:val="22"/>
          </w:rPr>
          <w:delText>and</w:delText>
        </w:r>
      </w:del>
      <w:r w:rsidRPr="0095454A">
        <w:rPr>
          <w:rFonts w:ascii="Arial" w:hAnsi="Arial" w:cs="Arial"/>
          <w:sz w:val="22"/>
          <w:szCs w:val="22"/>
        </w:rPr>
        <w:t xml:space="preserve"> incubated in a tissue culture incubator for </w:t>
      </w:r>
      <w:r w:rsidR="003615AD" w:rsidRPr="0095454A">
        <w:rPr>
          <w:rFonts w:ascii="Arial" w:hAnsi="Arial" w:cs="Arial"/>
          <w:sz w:val="22"/>
          <w:szCs w:val="22"/>
        </w:rPr>
        <w:t>24</w:t>
      </w:r>
      <w:r w:rsidRPr="0095454A">
        <w:rPr>
          <w:rFonts w:ascii="Arial" w:hAnsi="Arial" w:cs="Arial"/>
          <w:sz w:val="22"/>
          <w:szCs w:val="22"/>
        </w:rPr>
        <w:t xml:space="preserve"> h. </w:t>
      </w:r>
      <w:r w:rsidR="003615AD" w:rsidRPr="0095454A">
        <w:rPr>
          <w:rFonts w:ascii="Arial" w:hAnsi="Arial" w:cs="Arial"/>
          <w:sz w:val="22"/>
          <w:szCs w:val="22"/>
        </w:rPr>
        <w:t>The</w:t>
      </w:r>
      <w:r w:rsidR="003D7483" w:rsidRPr="0095454A">
        <w:rPr>
          <w:rFonts w:ascii="Arial" w:hAnsi="Arial" w:cs="Arial"/>
          <w:sz w:val="22"/>
          <w:szCs w:val="22"/>
        </w:rPr>
        <w:t xml:space="preserve"> </w:t>
      </w:r>
      <w:r w:rsidR="003D7483" w:rsidRPr="0095454A">
        <w:rPr>
          <w:rFonts w:ascii="Arial" w:hAnsi="Arial" w:cs="Arial"/>
          <w:sz w:val="22"/>
          <w:szCs w:val="22"/>
        </w:rPr>
        <w:lastRenderedPageBreak/>
        <w:t xml:space="preserve">invasive cells on lower surface of the membrane were stained </w:t>
      </w:r>
      <w:r w:rsidR="003615AD" w:rsidRPr="0095454A">
        <w:rPr>
          <w:rFonts w:ascii="Arial" w:hAnsi="Arial" w:cs="Arial"/>
          <w:sz w:val="22"/>
          <w:szCs w:val="22"/>
          <w:lang w:eastAsia="zh-CN"/>
        </w:rPr>
        <w:t xml:space="preserve">by crystal violet for 10 min and </w:t>
      </w:r>
      <w:ins w:id="654" w:author="Andreae, Emily A" w:date="2019-12-19T16:12:00Z">
        <w:r w:rsidR="00C40199">
          <w:rPr>
            <w:rFonts w:ascii="Arial" w:hAnsi="Arial" w:cs="Arial"/>
            <w:sz w:val="22"/>
            <w:szCs w:val="22"/>
            <w:lang w:eastAsia="zh-CN"/>
          </w:rPr>
          <w:t xml:space="preserve">images taken </w:t>
        </w:r>
      </w:ins>
      <w:del w:id="655" w:author="Andreae, Emily A" w:date="2019-12-19T16:12:00Z">
        <w:r w:rsidR="003615AD" w:rsidRPr="0095454A" w:rsidDel="00C40199">
          <w:rPr>
            <w:rFonts w:ascii="Arial" w:hAnsi="Arial" w:cs="Arial"/>
            <w:sz w:val="22"/>
            <w:szCs w:val="22"/>
            <w:lang w:eastAsia="zh-CN"/>
          </w:rPr>
          <w:delText xml:space="preserve">taken photos </w:delText>
        </w:r>
      </w:del>
      <w:ins w:id="656" w:author="Andreae, Emily A" w:date="2019-12-19T16:13:00Z">
        <w:r w:rsidR="00C40199">
          <w:rPr>
            <w:rFonts w:ascii="Arial" w:hAnsi="Arial" w:cs="Arial"/>
            <w:sz w:val="22"/>
            <w:szCs w:val="22"/>
            <w:lang w:eastAsia="zh-CN"/>
          </w:rPr>
          <w:t xml:space="preserve">at </w:t>
        </w:r>
        <w:commentRangeStart w:id="657"/>
        <w:r w:rsidR="00C40199">
          <w:rPr>
            <w:rFonts w:ascii="Arial" w:hAnsi="Arial" w:cs="Arial"/>
            <w:sz w:val="22"/>
            <w:szCs w:val="22"/>
            <w:lang w:eastAsia="zh-CN"/>
          </w:rPr>
          <w:t xml:space="preserve">X number of </w:t>
        </w:r>
      </w:ins>
      <w:del w:id="658" w:author="Andreae, Emily A" w:date="2019-12-19T16:13:00Z">
        <w:r w:rsidR="003615AD" w:rsidRPr="0095454A" w:rsidDel="00C40199">
          <w:rPr>
            <w:rFonts w:ascii="Arial" w:hAnsi="Arial" w:cs="Arial"/>
            <w:sz w:val="22"/>
            <w:szCs w:val="22"/>
            <w:lang w:eastAsia="zh-CN"/>
          </w:rPr>
          <w:delText>under t</w:delText>
        </w:r>
      </w:del>
      <w:del w:id="659" w:author="Andreae, Emily A" w:date="2019-12-19T16:12:00Z">
        <w:r w:rsidR="003615AD" w:rsidRPr="0095454A" w:rsidDel="00C40199">
          <w:rPr>
            <w:rFonts w:ascii="Arial" w:hAnsi="Arial" w:cs="Arial"/>
            <w:sz w:val="22"/>
            <w:szCs w:val="22"/>
            <w:lang w:eastAsia="zh-CN"/>
          </w:rPr>
          <w:delText xml:space="preserve">he </w:delText>
        </w:r>
      </w:del>
      <w:r w:rsidR="003615AD" w:rsidRPr="0095454A">
        <w:rPr>
          <w:rFonts w:ascii="Arial" w:hAnsi="Arial" w:cs="Arial"/>
          <w:sz w:val="22"/>
          <w:szCs w:val="22"/>
          <w:lang w:eastAsia="zh-CN"/>
        </w:rPr>
        <w:t>high magnification field</w:t>
      </w:r>
      <w:ins w:id="660" w:author="Andreae, Emily A" w:date="2019-12-19T16:13:00Z">
        <w:r w:rsidR="00C40199">
          <w:rPr>
            <w:rFonts w:ascii="Arial" w:hAnsi="Arial" w:cs="Arial"/>
            <w:sz w:val="22"/>
            <w:szCs w:val="22"/>
            <w:lang w:eastAsia="zh-CN"/>
          </w:rPr>
          <w:t>s</w:t>
        </w:r>
      </w:ins>
      <w:r w:rsidR="003615AD" w:rsidRPr="0095454A">
        <w:rPr>
          <w:rFonts w:ascii="Arial" w:hAnsi="Arial" w:cs="Arial"/>
          <w:sz w:val="22"/>
          <w:szCs w:val="22"/>
          <w:lang w:eastAsia="zh-CN"/>
        </w:rPr>
        <w:t xml:space="preserve"> (HMF) of the microscope</w:t>
      </w:r>
      <w:r w:rsidR="003D7483" w:rsidRPr="0095454A">
        <w:rPr>
          <w:rFonts w:ascii="Arial" w:hAnsi="Arial" w:cs="Arial"/>
          <w:sz w:val="22"/>
          <w:szCs w:val="22"/>
          <w:lang w:eastAsia="zh-CN"/>
        </w:rPr>
        <w:t>.</w:t>
      </w:r>
      <w:commentRangeEnd w:id="657"/>
      <w:r w:rsidR="00C40199">
        <w:rPr>
          <w:rStyle w:val="CommentReference"/>
        </w:rPr>
        <w:commentReference w:id="657"/>
      </w:r>
    </w:p>
    <w:p w14:paraId="667ECCF5" w14:textId="77777777" w:rsidR="0007203B" w:rsidRPr="0095454A" w:rsidRDefault="0007203B" w:rsidP="003D7483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24732CB7" w14:textId="77777777" w:rsidR="007E5806" w:rsidRPr="0095454A" w:rsidRDefault="007E5806" w:rsidP="007E5806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RT-PCR and real-time qPCR</w:t>
      </w:r>
    </w:p>
    <w:p w14:paraId="71873DE5" w14:textId="77777777" w:rsidR="007E5806" w:rsidRPr="00D307ED" w:rsidRDefault="007E5806" w:rsidP="007E5806">
      <w:pPr>
        <w:jc w:val="both"/>
        <w:rPr>
          <w:rFonts w:ascii="Arial" w:hAnsi="Arial" w:cs="Arial"/>
          <w:sz w:val="22"/>
          <w:szCs w:val="22"/>
        </w:rPr>
      </w:pPr>
    </w:p>
    <w:p w14:paraId="6C5E7D17" w14:textId="46EA4588" w:rsidR="007E5806" w:rsidRPr="0095454A" w:rsidRDefault="007E5806" w:rsidP="007E5806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Total RNAs were harvested using TRIzol (Invitrogen, USA) and </w:t>
      </w:r>
      <w:del w:id="661" w:author="Andreae, Emily A" w:date="2019-12-19T16:23:00Z">
        <w:r w:rsidRPr="0095454A" w:rsidDel="00744244">
          <w:rPr>
            <w:rFonts w:ascii="Arial" w:hAnsi="Arial" w:cs="Arial"/>
            <w:sz w:val="22"/>
            <w:szCs w:val="22"/>
          </w:rPr>
          <w:delText xml:space="preserve">were </w:delText>
        </w:r>
      </w:del>
      <w:r w:rsidRPr="0095454A">
        <w:rPr>
          <w:rFonts w:ascii="Arial" w:hAnsi="Arial" w:cs="Arial"/>
          <w:sz w:val="22"/>
          <w:szCs w:val="22"/>
        </w:rPr>
        <w:t>converted to cDNA using the First-Strand cDNA Synthesis Kit (Vazyme Biotech, China) according to the manufacturer’s instructions. Primer</w:t>
      </w:r>
      <w:ins w:id="662" w:author="Andreae, Emily A" w:date="2019-12-19T16:23:00Z">
        <w:r w:rsidR="00744244">
          <w:rPr>
            <w:rFonts w:ascii="Arial" w:hAnsi="Arial" w:cs="Arial"/>
            <w:sz w:val="22"/>
            <w:szCs w:val="22"/>
          </w:rPr>
          <w:t xml:space="preserve"> sequences</w:t>
        </w:r>
      </w:ins>
      <w:del w:id="663" w:author="Andreae, Emily A" w:date="2019-12-19T16:23:00Z">
        <w:r w:rsidRPr="0095454A" w:rsidDel="00744244">
          <w:rPr>
            <w:rFonts w:ascii="Arial" w:hAnsi="Arial" w:cs="Arial"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ins w:id="664" w:author="Andreae, Emily A" w:date="2019-12-19T16:23:00Z">
        <w:r w:rsidR="00744244">
          <w:rPr>
            <w:rFonts w:ascii="Arial" w:hAnsi="Arial" w:cs="Arial"/>
            <w:sz w:val="22"/>
            <w:szCs w:val="22"/>
          </w:rPr>
          <w:t>are</w:t>
        </w:r>
      </w:ins>
      <w:del w:id="665" w:author="Andreae, Emily A" w:date="2019-12-19T16:23:00Z">
        <w:r w:rsidRPr="0095454A" w:rsidDel="00744244">
          <w:rPr>
            <w:rFonts w:ascii="Arial" w:hAnsi="Arial" w:cs="Arial"/>
            <w:sz w:val="22"/>
            <w:szCs w:val="22"/>
          </w:rPr>
          <w:delText>were</w:delText>
        </w:r>
      </w:del>
      <w:r w:rsidRPr="0095454A">
        <w:rPr>
          <w:rFonts w:ascii="Arial" w:hAnsi="Arial" w:cs="Arial"/>
          <w:sz w:val="22"/>
          <w:szCs w:val="22"/>
        </w:rPr>
        <w:t xml:space="preserve"> shown </w:t>
      </w:r>
      <w:ins w:id="666" w:author="Andreae, Emily A" w:date="2019-12-19T16:23:00Z">
        <w:r w:rsidR="00744244">
          <w:rPr>
            <w:rFonts w:ascii="Arial" w:hAnsi="Arial" w:cs="Arial"/>
            <w:sz w:val="22"/>
            <w:szCs w:val="22"/>
          </w:rPr>
          <w:t>in</w:t>
        </w:r>
      </w:ins>
      <w:del w:id="667" w:author="Andreae, Emily A" w:date="2019-12-19T16:23:00Z">
        <w:r w:rsidRPr="0095454A" w:rsidDel="00744244">
          <w:rPr>
            <w:rFonts w:ascii="Arial" w:hAnsi="Arial" w:cs="Arial"/>
            <w:sz w:val="22"/>
            <w:szCs w:val="22"/>
          </w:rPr>
          <w:delText>as</w:delText>
        </w:r>
      </w:del>
      <w:r w:rsidRPr="0095454A">
        <w:rPr>
          <w:rFonts w:ascii="Arial" w:hAnsi="Arial" w:cs="Arial"/>
          <w:sz w:val="22"/>
          <w:szCs w:val="22"/>
        </w:rPr>
        <w:t xml:space="preserve"> Supplementary Table S5. Real-</w:t>
      </w:r>
      <w:del w:id="668" w:author="Andreae, Emily A" w:date="2019-12-19T16:23:00Z">
        <w:r w:rsidRPr="0095454A" w:rsidDel="00744244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sz w:val="22"/>
          <w:szCs w:val="22"/>
        </w:rPr>
        <w:t xml:space="preserve">time qPCR was performed </w:t>
      </w:r>
      <w:ins w:id="669" w:author="Andreae, Emily A" w:date="2019-12-19T16:23:00Z">
        <w:r w:rsidR="00E03FD2">
          <w:rPr>
            <w:rFonts w:ascii="Arial" w:hAnsi="Arial" w:cs="Arial"/>
            <w:sz w:val="22"/>
            <w:szCs w:val="22"/>
          </w:rPr>
          <w:t>via</w:t>
        </w:r>
      </w:ins>
      <w:del w:id="670" w:author="Andreae, Emily A" w:date="2019-12-19T16:23:00Z">
        <w:r w:rsidRPr="0095454A" w:rsidDel="00E03FD2">
          <w:rPr>
            <w:rFonts w:ascii="Arial" w:hAnsi="Arial" w:cs="Arial"/>
            <w:sz w:val="22"/>
            <w:szCs w:val="22"/>
          </w:rPr>
          <w:delText>by</w:delText>
        </w:r>
      </w:del>
      <w:r w:rsidRPr="0095454A">
        <w:rPr>
          <w:rFonts w:ascii="Arial" w:hAnsi="Arial" w:cs="Arial"/>
          <w:sz w:val="22"/>
          <w:szCs w:val="22"/>
        </w:rPr>
        <w:t xml:space="preserve"> SYBR Green Master Mix (Vazyme Biotech) in a</w:t>
      </w:r>
      <w:r w:rsidRPr="0095454A">
        <w:rPr>
          <w:rFonts w:ascii="Arial" w:hAnsi="Arial" w:cs="Arial" w:hint="eastAsia"/>
          <w:sz w:val="22"/>
          <w:szCs w:val="22"/>
        </w:rPr>
        <w:t>n</w:t>
      </w:r>
      <w:r w:rsidRPr="0095454A">
        <w:rPr>
          <w:rFonts w:ascii="Arial" w:hAnsi="Arial" w:cs="Arial"/>
          <w:sz w:val="22"/>
          <w:szCs w:val="22"/>
        </w:rPr>
        <w:t xml:space="preserve"> ABI 7500 PCR instrument</w:t>
      </w:r>
      <w:r w:rsidRPr="0095454A">
        <w:rPr>
          <w:rFonts w:ascii="Arial" w:hAnsi="Arial" w:cs="Arial" w:hint="eastAsia"/>
          <w:sz w:val="22"/>
          <w:szCs w:val="22"/>
        </w:rPr>
        <w:t xml:space="preserve"> </w:t>
      </w:r>
      <w:r w:rsidRPr="0095454A">
        <w:rPr>
          <w:rFonts w:ascii="Arial" w:hAnsi="Arial" w:cs="Arial"/>
          <w:sz w:val="22"/>
          <w:szCs w:val="22"/>
        </w:rPr>
        <w:t xml:space="preserve">(ABI, USA). </w:t>
      </w:r>
      <w:r w:rsidR="008126B0" w:rsidRPr="0095454A">
        <w:rPr>
          <w:rFonts w:ascii="Arial" w:hAnsi="Arial" w:cs="Arial"/>
          <w:sz w:val="22"/>
          <w:szCs w:val="22"/>
        </w:rPr>
        <w:t>As discussed</w:t>
      </w:r>
      <w:ins w:id="671" w:author="Andreae, Emily A" w:date="2019-12-20T08:23:00Z">
        <w:r w:rsidR="00960631">
          <w:rPr>
            <w:rFonts w:ascii="Arial" w:hAnsi="Arial" w:cs="Arial"/>
            <w:sz w:val="22"/>
            <w:szCs w:val="22"/>
          </w:rPr>
          <w:t xml:space="preserve"> in Jin et al.</w:t>
        </w:r>
      </w:ins>
      <w:del w:id="672" w:author="Andreae, Emily A" w:date="2019-12-20T08:23:00Z">
        <w:r w:rsidR="008126B0" w:rsidRPr="0095454A" w:rsidDel="00960631">
          <w:rPr>
            <w:rFonts w:ascii="Arial" w:hAnsi="Arial" w:cs="Arial"/>
            <w:sz w:val="22"/>
            <w:szCs w:val="22"/>
          </w:rPr>
          <w:delText xml:space="preserve"> previously</w:delText>
        </w:r>
      </w:del>
      <w:r w:rsidR="008126B0" w:rsidRPr="0095454A">
        <w:rPr>
          <w:rFonts w:ascii="Arial" w:hAnsi="Arial" w:cs="Arial"/>
          <w:sz w:val="22"/>
          <w:szCs w:val="22"/>
        </w:rPr>
        <w:t xml:space="preserve">, </w:t>
      </w:r>
      <w:r w:rsidR="008126B0" w:rsidRPr="0095454A">
        <w:rPr>
          <w:rFonts w:ascii="Arial" w:hAnsi="Arial" w:cs="Arial"/>
          <w:i/>
          <w:sz w:val="22"/>
          <w:szCs w:val="22"/>
        </w:rPr>
        <w:t>GAPDH</w:t>
      </w:r>
      <w:r w:rsidR="008126B0" w:rsidRPr="0095454A">
        <w:rPr>
          <w:rFonts w:ascii="Arial" w:hAnsi="Arial" w:cs="Arial"/>
          <w:sz w:val="22"/>
          <w:szCs w:val="22"/>
        </w:rPr>
        <w:t xml:space="preserve"> </w:t>
      </w:r>
      <w:del w:id="673" w:author="Andreae, Emily A" w:date="2019-12-19T16:24:00Z">
        <w:r w:rsidR="008126B0" w:rsidRPr="0095454A" w:rsidDel="00E03FD2">
          <w:rPr>
            <w:rFonts w:ascii="Arial" w:hAnsi="Arial" w:cs="Arial"/>
            <w:sz w:val="22"/>
            <w:szCs w:val="22"/>
          </w:rPr>
          <w:delText xml:space="preserve">gene </w:delText>
        </w:r>
      </w:del>
      <w:r w:rsidR="008126B0" w:rsidRPr="0095454A">
        <w:rPr>
          <w:rFonts w:ascii="Arial" w:hAnsi="Arial" w:cs="Arial"/>
          <w:sz w:val="22"/>
          <w:szCs w:val="22"/>
        </w:rPr>
        <w:t xml:space="preserve">was </w:t>
      </w:r>
      <w:ins w:id="674" w:author="Andreae, Emily A" w:date="2019-12-19T16:24:00Z">
        <w:r w:rsidR="00E03FD2">
          <w:rPr>
            <w:rFonts w:ascii="Arial" w:hAnsi="Arial" w:cs="Arial"/>
            <w:sz w:val="22"/>
            <w:szCs w:val="22"/>
          </w:rPr>
          <w:t xml:space="preserve">used as </w:t>
        </w:r>
      </w:ins>
      <w:r w:rsidR="008126B0" w:rsidRPr="0095454A">
        <w:rPr>
          <w:rFonts w:ascii="Arial" w:hAnsi="Arial" w:cs="Arial"/>
          <w:sz w:val="22"/>
          <w:szCs w:val="22"/>
        </w:rPr>
        <w:t xml:space="preserve">the </w:t>
      </w:r>
      <w:del w:id="675" w:author="Andreae, Emily A" w:date="2019-12-19T16:24:00Z">
        <w:r w:rsidR="008126B0" w:rsidRPr="0095454A" w:rsidDel="00E03FD2">
          <w:rPr>
            <w:rFonts w:ascii="Arial" w:hAnsi="Arial" w:cs="Arial"/>
            <w:sz w:val="22"/>
            <w:szCs w:val="22"/>
          </w:rPr>
          <w:delText xml:space="preserve">better </w:delText>
        </w:r>
      </w:del>
      <w:r w:rsidR="008126B0" w:rsidRPr="0095454A">
        <w:rPr>
          <w:rFonts w:ascii="Arial" w:hAnsi="Arial" w:cs="Arial"/>
          <w:sz w:val="22"/>
          <w:szCs w:val="22"/>
        </w:rPr>
        <w:t>internal reference for ncRNA detection</w:t>
      </w:r>
      <w:r w:rsidR="008126B0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PEVuZE5vdGU+PENpdGU+PEF1dGhvcj5KaW48L0F1dGhvcj48WWVhcj4yMDE2PC9ZZWFyPjxSZWNO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PEVuZE5vdGU+PENpdGU+PEF1dGhvcj5KaW48L0F1dGhvcj48WWVhcj4yMDE2PC9ZZWFyPjxSZWNO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8126B0" w:rsidRPr="0095454A">
        <w:rPr>
          <w:rFonts w:ascii="Arial" w:hAnsi="Arial" w:cs="Arial"/>
          <w:sz w:val="22"/>
          <w:szCs w:val="22"/>
          <w:vertAlign w:val="superscript"/>
        </w:rPr>
      </w:r>
      <w:r w:rsidR="008126B0"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51</w:t>
      </w:r>
      <w:r w:rsidR="008126B0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="008126B0" w:rsidRPr="0095454A">
        <w:rPr>
          <w:rFonts w:ascii="Arial" w:hAnsi="Arial" w:cs="Arial"/>
          <w:sz w:val="22"/>
          <w:szCs w:val="22"/>
        </w:rPr>
        <w:t xml:space="preserve">. </w:t>
      </w:r>
      <w:del w:id="676" w:author="Andreae, Emily A" w:date="2019-12-19T16:24:00Z">
        <w:r w:rsidR="00002212" w:rsidRPr="0095454A" w:rsidDel="00E03FD2">
          <w:rPr>
            <w:rFonts w:ascii="Arial" w:hAnsi="Arial" w:cs="Arial"/>
            <w:sz w:val="22"/>
            <w:szCs w:val="22"/>
          </w:rPr>
          <w:delText xml:space="preserve">Therefore, </w:delText>
        </w:r>
        <w:r w:rsidR="00002212" w:rsidRPr="0095454A" w:rsidDel="00E03FD2">
          <w:rPr>
            <w:rFonts w:ascii="Arial" w:hAnsi="Arial" w:cs="Arial"/>
            <w:i/>
            <w:sz w:val="22"/>
            <w:szCs w:val="22"/>
          </w:rPr>
          <w:delText>GAPDH</w:delText>
        </w:r>
        <w:r w:rsidR="00002212" w:rsidRPr="0095454A" w:rsidDel="00E03FD2">
          <w:rPr>
            <w:rFonts w:ascii="Arial" w:hAnsi="Arial" w:cs="Arial"/>
            <w:sz w:val="22"/>
            <w:szCs w:val="22"/>
          </w:rPr>
          <w:delText xml:space="preserve"> gene was served as internal reference in our study.</w:delText>
        </w:r>
      </w:del>
    </w:p>
    <w:p w14:paraId="349EBE60" w14:textId="77777777" w:rsidR="0015161E" w:rsidRPr="0095454A" w:rsidRDefault="0015161E" w:rsidP="007E5806">
      <w:pPr>
        <w:jc w:val="both"/>
        <w:rPr>
          <w:rFonts w:ascii="Arial" w:hAnsi="Arial" w:cs="Arial"/>
          <w:sz w:val="22"/>
          <w:szCs w:val="22"/>
        </w:rPr>
      </w:pPr>
    </w:p>
    <w:p w14:paraId="6A89583B" w14:textId="77777777" w:rsidR="007F2EC3" w:rsidRPr="0095454A" w:rsidRDefault="007F2EC3" w:rsidP="007F2EC3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Sequence Characteristics Analysis</w:t>
      </w:r>
    </w:p>
    <w:p w14:paraId="320ACD17" w14:textId="77777777" w:rsidR="007F2EC3" w:rsidRPr="0095454A" w:rsidRDefault="007F2EC3" w:rsidP="007F2EC3">
      <w:pPr>
        <w:jc w:val="both"/>
        <w:rPr>
          <w:rFonts w:ascii="Arial" w:hAnsi="Arial" w:cs="Arial"/>
          <w:sz w:val="22"/>
          <w:szCs w:val="22"/>
        </w:rPr>
      </w:pPr>
    </w:p>
    <w:p w14:paraId="636AB648" w14:textId="579A8882" w:rsidR="007F2EC3" w:rsidRPr="0095454A" w:rsidDel="00E03FD2" w:rsidRDefault="007F2EC3" w:rsidP="00BD7B3C">
      <w:pPr>
        <w:jc w:val="both"/>
        <w:rPr>
          <w:del w:id="677" w:author="Andreae, Emily A" w:date="2019-12-19T16:25:00Z"/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We conducted sequence alignment to exome</w:t>
      </w:r>
      <w:ins w:id="678" w:author="Andreae, Emily A" w:date="2019-12-19T16:24:00Z">
        <w:r w:rsidR="00E03FD2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 xml:space="preserve"> 1 and </w:t>
      </w:r>
      <w:del w:id="679" w:author="Andreae, Emily A" w:date="2019-12-19T16:24:00Z">
        <w:r w:rsidRPr="0095454A" w:rsidDel="00E03FD2">
          <w:rPr>
            <w:rFonts w:ascii="Arial" w:hAnsi="Arial" w:cs="Arial"/>
            <w:sz w:val="22"/>
            <w:szCs w:val="22"/>
          </w:rPr>
          <w:delText xml:space="preserve">exome </w:delText>
        </w:r>
      </w:del>
      <w:r w:rsidRPr="0095454A">
        <w:rPr>
          <w:rFonts w:ascii="Arial" w:hAnsi="Arial" w:cs="Arial"/>
          <w:sz w:val="22"/>
          <w:szCs w:val="22"/>
        </w:rPr>
        <w:t>2 of PANC754 to 55,270,388 non-redundant sequences collected from GenBank, EMBL, DDBJ, PDB</w:t>
      </w:r>
      <w:ins w:id="680" w:author="Andreae, Emily A" w:date="2019-12-19T16:24:00Z">
        <w:r w:rsidR="00E03FD2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RefSeq </w:t>
      </w:r>
      <w:ins w:id="681" w:author="Andreae, Emily A" w:date="2019-12-19T16:24:00Z">
        <w:r w:rsidR="00E03FD2">
          <w:rPr>
            <w:rFonts w:ascii="Arial" w:hAnsi="Arial" w:cs="Arial"/>
            <w:sz w:val="22"/>
            <w:szCs w:val="22"/>
          </w:rPr>
          <w:t xml:space="preserve">database </w:t>
        </w:r>
      </w:ins>
      <w:r w:rsidRPr="0095454A">
        <w:rPr>
          <w:rFonts w:ascii="Arial" w:hAnsi="Arial" w:cs="Arial"/>
          <w:sz w:val="22"/>
          <w:szCs w:val="22"/>
        </w:rPr>
        <w:t xml:space="preserve">with NCBI </w:t>
      </w:r>
      <w:hyperlink r:id="rId15" w:history="1">
        <w:r w:rsidRPr="0095454A">
          <w:rPr>
            <w:rFonts w:ascii="Arial" w:hAnsi="Arial" w:cs="Arial"/>
            <w:sz w:val="22"/>
            <w:szCs w:val="22"/>
          </w:rPr>
          <w:t>blastn suite</w:t>
        </w:r>
      </w:hyperlink>
      <w:r w:rsidRPr="0095454A">
        <w:rPr>
          <w:rFonts w:ascii="Arial" w:hAnsi="Arial" w:cs="Arial"/>
          <w:sz w:val="22"/>
          <w:szCs w:val="22"/>
        </w:rPr>
        <w:t xml:space="preserve"> tools with default </w:t>
      </w:r>
      <w:hyperlink r:id="rId16" w:anchor="i" w:tooltip="Show/hide algorithm parameters" w:history="1">
        <w:r w:rsidRPr="0095454A">
          <w:rPr>
            <w:rFonts w:ascii="Arial" w:hAnsi="Arial" w:cs="Arial"/>
            <w:sz w:val="22"/>
            <w:szCs w:val="22"/>
          </w:rPr>
          <w:t>algorithm parameters</w:t>
        </w:r>
      </w:hyperlink>
      <w:r w:rsidRPr="0095454A">
        <w:rPr>
          <w:rFonts w:ascii="Arial" w:hAnsi="Arial" w:cs="Arial"/>
          <w:sz w:val="22"/>
          <w:szCs w:val="22"/>
        </w:rPr>
        <w:t>. Alignment sequences were selected to show only human records (taxid: 9606). T-Coffee</w:t>
      </w:r>
      <w:ins w:id="682" w:author="Andreae, Emily A" w:date="2019-12-19T16:25:00Z">
        <w:r w:rsidR="00E03FD2">
          <w:rPr>
            <w:rFonts w:ascii="Arial" w:hAnsi="Arial" w:cs="Arial"/>
            <w:sz w:val="22"/>
            <w:szCs w:val="22"/>
          </w:rPr>
          <w:t xml:space="preserve"> </w:t>
        </w:r>
      </w:ins>
    </w:p>
    <w:p w14:paraId="0FDFDA93" w14:textId="5B659329" w:rsidR="007F2EC3" w:rsidRPr="0095454A" w:rsidRDefault="007F2EC3" w:rsidP="00BD7B3C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was applied for multiple sequence alignment with </w:t>
      </w:r>
      <w:ins w:id="683" w:author="Andreae, Emily A" w:date="2019-12-19T16:25:00Z">
        <w:r w:rsidR="00E03FD2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>default setting</w:t>
      </w:r>
      <w:ins w:id="684" w:author="Andreae, Emily A" w:date="2019-12-19T16:25:00Z">
        <w:r w:rsidR="00E03FD2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PEVuZE5vdGU+PENpdGU+PEF1dGhvcj5Ob3RyZWRhbWU8L0F1dGhvcj48WWVhcj4yMDAwPC9ZZWFy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begin">
          <w:fldData xml:space="preserve">PEVuZE5vdGU+PENpdGU+PEF1dGhvcj5Ob3RyZWRhbWU8L0F1dGhvcj48WWVhcj4yMDAwPC9ZZWFy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</w:fldData>
        </w:fldCha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instrText xml:space="preserve"> ADDIN EN.CITE.DATA </w:instrText>
      </w:r>
      <w:r w:rsidR="0020625E" w:rsidRPr="0095454A">
        <w:rPr>
          <w:rFonts w:ascii="Arial" w:hAnsi="Arial" w:cs="Arial"/>
          <w:sz w:val="22"/>
          <w:szCs w:val="22"/>
          <w:vertAlign w:val="superscript"/>
        </w:rPr>
      </w:r>
      <w:r w:rsidR="0020625E"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Pr="0095454A">
        <w:rPr>
          <w:rFonts w:ascii="Arial" w:hAnsi="Arial" w:cs="Arial"/>
          <w:sz w:val="22"/>
          <w:szCs w:val="22"/>
          <w:vertAlign w:val="superscript"/>
        </w:rPr>
      </w:r>
      <w:r w:rsidRPr="0095454A">
        <w:rPr>
          <w:rFonts w:ascii="Arial" w:hAnsi="Arial" w:cs="Arial"/>
          <w:sz w:val="22"/>
          <w:szCs w:val="22"/>
          <w:vertAlign w:val="superscript"/>
        </w:rPr>
        <w:fldChar w:fldCharType="separate"/>
      </w:r>
      <w:r w:rsidR="0020625E" w:rsidRPr="0095454A">
        <w:rPr>
          <w:rFonts w:ascii="Arial" w:hAnsi="Arial" w:cs="Arial"/>
          <w:noProof/>
          <w:sz w:val="22"/>
          <w:szCs w:val="22"/>
          <w:vertAlign w:val="superscript"/>
        </w:rPr>
        <w:t>52</w:t>
      </w:r>
      <w:r w:rsidRPr="0095454A">
        <w:rPr>
          <w:rFonts w:ascii="Arial" w:hAnsi="Arial" w:cs="Arial"/>
          <w:sz w:val="22"/>
          <w:szCs w:val="22"/>
          <w:vertAlign w:val="superscript"/>
        </w:rPr>
        <w:fldChar w:fldCharType="end"/>
      </w:r>
      <w:r w:rsidRPr="0095454A">
        <w:rPr>
          <w:rFonts w:ascii="Arial" w:hAnsi="Arial" w:cs="Arial"/>
          <w:sz w:val="22"/>
          <w:szCs w:val="22"/>
        </w:rPr>
        <w:t xml:space="preserve">. Slanted cladogram </w:t>
      </w:r>
      <w:r w:rsidR="00021AC2" w:rsidRPr="0095454A">
        <w:rPr>
          <w:rFonts w:ascii="Arial" w:hAnsi="Arial" w:cs="Arial"/>
          <w:sz w:val="22"/>
          <w:szCs w:val="22"/>
        </w:rPr>
        <w:t xml:space="preserve">was </w:t>
      </w:r>
      <w:r w:rsidRPr="0095454A">
        <w:rPr>
          <w:rFonts w:ascii="Arial" w:hAnsi="Arial" w:cs="Arial"/>
          <w:sz w:val="22"/>
          <w:szCs w:val="22"/>
        </w:rPr>
        <w:t xml:space="preserve">used to </w:t>
      </w:r>
      <w:ins w:id="685" w:author="Andreae, Emily A" w:date="2019-12-19T16:25:00Z">
        <w:r w:rsidR="00E03FD2">
          <w:rPr>
            <w:rFonts w:ascii="Arial" w:hAnsi="Arial" w:cs="Arial"/>
            <w:sz w:val="22"/>
            <w:szCs w:val="22"/>
          </w:rPr>
          <w:t xml:space="preserve">depict </w:t>
        </w:r>
      </w:ins>
      <w:del w:id="686" w:author="Andreae, Emily A" w:date="2019-12-19T16:25:00Z">
        <w:r w:rsidR="00AC2C07" w:rsidRPr="0095454A" w:rsidDel="00E03FD2">
          <w:rPr>
            <w:rFonts w:ascii="Arial" w:hAnsi="Arial" w:cs="Arial"/>
            <w:sz w:val="22"/>
            <w:szCs w:val="22"/>
            <w:lang w:eastAsia="zh-CN"/>
          </w:rPr>
          <w:delText>reveal</w:delText>
        </w:r>
        <w:r w:rsidRPr="0095454A" w:rsidDel="00E03FD2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sz w:val="22"/>
          <w:szCs w:val="22"/>
        </w:rPr>
        <w:t xml:space="preserve">the distance </w:t>
      </w:r>
      <w:ins w:id="687" w:author="Andreae, Emily A" w:date="2019-12-19T16:25:00Z">
        <w:r w:rsidR="00E03FD2">
          <w:rPr>
            <w:rFonts w:ascii="Arial" w:hAnsi="Arial" w:cs="Arial"/>
            <w:sz w:val="22"/>
            <w:szCs w:val="22"/>
          </w:rPr>
          <w:t>i.e.,</w:t>
        </w:r>
      </w:ins>
      <w:del w:id="688" w:author="Andreae, Emily A" w:date="2019-12-19T16:25:00Z">
        <w:r w:rsidRPr="0095454A" w:rsidDel="00E03FD2">
          <w:rPr>
            <w:rFonts w:ascii="Arial" w:hAnsi="Arial" w:cs="Arial"/>
            <w:sz w:val="22"/>
            <w:szCs w:val="22"/>
          </w:rPr>
          <w:delText>or</w:delText>
        </w:r>
      </w:del>
      <w:r w:rsidRPr="0095454A">
        <w:rPr>
          <w:rFonts w:ascii="Arial" w:hAnsi="Arial" w:cs="Arial"/>
          <w:sz w:val="22"/>
          <w:szCs w:val="22"/>
        </w:rPr>
        <w:t xml:space="preserve"> similarity between PNAC754 with significant</w:t>
      </w:r>
      <w:ins w:id="689" w:author="Andreae, Emily A" w:date="2019-12-19T16:25:00Z">
        <w:r w:rsidR="00E03FD2">
          <w:rPr>
            <w:rFonts w:ascii="Arial" w:hAnsi="Arial" w:cs="Arial"/>
            <w:sz w:val="22"/>
            <w:szCs w:val="22"/>
          </w:rPr>
          <w:t>ly</w:t>
        </w:r>
      </w:ins>
      <w:r w:rsidRPr="0095454A">
        <w:rPr>
          <w:rFonts w:ascii="Arial" w:hAnsi="Arial" w:cs="Arial"/>
          <w:sz w:val="22"/>
          <w:szCs w:val="22"/>
        </w:rPr>
        <w:t xml:space="preserve"> similar DNA sequences including KPNA4, MTMR8</w:t>
      </w:r>
      <w:ins w:id="690" w:author="Andreae, Emily A" w:date="2019-12-19T16:25:00Z">
        <w:r w:rsidR="00E03FD2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RP11-284B18.3. We also conducted co-expression analysis with </w:t>
      </w:r>
      <w:r w:rsidR="00F353F5" w:rsidRPr="0095454A">
        <w:rPr>
          <w:rFonts w:ascii="Arial" w:hAnsi="Arial" w:cs="Arial"/>
          <w:sz w:val="22"/>
          <w:szCs w:val="22"/>
        </w:rPr>
        <w:t>S</w:t>
      </w:r>
      <w:r w:rsidRPr="0095454A">
        <w:rPr>
          <w:rFonts w:ascii="Arial" w:hAnsi="Arial" w:cs="Arial"/>
          <w:sz w:val="22"/>
          <w:szCs w:val="22"/>
        </w:rPr>
        <w:t xml:space="preserve">pearman correlation between PANC754 and </w:t>
      </w:r>
      <w:del w:id="691" w:author="Andreae, Emily A" w:date="2019-12-19T16:25:00Z">
        <w:r w:rsidRPr="0095454A" w:rsidDel="00E03FD2">
          <w:rPr>
            <w:rFonts w:ascii="Arial" w:hAnsi="Arial" w:cs="Arial"/>
            <w:sz w:val="22"/>
            <w:szCs w:val="22"/>
          </w:rPr>
          <w:delText xml:space="preserve">other </w:delText>
        </w:r>
      </w:del>
      <w:r w:rsidRPr="0095454A">
        <w:rPr>
          <w:rFonts w:ascii="Arial" w:hAnsi="Arial" w:cs="Arial"/>
          <w:sz w:val="22"/>
          <w:szCs w:val="22"/>
        </w:rPr>
        <w:t xml:space="preserve">51 </w:t>
      </w:r>
      <w:ins w:id="692" w:author="Andreae, Emily A" w:date="2019-12-19T16:25:00Z">
        <w:r w:rsidR="00E03FD2">
          <w:rPr>
            <w:rFonts w:ascii="Arial" w:hAnsi="Arial" w:cs="Arial"/>
            <w:sz w:val="22"/>
            <w:szCs w:val="22"/>
          </w:rPr>
          <w:t xml:space="preserve">other genes of </w:t>
        </w:r>
      </w:ins>
      <w:r w:rsidRPr="0095454A">
        <w:rPr>
          <w:rFonts w:ascii="Arial" w:hAnsi="Arial" w:cs="Arial"/>
          <w:sz w:val="22"/>
          <w:szCs w:val="22"/>
        </w:rPr>
        <w:t>low similarity</w:t>
      </w:r>
      <w:ins w:id="693" w:author="Andreae, Emily A" w:date="2019-12-19T16:25:00Z">
        <w:r w:rsidR="00E03FD2">
          <w:rPr>
            <w:rFonts w:ascii="Arial" w:hAnsi="Arial" w:cs="Arial"/>
            <w:sz w:val="22"/>
            <w:szCs w:val="22"/>
          </w:rPr>
          <w:t>,</w:t>
        </w:r>
      </w:ins>
      <w:del w:id="694" w:author="Andreae, Emily A" w:date="2019-12-19T16:25:00Z">
        <w:r w:rsidRPr="0095454A" w:rsidDel="00E03FD2">
          <w:rPr>
            <w:rFonts w:ascii="Arial" w:hAnsi="Arial" w:cs="Arial"/>
            <w:sz w:val="22"/>
            <w:szCs w:val="22"/>
          </w:rPr>
          <w:delText xml:space="preserve"> genes</w:delText>
        </w:r>
      </w:del>
      <w:r w:rsidRPr="0095454A">
        <w:rPr>
          <w:rFonts w:ascii="Arial" w:hAnsi="Arial" w:cs="Arial"/>
          <w:sz w:val="22"/>
          <w:szCs w:val="22"/>
        </w:rPr>
        <w:t xml:space="preserve"> such as </w:t>
      </w:r>
      <w:r w:rsidRPr="0095454A">
        <w:rPr>
          <w:rFonts w:ascii="Arial" w:hAnsi="Arial" w:cs="Arial"/>
          <w:i/>
          <w:sz w:val="22"/>
          <w:szCs w:val="22"/>
        </w:rPr>
        <w:t>AFF3</w:t>
      </w:r>
      <w:r w:rsidRPr="0095454A">
        <w:rPr>
          <w:rFonts w:ascii="Arial" w:hAnsi="Arial" w:cs="Arial"/>
          <w:sz w:val="22"/>
          <w:szCs w:val="22"/>
        </w:rPr>
        <w:t xml:space="preserve">, </w:t>
      </w:r>
      <w:r w:rsidRPr="0095454A">
        <w:rPr>
          <w:rFonts w:ascii="Arial" w:hAnsi="Arial" w:cs="Arial"/>
          <w:i/>
          <w:sz w:val="22"/>
          <w:szCs w:val="22"/>
        </w:rPr>
        <w:t>DOCK7</w:t>
      </w:r>
      <w:r w:rsidRPr="0095454A">
        <w:rPr>
          <w:rFonts w:ascii="Arial" w:hAnsi="Arial" w:cs="Arial"/>
          <w:sz w:val="22"/>
          <w:szCs w:val="22"/>
        </w:rPr>
        <w:t xml:space="preserve">, </w:t>
      </w:r>
      <w:r w:rsidRPr="0095454A">
        <w:rPr>
          <w:rFonts w:ascii="Arial" w:hAnsi="Arial" w:cs="Arial"/>
          <w:i/>
          <w:sz w:val="22"/>
          <w:szCs w:val="22"/>
        </w:rPr>
        <w:t>EMC3</w:t>
      </w:r>
      <w:r w:rsidRPr="0095454A">
        <w:rPr>
          <w:rFonts w:ascii="Arial" w:hAnsi="Arial" w:cs="Arial"/>
          <w:sz w:val="22"/>
          <w:szCs w:val="22"/>
        </w:rPr>
        <w:t xml:space="preserve">, ITGA6, EXPH5, EIF4G3, ARID4B, </w:t>
      </w:r>
      <w:ins w:id="695" w:author="Andreae, Emily A" w:date="2019-12-19T16:25:00Z">
        <w:r w:rsidR="00E03FD2">
          <w:rPr>
            <w:rFonts w:ascii="Arial" w:hAnsi="Arial" w:cs="Arial"/>
            <w:sz w:val="22"/>
            <w:szCs w:val="22"/>
          </w:rPr>
          <w:t xml:space="preserve">and </w:t>
        </w:r>
      </w:ins>
      <w:r w:rsidRPr="0095454A">
        <w:rPr>
          <w:rFonts w:ascii="Arial" w:hAnsi="Arial" w:cs="Arial"/>
          <w:sz w:val="22"/>
          <w:szCs w:val="22"/>
        </w:rPr>
        <w:t xml:space="preserve">TMCC2 </w:t>
      </w:r>
      <w:del w:id="696" w:author="Andreae, Emily A" w:date="2019-12-19T16:25:00Z">
        <w:r w:rsidR="00ED2234" w:rsidRPr="0095454A" w:rsidDel="00E03FD2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b/>
          <w:sz w:val="22"/>
          <w:szCs w:val="22"/>
        </w:rPr>
        <w:t>(</w:t>
      </w:r>
      <w:r w:rsidR="00ED2234" w:rsidRPr="0095454A">
        <w:rPr>
          <w:rFonts w:ascii="Arial" w:hAnsi="Arial" w:cs="Arial"/>
          <w:b/>
          <w:sz w:val="22"/>
          <w:szCs w:val="22"/>
        </w:rPr>
        <w:t xml:space="preserve">Table </w:t>
      </w:r>
      <w:r w:rsidR="00ED2234" w:rsidRPr="0095454A">
        <w:rPr>
          <w:rFonts w:ascii="Arial" w:hAnsi="Arial" w:cs="Arial" w:hint="eastAsia"/>
          <w:b/>
          <w:sz w:val="22"/>
          <w:szCs w:val="22"/>
          <w:lang w:eastAsia="zh-CN"/>
        </w:rPr>
        <w:t>S4</w:t>
      </w:r>
      <w:r w:rsidRPr="0095454A">
        <w:rPr>
          <w:rFonts w:ascii="Arial" w:hAnsi="Arial" w:cs="Arial"/>
          <w:b/>
          <w:sz w:val="22"/>
          <w:szCs w:val="22"/>
        </w:rPr>
        <w:t>).</w:t>
      </w:r>
      <w:r w:rsidRPr="0095454A">
        <w:rPr>
          <w:rFonts w:ascii="Arial" w:hAnsi="Arial" w:cs="Arial"/>
          <w:sz w:val="22"/>
          <w:szCs w:val="22"/>
        </w:rPr>
        <w:t xml:space="preserve"> </w:t>
      </w:r>
    </w:p>
    <w:p w14:paraId="2E50BDAD" w14:textId="77777777" w:rsidR="007F2EC3" w:rsidRPr="0095454A" w:rsidRDefault="007F2EC3" w:rsidP="007E5806">
      <w:pPr>
        <w:jc w:val="both"/>
        <w:rPr>
          <w:rFonts w:ascii="Arial" w:hAnsi="Arial" w:cs="Arial"/>
          <w:b/>
          <w:sz w:val="22"/>
          <w:szCs w:val="22"/>
        </w:rPr>
      </w:pPr>
    </w:p>
    <w:p w14:paraId="48FA3FF1" w14:textId="0AFED288" w:rsidR="0015161E" w:rsidRDefault="0015161E" w:rsidP="007E5806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Western Blotting</w:t>
      </w:r>
    </w:p>
    <w:p w14:paraId="6CDF64B9" w14:textId="77777777" w:rsidR="00D307ED" w:rsidRPr="00D307ED" w:rsidRDefault="00D307ED" w:rsidP="007E5806">
      <w:pPr>
        <w:jc w:val="both"/>
        <w:rPr>
          <w:rFonts w:ascii="Arial" w:hAnsi="Arial" w:cs="Arial"/>
          <w:sz w:val="22"/>
          <w:szCs w:val="22"/>
        </w:rPr>
      </w:pPr>
    </w:p>
    <w:p w14:paraId="7FF1C1C7" w14:textId="76E85902" w:rsidR="007E5806" w:rsidRPr="0095454A" w:rsidRDefault="00B65248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  <w:lang w:eastAsia="zh-CN"/>
        </w:rPr>
        <w:t xml:space="preserve">Nuclear and total proteins were extracted </w:t>
      </w:r>
      <w:r w:rsidR="00866216" w:rsidRPr="0095454A">
        <w:rPr>
          <w:rFonts w:ascii="Arial" w:hAnsi="Arial" w:cs="Arial"/>
          <w:sz w:val="22"/>
          <w:szCs w:val="22"/>
          <w:lang w:eastAsia="zh-CN"/>
        </w:rPr>
        <w:t>by nucleated and total protein extraction kit (Beyotime, China)</w:t>
      </w:r>
      <w:r w:rsidR="000562AF" w:rsidRPr="0095454A">
        <w:rPr>
          <w:rFonts w:ascii="Arial" w:hAnsi="Arial" w:cs="Arial"/>
          <w:sz w:val="22"/>
          <w:szCs w:val="22"/>
          <w:lang w:eastAsia="zh-CN"/>
        </w:rPr>
        <w:t xml:space="preserve"> including PMSF proteinase inhibitor (Beyotime)</w:t>
      </w:r>
      <w:ins w:id="697" w:author="Andreae, Emily A" w:date="2019-12-20T07:47:00Z">
        <w:r w:rsidR="002C61D2">
          <w:rPr>
            <w:rFonts w:ascii="Arial" w:hAnsi="Arial" w:cs="Arial"/>
            <w:sz w:val="22"/>
            <w:szCs w:val="22"/>
            <w:lang w:eastAsia="zh-CN"/>
          </w:rPr>
          <w:t xml:space="preserve"> and</w:t>
        </w:r>
      </w:ins>
      <w:del w:id="698" w:author="Andreae, Emily A" w:date="2019-12-20T07:47:00Z">
        <w:r w:rsidR="00866216" w:rsidRPr="0095454A" w:rsidDel="002C61D2">
          <w:rPr>
            <w:rFonts w:ascii="Arial" w:hAnsi="Arial" w:cs="Arial"/>
            <w:sz w:val="22"/>
            <w:szCs w:val="22"/>
            <w:lang w:eastAsia="zh-CN"/>
          </w:rPr>
          <w:delText>,</w:delText>
        </w:r>
      </w:del>
      <w:r w:rsidR="00866216" w:rsidRPr="0095454A">
        <w:rPr>
          <w:rFonts w:ascii="Arial" w:hAnsi="Arial" w:cs="Arial"/>
          <w:sz w:val="22"/>
          <w:szCs w:val="22"/>
          <w:lang w:eastAsia="zh-CN"/>
        </w:rPr>
        <w:t xml:space="preserve"> quantitated by BCA protein concentration assay kit (Beyotime).</w:t>
      </w:r>
      <w:r w:rsidR="003D150F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</w:p>
    <w:p w14:paraId="4EEFBB9A" w14:textId="3D607BCA" w:rsidR="0015161E" w:rsidRPr="0095454A" w:rsidRDefault="00B9514F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  <w:lang w:eastAsia="zh-CN"/>
        </w:rPr>
        <w:t xml:space="preserve">1 </w:t>
      </w:r>
      <w:r w:rsidRPr="0095454A">
        <w:rPr>
          <w:rFonts w:ascii="Arial" w:hAnsi="Arial" w:cs="Arial"/>
          <w:sz w:val="22"/>
          <w:szCs w:val="22"/>
        </w:rPr>
        <w:t xml:space="preserve">µg nuclear </w:t>
      </w:r>
      <w:r w:rsidRPr="0095454A">
        <w:rPr>
          <w:rFonts w:ascii="Arial" w:hAnsi="Arial" w:cs="Arial"/>
          <w:sz w:val="22"/>
          <w:szCs w:val="22"/>
          <w:lang w:eastAsia="zh-CN"/>
        </w:rPr>
        <w:t>protein or total protein</w:t>
      </w:r>
      <w:ins w:id="699" w:author="Andreae, Emily A" w:date="2019-12-20T07:47:00Z">
        <w:r w:rsidR="002C61D2">
          <w:rPr>
            <w:rFonts w:ascii="Arial" w:hAnsi="Arial" w:cs="Arial"/>
            <w:sz w:val="22"/>
            <w:szCs w:val="22"/>
            <w:lang w:eastAsia="zh-CN"/>
          </w:rPr>
          <w:t>s from</w:t>
        </w:r>
      </w:ins>
      <w:del w:id="700" w:author="Andreae, Emily A" w:date="2019-12-20T07:47:00Z">
        <w:r w:rsidRPr="0095454A" w:rsidDel="002C61D2">
          <w:rPr>
            <w:rFonts w:ascii="Arial" w:hAnsi="Arial" w:cs="Arial"/>
            <w:sz w:val="22"/>
            <w:szCs w:val="22"/>
            <w:lang w:eastAsia="zh-CN"/>
          </w:rPr>
          <w:delText xml:space="preserve"> of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each group were separated by 10% sodium dodecyl sulfate/polyacry</w:t>
      </w:r>
      <w:r w:rsidR="002C61D2">
        <w:rPr>
          <w:rFonts w:ascii="Arial" w:hAnsi="Arial" w:cs="Arial"/>
          <w:sz w:val="22"/>
          <w:szCs w:val="22"/>
          <w:lang w:eastAsia="zh-CN"/>
        </w:rPr>
        <w:t>lamide gel electrophoresis (SDS-</w:t>
      </w:r>
      <w:r w:rsidRPr="0095454A">
        <w:rPr>
          <w:rFonts w:ascii="Arial" w:hAnsi="Arial" w:cs="Arial"/>
          <w:sz w:val="22"/>
          <w:szCs w:val="22"/>
          <w:lang w:eastAsia="zh-CN"/>
        </w:rPr>
        <w:t>PAGE) and</w:t>
      </w:r>
      <w:del w:id="701" w:author="Andreae, Emily A" w:date="2019-12-20T07:48:00Z">
        <w:r w:rsidRPr="0095454A" w:rsidDel="002C61D2">
          <w:rPr>
            <w:rFonts w:ascii="Arial" w:hAnsi="Arial" w:cs="Arial"/>
            <w:sz w:val="22"/>
            <w:szCs w:val="22"/>
            <w:lang w:eastAsia="zh-CN"/>
          </w:rPr>
          <w:delText xml:space="preserve"> then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 transferred to 0.45 μm polyvinylidene fluoride (PVDF) membrane (Millipore, USA). Following blocking with 5% non-fat milk (Beyotime), membranes were incubated with anti-KPNA4 (R&amp;D, USA), anti-</w:t>
      </w:r>
      <w:r w:rsidR="00956A7B" w:rsidRPr="0095454A">
        <w:rPr>
          <w:rFonts w:ascii="Arial" w:hAnsi="Arial" w:cs="Arial"/>
          <w:sz w:val="22"/>
          <w:szCs w:val="22"/>
          <w:lang w:eastAsia="zh-CN"/>
        </w:rPr>
        <w:t>MTMR8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(Novus bio., USA)</w:t>
      </w:r>
      <w:r w:rsidR="00F01A27" w:rsidRPr="0095454A">
        <w:rPr>
          <w:rFonts w:ascii="Arial" w:hAnsi="Arial" w:cs="Arial"/>
          <w:sz w:val="22"/>
          <w:szCs w:val="22"/>
          <w:lang w:eastAsia="zh-CN"/>
        </w:rPr>
        <w:t xml:space="preserve">, anti-Lamin B (ABclonal, USA) 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and </w:t>
      </w:r>
      <w:r w:rsidR="00F01A27" w:rsidRPr="0095454A">
        <w:rPr>
          <w:rFonts w:ascii="Arial" w:hAnsi="Arial" w:cs="Arial"/>
          <w:sz w:val="22"/>
          <w:szCs w:val="22"/>
          <w:lang w:eastAsia="zh-CN"/>
        </w:rPr>
        <w:t xml:space="preserve">anti-GAPDH (Proteintech, USA) 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overnight at 4 °C and then incubated with HRP-conjugated secondary antibodies (Abcam, USA) for 1 h at room temperature. Finally, protein bands were detected using enhanced chemiluminescence (ECL) detection kit (Beyotime, China) and </w:t>
      </w:r>
      <w:r w:rsidR="00E961E2" w:rsidRPr="0095454A">
        <w:rPr>
          <w:rFonts w:ascii="Arial" w:hAnsi="Arial" w:cs="Arial"/>
          <w:sz w:val="22"/>
          <w:szCs w:val="22"/>
          <w:lang w:eastAsia="zh-CN"/>
        </w:rPr>
        <w:t>develop</w:t>
      </w:r>
      <w:r w:rsidR="00F16BF9" w:rsidRPr="0095454A">
        <w:rPr>
          <w:rFonts w:ascii="Arial" w:hAnsi="Arial" w:cs="Arial" w:hint="eastAsia"/>
          <w:sz w:val="22"/>
          <w:szCs w:val="22"/>
          <w:lang w:eastAsia="zh-CN"/>
        </w:rPr>
        <w:t>ed</w:t>
      </w:r>
      <w:ins w:id="702" w:author="Andreae, Emily A" w:date="2019-12-20T07:49:00Z">
        <w:r w:rsidR="002C61D2">
          <w:rPr>
            <w:rFonts w:ascii="Arial" w:hAnsi="Arial" w:cs="Arial"/>
            <w:sz w:val="22"/>
            <w:szCs w:val="22"/>
            <w:lang w:eastAsia="zh-CN"/>
          </w:rPr>
          <w:t xml:space="preserve"> on </w:t>
        </w:r>
        <w:commentRangeStart w:id="703"/>
        <w:r w:rsidR="002C61D2">
          <w:rPr>
            <w:rFonts w:ascii="Arial" w:hAnsi="Arial" w:cs="Arial"/>
            <w:sz w:val="22"/>
            <w:szCs w:val="22"/>
            <w:lang w:eastAsia="zh-CN"/>
          </w:rPr>
          <w:t>x-ray film</w:t>
        </w:r>
        <w:commentRangeEnd w:id="703"/>
        <w:r w:rsidR="002C61D2">
          <w:rPr>
            <w:rStyle w:val="CommentReference"/>
          </w:rPr>
          <w:commentReference w:id="703"/>
        </w:r>
      </w:ins>
      <w:del w:id="704" w:author="Andreae, Emily A" w:date="2019-12-20T07:49:00Z">
        <w:r w:rsidR="00E961E2" w:rsidRPr="0095454A" w:rsidDel="002C61D2">
          <w:rPr>
            <w:rFonts w:ascii="Arial" w:hAnsi="Arial" w:cs="Arial"/>
            <w:sz w:val="22"/>
            <w:szCs w:val="22"/>
            <w:lang w:eastAsia="zh-CN"/>
          </w:rPr>
          <w:delText xml:space="preserve"> in the darkroom</w:delText>
        </w:r>
      </w:del>
      <w:r w:rsidRPr="0095454A">
        <w:rPr>
          <w:rFonts w:ascii="Arial" w:hAnsi="Arial" w:cs="Arial"/>
          <w:sz w:val="22"/>
          <w:szCs w:val="22"/>
          <w:lang w:eastAsia="zh-CN"/>
        </w:rPr>
        <w:t xml:space="preserve">. </w:t>
      </w:r>
      <w:r w:rsidR="00E961E2" w:rsidRPr="0095454A">
        <w:rPr>
          <w:rFonts w:ascii="Arial" w:hAnsi="Arial" w:cs="Arial"/>
          <w:sz w:val="22"/>
          <w:szCs w:val="22"/>
          <w:lang w:eastAsia="zh-CN"/>
        </w:rPr>
        <w:t xml:space="preserve">The band </w:t>
      </w:r>
      <w:r w:rsidR="00E961E2" w:rsidRPr="0095454A">
        <w:rPr>
          <w:rFonts w:ascii="Arial" w:hAnsi="Arial" w:cs="Arial" w:hint="eastAsia"/>
          <w:sz w:val="22"/>
          <w:szCs w:val="22"/>
          <w:lang w:eastAsia="zh-CN"/>
        </w:rPr>
        <w:t>grey-</w:t>
      </w:r>
      <w:r w:rsidR="00E961E2" w:rsidRPr="0095454A">
        <w:rPr>
          <w:rFonts w:ascii="Arial" w:hAnsi="Arial" w:cs="Arial"/>
          <w:sz w:val="22"/>
          <w:szCs w:val="22"/>
          <w:lang w:eastAsia="zh-CN"/>
        </w:rPr>
        <w:t>intensit</w:t>
      </w:r>
      <w:ins w:id="705" w:author="Andreae, Emily A" w:date="2019-12-20T07:49:00Z">
        <w:r w:rsidR="002C61D2">
          <w:rPr>
            <w:rFonts w:ascii="Arial" w:hAnsi="Arial" w:cs="Arial"/>
            <w:sz w:val="22"/>
            <w:szCs w:val="22"/>
            <w:lang w:eastAsia="zh-CN"/>
          </w:rPr>
          <w:t>ies</w:t>
        </w:r>
      </w:ins>
      <w:del w:id="706" w:author="Andreae, Emily A" w:date="2019-12-20T07:49:00Z">
        <w:r w:rsidR="00E961E2" w:rsidRPr="0095454A" w:rsidDel="002C61D2">
          <w:rPr>
            <w:rFonts w:ascii="Arial" w:hAnsi="Arial" w:cs="Arial"/>
            <w:sz w:val="22"/>
            <w:szCs w:val="22"/>
            <w:lang w:eastAsia="zh-CN"/>
          </w:rPr>
          <w:delText>y</w:delText>
        </w:r>
      </w:del>
      <w:r w:rsidR="00E961E2" w:rsidRPr="0095454A">
        <w:rPr>
          <w:rFonts w:ascii="Arial" w:hAnsi="Arial" w:cs="Arial"/>
          <w:sz w:val="22"/>
          <w:szCs w:val="22"/>
          <w:lang w:eastAsia="zh-CN"/>
        </w:rPr>
        <w:t xml:space="preserve"> were analyzed </w:t>
      </w:r>
      <w:ins w:id="707" w:author="Andreae, Emily A" w:date="2019-12-20T07:49:00Z">
        <w:r w:rsidR="002C61D2">
          <w:rPr>
            <w:rFonts w:ascii="Arial" w:hAnsi="Arial" w:cs="Arial"/>
            <w:sz w:val="22"/>
            <w:szCs w:val="22"/>
            <w:lang w:eastAsia="zh-CN"/>
          </w:rPr>
          <w:t>via</w:t>
        </w:r>
      </w:ins>
      <w:del w:id="708" w:author="Andreae, Emily A" w:date="2019-12-20T07:49:00Z">
        <w:r w:rsidR="00E961E2" w:rsidRPr="0095454A" w:rsidDel="002C61D2">
          <w:rPr>
            <w:rFonts w:ascii="Arial" w:hAnsi="Arial" w:cs="Arial"/>
            <w:sz w:val="22"/>
            <w:szCs w:val="22"/>
            <w:lang w:eastAsia="zh-CN"/>
          </w:rPr>
          <w:delText>by</w:delText>
        </w:r>
      </w:del>
      <w:r w:rsidR="00E961E2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commentRangeStart w:id="709"/>
      <w:r w:rsidR="00E961E2" w:rsidRPr="0095454A">
        <w:rPr>
          <w:rFonts w:ascii="Arial" w:hAnsi="Arial" w:cs="Arial"/>
          <w:sz w:val="22"/>
          <w:szCs w:val="22"/>
          <w:lang w:eastAsia="zh-CN"/>
        </w:rPr>
        <w:t>Gel-Pro 32 software</w:t>
      </w:r>
      <w:ins w:id="710" w:author="Andreae, Emily A" w:date="2019-12-20T07:49:00Z">
        <w:r w:rsidR="002C61D2">
          <w:rPr>
            <w:rFonts w:ascii="Arial" w:hAnsi="Arial" w:cs="Arial"/>
            <w:sz w:val="22"/>
            <w:szCs w:val="22"/>
            <w:lang w:eastAsia="zh-CN"/>
          </w:rPr>
          <w:t xml:space="preserve"> with the default settings</w:t>
        </w:r>
      </w:ins>
      <w:commentRangeEnd w:id="709"/>
      <w:ins w:id="711" w:author="Andreae, Emily A" w:date="2019-12-20T07:50:00Z">
        <w:r w:rsidR="002C61D2">
          <w:rPr>
            <w:rStyle w:val="CommentReference"/>
          </w:rPr>
          <w:commentReference w:id="709"/>
        </w:r>
      </w:ins>
      <w:r w:rsidR="00E961E2" w:rsidRPr="0095454A">
        <w:rPr>
          <w:rFonts w:ascii="Arial" w:hAnsi="Arial" w:cs="Arial"/>
          <w:sz w:val="22"/>
          <w:szCs w:val="22"/>
          <w:lang w:eastAsia="zh-CN"/>
        </w:rPr>
        <w:t>.</w:t>
      </w:r>
      <w:r w:rsidR="00E961E2" w:rsidRPr="0095454A">
        <w:rPr>
          <w:rFonts w:eastAsiaTheme="minorEastAsia"/>
          <w:bCs/>
          <w:kern w:val="28"/>
          <w:szCs w:val="32"/>
        </w:rPr>
        <w:t xml:space="preserve"> </w:t>
      </w:r>
      <w:r w:rsidR="00F01A27" w:rsidRPr="0095454A">
        <w:rPr>
          <w:rFonts w:ascii="Arial" w:hAnsi="Arial" w:cs="Arial" w:hint="eastAsia"/>
          <w:sz w:val="22"/>
          <w:szCs w:val="22"/>
          <w:lang w:eastAsia="zh-CN"/>
        </w:rPr>
        <w:t>Lamin</w:t>
      </w:r>
      <w:r w:rsidR="00F01A27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F01A27" w:rsidRPr="0095454A">
        <w:rPr>
          <w:rFonts w:ascii="Arial" w:hAnsi="Arial" w:cs="Arial" w:hint="eastAsia"/>
          <w:sz w:val="22"/>
          <w:szCs w:val="22"/>
          <w:lang w:eastAsia="zh-CN"/>
        </w:rPr>
        <w:t>B</w:t>
      </w:r>
      <w:r w:rsidR="00F01A27" w:rsidRPr="0095454A">
        <w:rPr>
          <w:rFonts w:ascii="Arial" w:hAnsi="Arial" w:cs="Arial"/>
          <w:sz w:val="22"/>
          <w:szCs w:val="22"/>
          <w:lang w:eastAsia="zh-CN"/>
        </w:rPr>
        <w:t xml:space="preserve"> and GAPDH were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 used as the loading control</w:t>
      </w:r>
      <w:ins w:id="712" w:author="Andreae, Emily A" w:date="2019-12-20T07:51:00Z">
        <w:r w:rsidR="002C61D2">
          <w:rPr>
            <w:rFonts w:ascii="Arial" w:hAnsi="Arial" w:cs="Arial"/>
            <w:sz w:val="22"/>
            <w:szCs w:val="22"/>
            <w:lang w:eastAsia="zh-CN"/>
          </w:rPr>
          <w:t>s</w:t>
        </w:r>
      </w:ins>
      <w:r w:rsidR="00F01A27" w:rsidRPr="0095454A">
        <w:rPr>
          <w:rFonts w:ascii="Arial" w:hAnsi="Arial" w:cs="Arial"/>
          <w:sz w:val="22"/>
          <w:szCs w:val="22"/>
          <w:lang w:eastAsia="zh-CN"/>
        </w:rPr>
        <w:t xml:space="preserve"> for KPNA4 and </w:t>
      </w:r>
      <w:r w:rsidR="00956A7B" w:rsidRPr="0095454A">
        <w:rPr>
          <w:rFonts w:ascii="Arial" w:hAnsi="Arial" w:cs="Arial"/>
          <w:sz w:val="22"/>
          <w:szCs w:val="22"/>
          <w:lang w:eastAsia="zh-CN"/>
        </w:rPr>
        <w:t>MTMR8</w:t>
      </w:r>
      <w:r w:rsidR="00F01A27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491E46" w:rsidRPr="0095454A">
        <w:rPr>
          <w:rFonts w:ascii="Arial" w:hAnsi="Arial" w:cs="Arial"/>
          <w:sz w:val="22"/>
          <w:szCs w:val="22"/>
          <w:lang w:eastAsia="zh-CN"/>
        </w:rPr>
        <w:t>normalization</w:t>
      </w:r>
      <w:r w:rsidR="00F01A27" w:rsidRPr="0095454A">
        <w:rPr>
          <w:rFonts w:ascii="Arial" w:hAnsi="Arial" w:cs="Arial"/>
          <w:sz w:val="22"/>
          <w:szCs w:val="22"/>
          <w:lang w:eastAsia="zh-CN"/>
        </w:rPr>
        <w:t>, respectively</w:t>
      </w:r>
      <w:r w:rsidRPr="0095454A">
        <w:rPr>
          <w:rFonts w:ascii="Arial" w:hAnsi="Arial" w:cs="Arial"/>
          <w:sz w:val="22"/>
          <w:szCs w:val="22"/>
          <w:lang w:eastAsia="zh-CN"/>
        </w:rPr>
        <w:t>.</w:t>
      </w:r>
      <w:r w:rsidR="0054580A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713" w:author="Andreae, Emily A" w:date="2019-12-20T07:51:00Z">
        <w:r w:rsidR="002C61D2">
          <w:rPr>
            <w:rFonts w:ascii="Arial" w:hAnsi="Arial" w:cs="Arial"/>
            <w:sz w:val="22"/>
            <w:szCs w:val="22"/>
            <w:lang w:eastAsia="zh-CN"/>
          </w:rPr>
          <w:t xml:space="preserve">Normalized band densities are presented as </w:t>
        </w:r>
        <w:r w:rsidR="002C61D2">
          <w:rPr>
            <w:rFonts w:ascii="Arial" w:hAnsi="Arial" w:cs="Arial"/>
            <w:sz w:val="22"/>
            <w:szCs w:val="22"/>
          </w:rPr>
          <w:t>ratios of the relative band density</w:t>
        </w:r>
      </w:ins>
      <w:ins w:id="714" w:author="Andreae, Emily A" w:date="2019-12-20T07:52:00Z">
        <w:r w:rsidR="002C61D2">
          <w:rPr>
            <w:rFonts w:ascii="Arial" w:hAnsi="Arial" w:cs="Arial"/>
            <w:sz w:val="22"/>
            <w:szCs w:val="22"/>
          </w:rPr>
          <w:t xml:space="preserve"> of the target protein</w:t>
        </w:r>
      </w:ins>
      <w:ins w:id="715" w:author="Andreae, Emily A" w:date="2019-12-20T07:51:00Z">
        <w:r w:rsidR="002C61D2">
          <w:rPr>
            <w:rFonts w:ascii="Arial" w:hAnsi="Arial" w:cs="Arial"/>
            <w:sz w:val="22"/>
            <w:szCs w:val="22"/>
          </w:rPr>
          <w:t>: relative band density of the</w:t>
        </w:r>
      </w:ins>
      <w:ins w:id="716" w:author="Andreae, Emily A" w:date="2019-12-20T07:52:00Z">
        <w:r w:rsidR="002C61D2">
          <w:rPr>
            <w:rFonts w:ascii="Arial" w:hAnsi="Arial" w:cs="Arial"/>
            <w:sz w:val="22"/>
            <w:szCs w:val="22"/>
          </w:rPr>
          <w:t xml:space="preserve"> loading control.</w:t>
        </w:r>
      </w:ins>
      <w:ins w:id="717" w:author="Andreae, Emily A" w:date="2019-12-20T07:51:00Z">
        <w:r w:rsidR="002C61D2">
          <w:rPr>
            <w:rFonts w:ascii="Arial" w:hAnsi="Arial" w:cs="Arial"/>
            <w:sz w:val="22"/>
            <w:szCs w:val="22"/>
          </w:rPr>
          <w:t xml:space="preserve"> </w:t>
        </w:r>
      </w:ins>
      <w:del w:id="718" w:author="Andreae, Emily A" w:date="2019-12-20T07:51:00Z">
        <w:r w:rsidR="0054580A" w:rsidRPr="0095454A" w:rsidDel="002C61D2">
          <w:rPr>
            <w:rFonts w:ascii="Arial" w:hAnsi="Arial" w:cs="Arial"/>
            <w:sz w:val="22"/>
            <w:szCs w:val="22"/>
          </w:rPr>
          <w:delText>T</w:delText>
        </w:r>
      </w:del>
      <w:del w:id="719" w:author="Andreae, Emily A" w:date="2019-12-20T07:52:00Z">
        <w:r w:rsidR="0054580A" w:rsidRPr="0095454A" w:rsidDel="002C61D2">
          <w:rPr>
            <w:rFonts w:ascii="Arial" w:hAnsi="Arial" w:cs="Arial"/>
            <w:sz w:val="22"/>
            <w:szCs w:val="22"/>
          </w:rPr>
          <w:delText>he relative band intensity of KPNA4</w:delText>
        </w:r>
      </w:del>
      <w:del w:id="720" w:author="Andreae, Emily A" w:date="2019-12-20T07:51:00Z">
        <w:r w:rsidR="0054580A" w:rsidRPr="0095454A" w:rsidDel="002C61D2">
          <w:rPr>
            <w:rFonts w:ascii="Arial" w:hAnsi="Arial" w:cs="Arial"/>
            <w:sz w:val="22"/>
            <w:szCs w:val="22"/>
          </w:rPr>
          <w:delText xml:space="preserve">= </w:delText>
        </w:r>
        <w:commentRangeStart w:id="721"/>
        <w:r w:rsidR="0054580A" w:rsidRPr="0095454A" w:rsidDel="002C61D2">
          <w:rPr>
            <w:rFonts w:ascii="Arial" w:hAnsi="Arial" w:cs="Arial"/>
            <w:sz w:val="22"/>
            <w:szCs w:val="22"/>
          </w:rPr>
          <w:delText>band intensity of KPNA4 protein</w:delText>
        </w:r>
      </w:del>
      <w:commentRangeEnd w:id="721"/>
      <w:r w:rsidR="002C61D2">
        <w:rPr>
          <w:rStyle w:val="CommentReference"/>
        </w:rPr>
        <w:commentReference w:id="721"/>
      </w:r>
      <w:del w:id="722" w:author="Andreae, Emily A" w:date="2019-12-20T07:52:00Z">
        <w:r w:rsidR="0054580A" w:rsidRPr="0095454A" w:rsidDel="002C61D2">
          <w:rPr>
            <w:rFonts w:ascii="Arial" w:hAnsi="Arial" w:cs="Arial"/>
            <w:sz w:val="22"/>
            <w:szCs w:val="22"/>
          </w:rPr>
          <w:delText xml:space="preserve">/ band intensity of Lamin B protein; the relative band intensity of </w:delText>
        </w:r>
        <w:r w:rsidR="00956A7B" w:rsidRPr="0095454A" w:rsidDel="002C61D2">
          <w:rPr>
            <w:rFonts w:ascii="Arial" w:hAnsi="Arial" w:cs="Arial"/>
            <w:sz w:val="22"/>
            <w:szCs w:val="22"/>
          </w:rPr>
          <w:delText>MTMR8</w:delText>
        </w:r>
        <w:r w:rsidR="0054580A" w:rsidRPr="0095454A" w:rsidDel="002C61D2">
          <w:rPr>
            <w:rFonts w:ascii="Arial" w:hAnsi="Arial" w:cs="Arial"/>
            <w:sz w:val="22"/>
            <w:szCs w:val="22"/>
          </w:rPr>
          <w:delText xml:space="preserve">= band intensity of </w:delText>
        </w:r>
        <w:r w:rsidR="00956A7B" w:rsidRPr="0095454A" w:rsidDel="002C61D2">
          <w:rPr>
            <w:rFonts w:ascii="Arial" w:hAnsi="Arial" w:cs="Arial"/>
            <w:sz w:val="22"/>
            <w:szCs w:val="22"/>
          </w:rPr>
          <w:delText>MTMR8</w:delText>
        </w:r>
        <w:r w:rsidR="0054580A" w:rsidRPr="0095454A" w:rsidDel="002C61D2">
          <w:rPr>
            <w:rFonts w:ascii="Arial" w:hAnsi="Arial" w:cs="Arial"/>
            <w:sz w:val="22"/>
            <w:szCs w:val="22"/>
          </w:rPr>
          <w:delText xml:space="preserve"> protein/ band intensity of GAPDH protein.</w:delText>
        </w:r>
      </w:del>
    </w:p>
    <w:p w14:paraId="28F8CAA4" w14:textId="77777777" w:rsidR="00E06DDD" w:rsidRPr="00E03C29" w:rsidRDefault="00E06DDD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78A3FB2E" w14:textId="77777777" w:rsidR="00D45EEE" w:rsidRPr="0095454A" w:rsidRDefault="00D45EEE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Statistical Analysis</w:t>
      </w:r>
    </w:p>
    <w:p w14:paraId="45E818B5" w14:textId="77777777" w:rsidR="00D45EEE" w:rsidRPr="0095454A" w:rsidRDefault="00D45EEE" w:rsidP="003E48FE">
      <w:pPr>
        <w:jc w:val="both"/>
        <w:rPr>
          <w:rFonts w:ascii="Arial" w:hAnsi="Arial" w:cs="Arial"/>
          <w:b/>
          <w:sz w:val="22"/>
          <w:szCs w:val="22"/>
        </w:rPr>
      </w:pPr>
    </w:p>
    <w:p w14:paraId="7408C17A" w14:textId="68A3761D" w:rsidR="00D45EEE" w:rsidRPr="0095454A" w:rsidRDefault="00D45EEE" w:rsidP="001D659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High-throughput differential gene expression and meta-analysis were conducted</w:t>
      </w:r>
      <w:ins w:id="723" w:author="Andreae, Emily A" w:date="2019-12-20T07:56:00Z">
        <w:r w:rsidR="008871D4">
          <w:rPr>
            <w:rFonts w:ascii="Arial" w:hAnsi="Arial" w:cs="Arial"/>
            <w:sz w:val="22"/>
            <w:szCs w:val="22"/>
          </w:rPr>
          <w:t xml:space="preserve"> using</w:t>
        </w:r>
      </w:ins>
      <w:del w:id="724" w:author="Andreae, Emily A" w:date="2019-12-20T07:56:00Z">
        <w:r w:rsidRPr="0095454A" w:rsidDel="008871D4">
          <w:rPr>
            <w:rFonts w:ascii="Arial" w:hAnsi="Arial" w:cs="Arial"/>
            <w:sz w:val="22"/>
            <w:szCs w:val="22"/>
          </w:rPr>
          <w:delText xml:space="preserve"> under</w:delText>
        </w:r>
      </w:del>
      <w:r w:rsidRPr="0095454A">
        <w:rPr>
          <w:rFonts w:ascii="Arial" w:hAnsi="Arial" w:cs="Arial"/>
          <w:sz w:val="22"/>
          <w:szCs w:val="22"/>
        </w:rPr>
        <w:t xml:space="preserve"> R </w:t>
      </w:r>
      <w:ins w:id="725" w:author="Andreae, Emily A" w:date="2019-12-20T07:56:00Z">
        <w:r w:rsidR="008871D4">
          <w:rPr>
            <w:rFonts w:ascii="Arial" w:hAnsi="Arial" w:cs="Arial"/>
            <w:sz w:val="22"/>
            <w:szCs w:val="22"/>
          </w:rPr>
          <w:t xml:space="preserve">software package </w:t>
        </w:r>
      </w:ins>
      <w:r w:rsidRPr="0095454A">
        <w:rPr>
          <w:rFonts w:ascii="Arial" w:hAnsi="Arial" w:cs="Arial"/>
          <w:sz w:val="22"/>
          <w:szCs w:val="22"/>
        </w:rPr>
        <w:t>(v</w:t>
      </w:r>
      <w:ins w:id="726" w:author="Andreae, Emily A" w:date="2019-12-20T07:56:00Z">
        <w:r w:rsidR="008871D4">
          <w:rPr>
            <w:rFonts w:ascii="Arial" w:hAnsi="Arial" w:cs="Arial"/>
            <w:sz w:val="22"/>
            <w:szCs w:val="22"/>
          </w:rPr>
          <w:t xml:space="preserve">ersion </w:t>
        </w:r>
      </w:ins>
      <w:r w:rsidRPr="0095454A">
        <w:rPr>
          <w:rFonts w:ascii="Arial" w:hAnsi="Arial" w:cs="Arial"/>
          <w:sz w:val="22"/>
          <w:szCs w:val="22"/>
        </w:rPr>
        <w:t xml:space="preserve">3.5.1). </w:t>
      </w:r>
      <w:ins w:id="727" w:author="Andreae, Emily A" w:date="2019-12-20T07:56:00Z">
        <w:r w:rsidR="008871D4">
          <w:rPr>
            <w:rFonts w:ascii="Arial" w:hAnsi="Arial" w:cs="Arial"/>
            <w:sz w:val="22"/>
            <w:szCs w:val="22"/>
          </w:rPr>
          <w:t xml:space="preserve">Data are presented </w:t>
        </w:r>
      </w:ins>
      <w:del w:id="728" w:author="Andreae, Emily A" w:date="2019-12-20T07:56:00Z">
        <w:r w:rsidR="001D659D" w:rsidRPr="0095454A" w:rsidDel="008871D4">
          <w:rPr>
            <w:rFonts w:ascii="Arial" w:hAnsi="Arial" w:cs="Arial"/>
            <w:sz w:val="22"/>
            <w:szCs w:val="22"/>
          </w:rPr>
          <w:delText xml:space="preserve">All data of functional experiments were shown </w:delText>
        </w:r>
      </w:del>
      <w:r w:rsidR="001D659D" w:rsidRPr="0095454A">
        <w:rPr>
          <w:rFonts w:ascii="Arial" w:hAnsi="Arial" w:cs="Arial"/>
          <w:sz w:val="22"/>
          <w:szCs w:val="22"/>
        </w:rPr>
        <w:t>as the mean ± standard deviation</w:t>
      </w:r>
      <w:ins w:id="729" w:author="Andreae, Emily A" w:date="2019-12-20T07:57:00Z">
        <w:r w:rsidR="008871D4">
          <w:rPr>
            <w:rFonts w:ascii="Arial" w:hAnsi="Arial" w:cs="Arial"/>
            <w:sz w:val="22"/>
            <w:szCs w:val="22"/>
          </w:rPr>
          <w:t xml:space="preserve"> (SD)</w:t>
        </w:r>
      </w:ins>
      <w:r w:rsidR="001D659D" w:rsidRPr="0095454A">
        <w:rPr>
          <w:rFonts w:ascii="Arial" w:hAnsi="Arial" w:cs="Arial"/>
          <w:sz w:val="22"/>
          <w:szCs w:val="22"/>
        </w:rPr>
        <w:t xml:space="preserve">. </w:t>
      </w:r>
      <w:ins w:id="730" w:author="Andreae, Emily A" w:date="2019-12-20T07:57:00Z">
        <w:r w:rsidR="008871D4">
          <w:rPr>
            <w:rFonts w:ascii="Arial" w:hAnsi="Arial" w:cs="Arial"/>
            <w:sz w:val="22"/>
            <w:szCs w:val="22"/>
          </w:rPr>
          <w:t xml:space="preserve">A </w:t>
        </w:r>
      </w:ins>
      <w:ins w:id="731" w:author="Andreae, Emily A" w:date="2019-12-20T07:58:00Z">
        <w:r w:rsidR="008871D4" w:rsidRPr="008871D4">
          <w:rPr>
            <w:rFonts w:ascii="Arial" w:hAnsi="Arial" w:cs="Arial"/>
            <w:sz w:val="22"/>
            <w:szCs w:val="22"/>
          </w:rPr>
          <w:t xml:space="preserve">two-tailed </w:t>
        </w:r>
      </w:ins>
      <w:ins w:id="732" w:author="Andreae, Emily A" w:date="2019-12-20T07:57:00Z">
        <w:r w:rsidR="008871D4">
          <w:rPr>
            <w:rFonts w:ascii="Arial" w:hAnsi="Arial" w:cs="Arial"/>
            <w:sz w:val="22"/>
            <w:szCs w:val="22"/>
          </w:rPr>
          <w:t xml:space="preserve">p-value of </w:t>
        </w:r>
      </w:ins>
      <w:del w:id="733" w:author="Andreae, Emily A" w:date="2019-12-20T07:57:00Z">
        <w:r w:rsidR="001D659D" w:rsidRPr="0095454A" w:rsidDel="008871D4">
          <w:rPr>
            <w:rFonts w:ascii="Arial" w:hAnsi="Arial" w:cs="Arial"/>
            <w:sz w:val="22"/>
            <w:szCs w:val="22"/>
          </w:rPr>
          <w:delText>P</w:delText>
        </w:r>
      </w:del>
      <w:r w:rsidR="001D659D" w:rsidRPr="0095454A">
        <w:rPr>
          <w:rFonts w:ascii="Arial" w:hAnsi="Arial" w:cs="Arial"/>
          <w:sz w:val="22"/>
          <w:szCs w:val="22"/>
        </w:rPr>
        <w:t>&lt;0.05 w</w:t>
      </w:r>
      <w:ins w:id="734" w:author="Andreae, Emily A" w:date="2019-12-20T07:57:00Z">
        <w:r w:rsidR="008871D4">
          <w:rPr>
            <w:rFonts w:ascii="Arial" w:hAnsi="Arial" w:cs="Arial"/>
            <w:sz w:val="22"/>
            <w:szCs w:val="22"/>
          </w:rPr>
          <w:t>as</w:t>
        </w:r>
      </w:ins>
      <w:del w:id="735" w:author="Andreae, Emily A" w:date="2019-12-20T07:57:00Z">
        <w:r w:rsidR="001D659D" w:rsidRPr="0095454A" w:rsidDel="008871D4">
          <w:rPr>
            <w:rFonts w:ascii="Arial" w:hAnsi="Arial" w:cs="Arial"/>
            <w:sz w:val="22"/>
            <w:szCs w:val="22"/>
          </w:rPr>
          <w:delText>ere considered as</w:delText>
        </w:r>
      </w:del>
      <w:r w:rsidR="001D659D" w:rsidRPr="0095454A">
        <w:rPr>
          <w:rFonts w:ascii="Arial" w:hAnsi="Arial" w:cs="Arial"/>
          <w:sz w:val="22"/>
          <w:szCs w:val="22"/>
        </w:rPr>
        <w:t xml:space="preserve"> </w:t>
      </w:r>
      <w:ins w:id="736" w:author="Andreae, Emily A" w:date="2019-12-20T07:57:00Z">
        <w:r w:rsidR="008871D4">
          <w:rPr>
            <w:rFonts w:ascii="Arial" w:hAnsi="Arial" w:cs="Arial"/>
            <w:sz w:val="22"/>
            <w:szCs w:val="22"/>
          </w:rPr>
          <w:t xml:space="preserve">used as the threshold for </w:t>
        </w:r>
      </w:ins>
      <w:r w:rsidR="001D659D" w:rsidRPr="0095454A">
        <w:rPr>
          <w:rFonts w:ascii="Arial" w:hAnsi="Arial" w:cs="Arial"/>
          <w:sz w:val="22"/>
          <w:szCs w:val="22"/>
        </w:rPr>
        <w:t>statistical significance</w:t>
      </w:r>
      <w:ins w:id="737" w:author="Andreae, Emily A" w:date="2019-12-20T07:58:00Z">
        <w:r w:rsidR="008871D4">
          <w:rPr>
            <w:rFonts w:ascii="Arial" w:hAnsi="Arial" w:cs="Arial"/>
            <w:sz w:val="22"/>
            <w:szCs w:val="22"/>
          </w:rPr>
          <w:t>, and statistical analyses were performed</w:t>
        </w:r>
      </w:ins>
      <w:r w:rsidR="001D659D" w:rsidRPr="0095454A">
        <w:rPr>
          <w:rFonts w:ascii="Arial" w:hAnsi="Arial" w:cs="Arial"/>
          <w:sz w:val="22"/>
          <w:szCs w:val="22"/>
        </w:rPr>
        <w:t xml:space="preserve"> </w:t>
      </w:r>
      <w:del w:id="738" w:author="Andreae, Emily A" w:date="2019-12-20T07:59:00Z">
        <w:r w:rsidR="001D659D" w:rsidRPr="0095454A" w:rsidDel="008871D4">
          <w:rPr>
            <w:rFonts w:ascii="Arial" w:hAnsi="Arial" w:cs="Arial"/>
            <w:sz w:val="22"/>
            <w:szCs w:val="22"/>
          </w:rPr>
          <w:delText xml:space="preserve">by using two-tailed t test in a </w:delText>
        </w:r>
      </w:del>
      <w:ins w:id="739" w:author="Andreae, Emily A" w:date="2019-12-20T07:59:00Z">
        <w:r w:rsidR="008871D4">
          <w:rPr>
            <w:rFonts w:ascii="Arial" w:hAnsi="Arial" w:cs="Arial"/>
            <w:sz w:val="22"/>
            <w:szCs w:val="22"/>
          </w:rPr>
          <w:t xml:space="preserve"> using</w:t>
        </w:r>
      </w:ins>
      <w:r w:rsidR="001D659D" w:rsidRPr="0095454A">
        <w:rPr>
          <w:rFonts w:ascii="Arial" w:hAnsi="Arial" w:cs="Arial"/>
          <w:sz w:val="22"/>
          <w:szCs w:val="22"/>
        </w:rPr>
        <w:t>SPSS 20.0</w:t>
      </w:r>
      <w:del w:id="740" w:author="Andreae, Emily A" w:date="2019-12-20T07:58:00Z">
        <w:r w:rsidR="001D659D" w:rsidRPr="0095454A" w:rsidDel="008871D4">
          <w:rPr>
            <w:rFonts w:ascii="Arial" w:hAnsi="Arial" w:cs="Arial"/>
            <w:sz w:val="22"/>
            <w:szCs w:val="22"/>
          </w:rPr>
          <w:delText xml:space="preserve"> software</w:delText>
        </w:r>
      </w:del>
      <w:r w:rsidR="001D659D" w:rsidRPr="0095454A">
        <w:rPr>
          <w:rFonts w:ascii="Arial" w:hAnsi="Arial" w:cs="Arial"/>
          <w:sz w:val="22"/>
          <w:szCs w:val="22"/>
        </w:rPr>
        <w:t xml:space="preserve">. </w:t>
      </w:r>
    </w:p>
    <w:p w14:paraId="0EF34A7A" w14:textId="77777777" w:rsidR="00AA109E" w:rsidRPr="0095454A" w:rsidRDefault="00AA109E" w:rsidP="001D659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267CE631" w14:textId="77777777" w:rsidR="00682049" w:rsidRPr="0095454A" w:rsidRDefault="00BD4BFD" w:rsidP="001D659D">
      <w:pPr>
        <w:autoSpaceDE w:val="0"/>
        <w:autoSpaceDN w:val="0"/>
        <w:adjustRightInd w:val="0"/>
        <w:rPr>
          <w:rFonts w:ascii="Arial" w:hAnsi="Arial" w:cs="Arial"/>
          <w:b/>
          <w:sz w:val="22"/>
        </w:rPr>
      </w:pPr>
      <w:r w:rsidRPr="0095454A">
        <w:rPr>
          <w:rFonts w:ascii="Arial" w:hAnsi="Arial" w:cs="Arial"/>
          <w:b/>
          <w:sz w:val="22"/>
        </w:rPr>
        <w:t>Acknowledgements</w:t>
      </w:r>
    </w:p>
    <w:p w14:paraId="20979E4D" w14:textId="12CA2A8D" w:rsidR="00BD4BFD" w:rsidRPr="00E03C29" w:rsidRDefault="00AA109E" w:rsidP="00887F15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Th</w:t>
      </w:r>
      <w:ins w:id="741" w:author="Andreae, Emily A" w:date="2019-12-20T07:59:00Z">
        <w:r w:rsidR="008871D4">
          <w:rPr>
            <w:rFonts w:ascii="Arial" w:hAnsi="Arial" w:cs="Arial"/>
            <w:sz w:val="22"/>
            <w:szCs w:val="22"/>
          </w:rPr>
          <w:t>is</w:t>
        </w:r>
      </w:ins>
      <w:del w:id="742" w:author="Andreae, Emily A" w:date="2019-12-20T07:59:00Z">
        <w:r w:rsidRPr="0095454A" w:rsidDel="008871D4">
          <w:rPr>
            <w:rFonts w:ascii="Arial" w:hAnsi="Arial" w:cs="Arial"/>
            <w:sz w:val="22"/>
            <w:szCs w:val="22"/>
          </w:rPr>
          <w:delText>e</w:delText>
        </w:r>
      </w:del>
      <w:r w:rsidRPr="0095454A">
        <w:rPr>
          <w:rFonts w:ascii="Arial" w:hAnsi="Arial" w:cs="Arial"/>
          <w:sz w:val="22"/>
          <w:szCs w:val="22"/>
        </w:rPr>
        <w:t xml:space="preserve"> work was supported by the National Natural Science Foundation of China (81</w:t>
      </w:r>
      <w:r w:rsidR="00E130A4" w:rsidRPr="0095454A">
        <w:rPr>
          <w:rFonts w:ascii="Arial" w:hAnsi="Arial" w:cs="Arial"/>
          <w:sz w:val="22"/>
          <w:szCs w:val="22"/>
        </w:rPr>
        <w:t>974313</w:t>
      </w:r>
      <w:r w:rsidRPr="0095454A">
        <w:rPr>
          <w:rFonts w:ascii="Arial" w:hAnsi="Arial" w:cs="Arial"/>
          <w:sz w:val="22"/>
          <w:szCs w:val="22"/>
        </w:rPr>
        <w:t>), Postdoctoral Science Foundation of China (2019M651930), Jiangsu Province's Key Young Medicine Talents Program (QNRC2016688)</w:t>
      </w:r>
      <w:ins w:id="743" w:author="Andreae, Emily A" w:date="2019-12-20T07:59:00Z">
        <w:r w:rsidR="008871D4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Nantong People's Livelihood Science and Technology Plan (MS12018032). </w:t>
      </w:r>
      <w:r w:rsidR="00CA2FD2" w:rsidRPr="00E03C29">
        <w:rPr>
          <w:rFonts w:ascii="Arial" w:hAnsi="Arial" w:cs="Arial"/>
          <w:sz w:val="22"/>
          <w:szCs w:val="22"/>
        </w:rPr>
        <w:t>The authors gratefully acknowledge Emily A. Andreae, PhD, for reviewing and editing their manuscript.</w:t>
      </w:r>
    </w:p>
    <w:p w14:paraId="73A0A1CC" w14:textId="77777777" w:rsidR="00682049" w:rsidRPr="0095454A" w:rsidRDefault="00682049" w:rsidP="001D659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46C074B" w14:textId="77777777" w:rsidR="00682049" w:rsidRPr="0095454A" w:rsidRDefault="00682049" w:rsidP="008871D4">
      <w:pPr>
        <w:keepNext/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lastRenderedPageBreak/>
        <w:t>Author contribution</w:t>
      </w:r>
    </w:p>
    <w:p w14:paraId="6F60AF92" w14:textId="77777777" w:rsidR="00682049" w:rsidRPr="0095454A" w:rsidRDefault="00682049" w:rsidP="008871D4">
      <w:pPr>
        <w:keepNext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6B3C6075" w14:textId="4EC6FAE2" w:rsidR="00C46E5C" w:rsidRDefault="00BD4BFD" w:rsidP="008871D4">
      <w:pPr>
        <w:keepNext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SG designed the study, performed analyses, interpreted </w:t>
      </w:r>
      <w:ins w:id="744" w:author="Andreae, Emily A" w:date="2019-12-20T08:00:00Z">
        <w:r w:rsidR="008871D4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>results</w:t>
      </w:r>
      <w:ins w:id="745" w:author="Andreae, Emily A" w:date="2019-12-20T08:00:00Z">
        <w:r w:rsidR="008871D4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draft</w:t>
      </w:r>
      <w:r w:rsidR="009A70A3" w:rsidRPr="0095454A">
        <w:rPr>
          <w:rFonts w:ascii="Arial" w:hAnsi="Arial" w:cs="Arial"/>
          <w:sz w:val="22"/>
          <w:szCs w:val="22"/>
        </w:rPr>
        <w:t>ed</w:t>
      </w:r>
      <w:r w:rsidRPr="0095454A">
        <w:rPr>
          <w:rFonts w:ascii="Arial" w:hAnsi="Arial" w:cs="Arial"/>
          <w:sz w:val="22"/>
          <w:szCs w:val="22"/>
        </w:rPr>
        <w:t xml:space="preserve"> the manuscript. </w:t>
      </w:r>
      <w:r w:rsidR="00614EE5" w:rsidRPr="0095454A">
        <w:rPr>
          <w:rFonts w:ascii="Arial" w:hAnsi="Arial" w:cs="Arial"/>
          <w:sz w:val="22"/>
          <w:szCs w:val="22"/>
        </w:rPr>
        <w:t>JS</w:t>
      </w:r>
      <w:r w:rsidR="00C129EA" w:rsidRPr="0095454A">
        <w:rPr>
          <w:rFonts w:ascii="Arial" w:hAnsi="Arial" w:cs="Arial"/>
          <w:sz w:val="22"/>
          <w:szCs w:val="22"/>
        </w:rPr>
        <w:t xml:space="preserve"> </w:t>
      </w:r>
      <w:r w:rsidR="00E7662D" w:rsidRPr="0095454A">
        <w:rPr>
          <w:rFonts w:ascii="Arial" w:hAnsi="Arial" w:cs="Arial"/>
          <w:sz w:val="22"/>
          <w:szCs w:val="22"/>
        </w:rPr>
        <w:t>conducted</w:t>
      </w:r>
      <w:r w:rsidR="00255A93" w:rsidRPr="0095454A">
        <w:rPr>
          <w:rFonts w:ascii="Arial" w:hAnsi="Arial" w:cs="Arial"/>
          <w:sz w:val="22"/>
          <w:szCs w:val="22"/>
        </w:rPr>
        <w:t xml:space="preserve"> molecular and cell biology experiments</w:t>
      </w:r>
      <w:r w:rsidR="00614EE5" w:rsidRPr="0095454A">
        <w:rPr>
          <w:rFonts w:ascii="Arial" w:hAnsi="Arial" w:cs="Arial"/>
          <w:sz w:val="22"/>
          <w:szCs w:val="22"/>
        </w:rPr>
        <w:t xml:space="preserve">. </w:t>
      </w:r>
      <w:r w:rsidR="00255A93" w:rsidRPr="0095454A">
        <w:rPr>
          <w:rFonts w:ascii="Arial" w:hAnsi="Arial" w:cs="Arial"/>
          <w:sz w:val="22"/>
          <w:szCs w:val="22"/>
        </w:rPr>
        <w:t xml:space="preserve">SJ aided in </w:t>
      </w:r>
      <w:del w:id="746" w:author="Andreae, Emily A" w:date="2019-12-20T08:00:00Z">
        <w:r w:rsidR="00255A93" w:rsidRPr="0095454A" w:rsidDel="008871D4">
          <w:rPr>
            <w:rFonts w:ascii="Arial" w:hAnsi="Arial" w:cs="Arial"/>
            <w:sz w:val="22"/>
            <w:szCs w:val="22"/>
          </w:rPr>
          <w:delText xml:space="preserve">editing the </w:delText>
        </w:r>
      </w:del>
      <w:r w:rsidR="00255A93" w:rsidRPr="0095454A">
        <w:rPr>
          <w:rFonts w:ascii="Arial" w:hAnsi="Arial" w:cs="Arial"/>
          <w:sz w:val="22"/>
          <w:szCs w:val="22"/>
        </w:rPr>
        <w:t xml:space="preserve">drafting </w:t>
      </w:r>
      <w:ins w:id="747" w:author="Andreae, Emily A" w:date="2019-12-20T08:00:00Z">
        <w:r w:rsidR="008871D4">
          <w:rPr>
            <w:rFonts w:ascii="Arial" w:hAnsi="Arial" w:cs="Arial"/>
            <w:sz w:val="22"/>
            <w:szCs w:val="22"/>
          </w:rPr>
          <w:t xml:space="preserve">and editing the </w:t>
        </w:r>
      </w:ins>
      <w:r w:rsidR="00255A93" w:rsidRPr="0095454A">
        <w:rPr>
          <w:rFonts w:ascii="Arial" w:hAnsi="Arial" w:cs="Arial"/>
          <w:sz w:val="22"/>
          <w:szCs w:val="22"/>
        </w:rPr>
        <w:t xml:space="preserve">manuscript and advising </w:t>
      </w:r>
      <w:ins w:id="748" w:author="Andreae, Emily A" w:date="2019-12-20T08:00:00Z">
        <w:r w:rsidR="008871D4">
          <w:rPr>
            <w:rFonts w:ascii="Arial" w:hAnsi="Arial" w:cs="Arial"/>
            <w:sz w:val="22"/>
            <w:szCs w:val="22"/>
          </w:rPr>
          <w:t xml:space="preserve">on </w:t>
        </w:r>
      </w:ins>
      <w:del w:id="749" w:author="Andreae, Emily A" w:date="2019-12-20T08:00:00Z">
        <w:r w:rsidR="00255A93" w:rsidRPr="0095454A" w:rsidDel="008871D4">
          <w:rPr>
            <w:rFonts w:ascii="Arial" w:hAnsi="Arial" w:cs="Arial"/>
            <w:sz w:val="22"/>
            <w:szCs w:val="22"/>
          </w:rPr>
          <w:delText xml:space="preserve">to </w:delText>
        </w:r>
      </w:del>
      <w:r w:rsidR="00255A93" w:rsidRPr="0095454A">
        <w:rPr>
          <w:rFonts w:ascii="Arial" w:hAnsi="Arial" w:cs="Arial"/>
          <w:sz w:val="22"/>
          <w:szCs w:val="22"/>
        </w:rPr>
        <w:t xml:space="preserve">the study. </w:t>
      </w:r>
      <w:r w:rsidRPr="0095454A">
        <w:rPr>
          <w:rFonts w:ascii="Arial" w:hAnsi="Arial" w:cs="Arial"/>
          <w:sz w:val="22"/>
          <w:szCs w:val="22"/>
        </w:rPr>
        <w:t>SJS aided in drafting an</w:t>
      </w:r>
      <w:r w:rsidR="008871D4">
        <w:rPr>
          <w:rFonts w:ascii="Arial" w:hAnsi="Arial" w:cs="Arial"/>
          <w:sz w:val="22"/>
          <w:szCs w:val="22"/>
        </w:rPr>
        <w:t>d editing the manuscript</w:t>
      </w:r>
      <w:ins w:id="750" w:author="Andreae, Emily A" w:date="2019-12-20T08:01:00Z">
        <w:r w:rsidR="008871D4">
          <w:rPr>
            <w:rFonts w:ascii="Arial" w:hAnsi="Arial" w:cs="Arial"/>
            <w:sz w:val="22"/>
            <w:szCs w:val="22"/>
          </w:rPr>
          <w:t xml:space="preserve"> and</w:t>
        </w:r>
      </w:ins>
      <w:del w:id="751" w:author="Andreae, Emily A" w:date="2019-12-20T08:01:00Z">
        <w:r w:rsidR="008871D4" w:rsidDel="008871D4">
          <w:rPr>
            <w:rFonts w:ascii="Arial" w:hAnsi="Arial" w:cs="Arial"/>
            <w:sz w:val="22"/>
            <w:szCs w:val="22"/>
          </w:rPr>
          <w:delText>,</w:delText>
        </w:r>
      </w:del>
      <w:r w:rsidR="008871D4">
        <w:rPr>
          <w:rFonts w:ascii="Arial" w:hAnsi="Arial" w:cs="Arial"/>
          <w:sz w:val="22"/>
          <w:szCs w:val="22"/>
        </w:rPr>
        <w:t xml:space="preserve"> super</w:t>
      </w:r>
      <w:r w:rsidRPr="0095454A">
        <w:rPr>
          <w:rFonts w:ascii="Arial" w:hAnsi="Arial" w:cs="Arial"/>
          <w:sz w:val="22"/>
          <w:szCs w:val="22"/>
        </w:rPr>
        <w:t xml:space="preserve">vised </w:t>
      </w:r>
      <w:ins w:id="752" w:author="Andreae, Emily A" w:date="2019-12-20T08:01:00Z">
        <w:r w:rsidR="008871D4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>analyses and results interpretation.</w:t>
      </w:r>
      <w:r w:rsidR="00BF134A" w:rsidRPr="0095454A">
        <w:rPr>
          <w:rFonts w:ascii="Arial" w:hAnsi="Arial" w:cs="Arial"/>
          <w:sz w:val="22"/>
          <w:szCs w:val="22"/>
        </w:rPr>
        <w:t xml:space="preserve"> </w:t>
      </w:r>
      <w:r w:rsidR="0078427E">
        <w:rPr>
          <w:rFonts w:ascii="Arial" w:hAnsi="Arial" w:cs="Arial"/>
          <w:sz w:val="22"/>
          <w:szCs w:val="22"/>
        </w:rPr>
        <w:t xml:space="preserve">SJS </w:t>
      </w:r>
      <w:ins w:id="753" w:author="Andreae, Emily A" w:date="2019-12-20T08:01:00Z">
        <w:r w:rsidR="008871D4">
          <w:rPr>
            <w:rFonts w:ascii="Arial" w:hAnsi="Arial" w:cs="Arial"/>
            <w:sz w:val="22"/>
            <w:szCs w:val="22"/>
          </w:rPr>
          <w:t xml:space="preserve">also </w:t>
        </w:r>
      </w:ins>
      <w:r w:rsidR="00345641">
        <w:rPr>
          <w:rFonts w:ascii="Arial" w:hAnsi="Arial" w:cs="Arial"/>
          <w:sz w:val="22"/>
          <w:szCs w:val="22"/>
        </w:rPr>
        <w:t>design</w:t>
      </w:r>
      <w:ins w:id="754" w:author="Andreae, Emily A" w:date="2019-12-20T08:01:00Z">
        <w:r w:rsidR="008871D4">
          <w:rPr>
            <w:rFonts w:ascii="Arial" w:hAnsi="Arial" w:cs="Arial"/>
            <w:sz w:val="22"/>
            <w:szCs w:val="22"/>
          </w:rPr>
          <w:t>ed</w:t>
        </w:r>
      </w:ins>
      <w:r w:rsidR="00345641">
        <w:rPr>
          <w:rFonts w:ascii="Arial" w:hAnsi="Arial" w:cs="Arial"/>
          <w:sz w:val="22"/>
          <w:szCs w:val="22"/>
        </w:rPr>
        <w:t xml:space="preserve"> and </w:t>
      </w:r>
      <w:r w:rsidR="0078427E">
        <w:rPr>
          <w:rFonts w:ascii="Arial" w:hAnsi="Arial" w:cs="Arial"/>
          <w:sz w:val="22"/>
          <w:szCs w:val="22"/>
        </w:rPr>
        <w:t>monitor</w:t>
      </w:r>
      <w:ins w:id="755" w:author="Andreae, Emily A" w:date="2019-12-20T08:01:00Z">
        <w:r w:rsidR="008871D4">
          <w:rPr>
            <w:rFonts w:ascii="Arial" w:hAnsi="Arial" w:cs="Arial"/>
            <w:sz w:val="22"/>
            <w:szCs w:val="22"/>
          </w:rPr>
          <w:t>ed</w:t>
        </w:r>
      </w:ins>
      <w:r w:rsidR="0078427E">
        <w:rPr>
          <w:rFonts w:ascii="Arial" w:hAnsi="Arial" w:cs="Arial"/>
          <w:sz w:val="22"/>
          <w:szCs w:val="22"/>
        </w:rPr>
        <w:t xml:space="preserve"> the study, </w:t>
      </w:r>
      <w:ins w:id="756" w:author="Andreae, Emily A" w:date="2019-12-20T08:01:00Z">
        <w:r w:rsidR="008871D4">
          <w:rPr>
            <w:rFonts w:ascii="Arial" w:hAnsi="Arial" w:cs="Arial"/>
            <w:sz w:val="22"/>
            <w:szCs w:val="22"/>
          </w:rPr>
          <w:t xml:space="preserve">contributed to the </w:t>
        </w:r>
      </w:ins>
      <w:r w:rsidR="0078427E">
        <w:rPr>
          <w:rFonts w:ascii="Arial" w:hAnsi="Arial" w:cs="Arial"/>
          <w:sz w:val="22"/>
          <w:szCs w:val="22"/>
        </w:rPr>
        <w:t>draft</w:t>
      </w:r>
      <w:ins w:id="757" w:author="Andreae, Emily A" w:date="2019-12-20T08:01:00Z">
        <w:r w:rsidR="008871D4">
          <w:rPr>
            <w:rFonts w:ascii="Arial" w:hAnsi="Arial" w:cs="Arial"/>
            <w:sz w:val="22"/>
            <w:szCs w:val="22"/>
          </w:rPr>
          <w:t>ing</w:t>
        </w:r>
      </w:ins>
      <w:r w:rsidR="0078427E">
        <w:rPr>
          <w:rFonts w:ascii="Arial" w:hAnsi="Arial" w:cs="Arial"/>
          <w:sz w:val="22"/>
          <w:szCs w:val="22"/>
        </w:rPr>
        <w:t xml:space="preserve"> </w:t>
      </w:r>
      <w:ins w:id="758" w:author="Andreae, Emily A" w:date="2019-12-20T08:01:00Z">
        <w:r w:rsidR="008871D4">
          <w:rPr>
            <w:rFonts w:ascii="Arial" w:hAnsi="Arial" w:cs="Arial"/>
            <w:sz w:val="22"/>
            <w:szCs w:val="22"/>
          </w:rPr>
          <w:t xml:space="preserve">of </w:t>
        </w:r>
      </w:ins>
      <w:r w:rsidR="0078427E">
        <w:rPr>
          <w:rFonts w:ascii="Arial" w:hAnsi="Arial" w:cs="Arial"/>
          <w:sz w:val="22"/>
          <w:szCs w:val="22"/>
        </w:rPr>
        <w:t>th</w:t>
      </w:r>
      <w:ins w:id="759" w:author="Andreae, Emily A" w:date="2019-12-20T08:01:00Z">
        <w:r w:rsidR="008871D4">
          <w:rPr>
            <w:rFonts w:ascii="Arial" w:hAnsi="Arial" w:cs="Arial"/>
            <w:sz w:val="22"/>
            <w:szCs w:val="22"/>
          </w:rPr>
          <w:t>is</w:t>
        </w:r>
      </w:ins>
      <w:del w:id="760" w:author="Andreae, Emily A" w:date="2019-12-20T08:01:00Z">
        <w:r w:rsidR="0078427E" w:rsidDel="008871D4">
          <w:rPr>
            <w:rFonts w:ascii="Arial" w:hAnsi="Arial" w:cs="Arial"/>
            <w:sz w:val="22"/>
            <w:szCs w:val="22"/>
          </w:rPr>
          <w:delText>e</w:delText>
        </w:r>
      </w:del>
      <w:r w:rsidR="0078427E">
        <w:rPr>
          <w:rFonts w:ascii="Arial" w:hAnsi="Arial" w:cs="Arial"/>
          <w:sz w:val="22"/>
          <w:szCs w:val="22"/>
        </w:rPr>
        <w:t xml:space="preserve"> manuscript</w:t>
      </w:r>
      <w:ins w:id="761" w:author="Andreae, Emily A" w:date="2019-12-20T08:02:00Z">
        <w:r w:rsidR="008871D4">
          <w:rPr>
            <w:rFonts w:ascii="Arial" w:hAnsi="Arial" w:cs="Arial"/>
            <w:sz w:val="22"/>
            <w:szCs w:val="22"/>
          </w:rPr>
          <w:t>,</w:t>
        </w:r>
      </w:ins>
      <w:r w:rsidR="0078427E">
        <w:rPr>
          <w:rFonts w:ascii="Arial" w:hAnsi="Arial" w:cs="Arial"/>
          <w:sz w:val="22"/>
          <w:szCs w:val="22"/>
        </w:rPr>
        <w:t xml:space="preserve"> and </w:t>
      </w:r>
      <w:ins w:id="762" w:author="Andreae, Emily A" w:date="2019-12-20T08:02:00Z">
        <w:r w:rsidR="008871D4">
          <w:rPr>
            <w:rFonts w:ascii="Arial" w:hAnsi="Arial" w:cs="Arial"/>
            <w:sz w:val="22"/>
            <w:szCs w:val="22"/>
          </w:rPr>
          <w:t>i</w:t>
        </w:r>
      </w:ins>
      <w:del w:id="763" w:author="Andreae, Emily A" w:date="2019-12-20T08:02:00Z">
        <w:r w:rsidR="0078427E" w:rsidDel="008871D4">
          <w:rPr>
            <w:rFonts w:ascii="Arial" w:hAnsi="Arial" w:cs="Arial"/>
            <w:sz w:val="22"/>
            <w:szCs w:val="22"/>
          </w:rPr>
          <w:delText>I</w:delText>
        </w:r>
      </w:del>
      <w:r w:rsidR="0078427E">
        <w:rPr>
          <w:rFonts w:ascii="Arial" w:hAnsi="Arial" w:cs="Arial"/>
          <w:sz w:val="22"/>
          <w:szCs w:val="22"/>
        </w:rPr>
        <w:t>nterpret</w:t>
      </w:r>
      <w:ins w:id="764" w:author="Andreae, Emily A" w:date="2019-12-20T08:01:00Z">
        <w:r w:rsidR="008871D4">
          <w:rPr>
            <w:rFonts w:ascii="Arial" w:hAnsi="Arial" w:cs="Arial"/>
            <w:sz w:val="22"/>
            <w:szCs w:val="22"/>
          </w:rPr>
          <w:t>ed</w:t>
        </w:r>
      </w:ins>
      <w:r w:rsidR="0078427E">
        <w:rPr>
          <w:rFonts w:ascii="Arial" w:hAnsi="Arial" w:cs="Arial"/>
          <w:sz w:val="22"/>
          <w:szCs w:val="22"/>
        </w:rPr>
        <w:t xml:space="preserve"> the results. </w:t>
      </w:r>
      <w:r w:rsidR="00D4135C" w:rsidRPr="0095454A">
        <w:rPr>
          <w:rFonts w:ascii="Arial" w:hAnsi="Arial" w:cs="Arial"/>
          <w:sz w:val="22"/>
          <w:szCs w:val="22"/>
        </w:rPr>
        <w:t xml:space="preserve">WD designed the study, conducted molecular and cell biology experiments, performed analyses, interpreted results, designed the functional experiments, and </w:t>
      </w:r>
      <w:ins w:id="765" w:author="Andreae, Emily A" w:date="2019-12-20T08:02:00Z">
        <w:r w:rsidR="008871D4">
          <w:rPr>
            <w:rFonts w:ascii="Arial" w:hAnsi="Arial" w:cs="Arial"/>
            <w:sz w:val="22"/>
            <w:szCs w:val="22"/>
          </w:rPr>
          <w:t xml:space="preserve">contributed to the </w:t>
        </w:r>
      </w:ins>
      <w:r w:rsidR="00D4135C" w:rsidRPr="0095454A">
        <w:rPr>
          <w:rFonts w:ascii="Arial" w:hAnsi="Arial" w:cs="Arial"/>
          <w:sz w:val="22"/>
          <w:szCs w:val="22"/>
        </w:rPr>
        <w:t>draft</w:t>
      </w:r>
      <w:ins w:id="766" w:author="Andreae, Emily A" w:date="2019-12-20T08:02:00Z">
        <w:r w:rsidR="008871D4">
          <w:rPr>
            <w:rFonts w:ascii="Arial" w:hAnsi="Arial" w:cs="Arial"/>
            <w:sz w:val="22"/>
            <w:szCs w:val="22"/>
          </w:rPr>
          <w:t>ing of</w:t>
        </w:r>
      </w:ins>
      <w:r w:rsidR="00D4135C" w:rsidRPr="0095454A">
        <w:rPr>
          <w:rFonts w:ascii="Arial" w:hAnsi="Arial" w:cs="Arial"/>
          <w:sz w:val="22"/>
          <w:szCs w:val="22"/>
        </w:rPr>
        <w:t xml:space="preserve"> th</w:t>
      </w:r>
      <w:ins w:id="767" w:author="Andreae, Emily A" w:date="2019-12-20T08:02:00Z">
        <w:r w:rsidR="008871D4">
          <w:rPr>
            <w:rFonts w:ascii="Arial" w:hAnsi="Arial" w:cs="Arial"/>
            <w:sz w:val="22"/>
            <w:szCs w:val="22"/>
          </w:rPr>
          <w:t>is</w:t>
        </w:r>
      </w:ins>
      <w:del w:id="768" w:author="Andreae, Emily A" w:date="2019-12-20T08:02:00Z">
        <w:r w:rsidR="00D4135C" w:rsidRPr="0095454A" w:rsidDel="008871D4">
          <w:rPr>
            <w:rFonts w:ascii="Arial" w:hAnsi="Arial" w:cs="Arial"/>
            <w:sz w:val="22"/>
            <w:szCs w:val="22"/>
          </w:rPr>
          <w:delText>e</w:delText>
        </w:r>
      </w:del>
      <w:r w:rsidR="00D4135C" w:rsidRPr="0095454A">
        <w:rPr>
          <w:rFonts w:ascii="Arial" w:hAnsi="Arial" w:cs="Arial"/>
          <w:sz w:val="22"/>
          <w:szCs w:val="22"/>
        </w:rPr>
        <w:t xml:space="preserve"> manuscript.</w:t>
      </w:r>
    </w:p>
    <w:p w14:paraId="064D626B" w14:textId="77777777" w:rsidR="0058356E" w:rsidRPr="0095454A" w:rsidRDefault="0058356E" w:rsidP="001D659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61C5445D" w14:textId="77777777" w:rsidR="0058356E" w:rsidRPr="0095454A" w:rsidRDefault="0058356E" w:rsidP="0058356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Disclosure of Conflicts of Interest</w:t>
      </w:r>
    </w:p>
    <w:p w14:paraId="67DC850A" w14:textId="77777777" w:rsidR="0058356E" w:rsidRPr="0095454A" w:rsidRDefault="0058356E" w:rsidP="0058356E">
      <w:pPr>
        <w:jc w:val="both"/>
        <w:rPr>
          <w:rFonts w:ascii="Arial" w:hAnsi="Arial" w:cs="Arial"/>
          <w:sz w:val="22"/>
          <w:szCs w:val="22"/>
        </w:rPr>
      </w:pPr>
    </w:p>
    <w:p w14:paraId="11E8C7FF" w14:textId="77777777" w:rsidR="00C20765" w:rsidRPr="0095454A" w:rsidRDefault="00C20765" w:rsidP="00887F15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The authors declare no conflict of interest.</w:t>
      </w:r>
    </w:p>
    <w:p w14:paraId="2A4D42AD" w14:textId="77777777" w:rsidR="0000711B" w:rsidRPr="0095454A" w:rsidRDefault="0000711B" w:rsidP="003E48FE">
      <w:pPr>
        <w:jc w:val="both"/>
        <w:rPr>
          <w:rFonts w:ascii="Arial" w:hAnsi="Arial" w:cs="Arial"/>
          <w:sz w:val="22"/>
          <w:szCs w:val="22"/>
        </w:rPr>
      </w:pPr>
    </w:p>
    <w:p w14:paraId="7103B3CC" w14:textId="77777777" w:rsidR="0000711B" w:rsidRPr="0095454A" w:rsidRDefault="0000711B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Data </w:t>
      </w:r>
      <w:r w:rsidR="004F1FC6" w:rsidRPr="0095454A">
        <w:rPr>
          <w:rFonts w:ascii="Arial" w:hAnsi="Arial" w:cs="Arial"/>
          <w:b/>
          <w:sz w:val="22"/>
          <w:szCs w:val="22"/>
        </w:rPr>
        <w:t xml:space="preserve">and Code </w:t>
      </w:r>
      <w:r w:rsidRPr="0095454A">
        <w:rPr>
          <w:rFonts w:ascii="Arial" w:hAnsi="Arial" w:cs="Arial"/>
          <w:b/>
          <w:sz w:val="22"/>
          <w:szCs w:val="22"/>
        </w:rPr>
        <w:t xml:space="preserve">Available </w:t>
      </w:r>
    </w:p>
    <w:p w14:paraId="361587DB" w14:textId="77777777" w:rsidR="0000711B" w:rsidRPr="0095454A" w:rsidRDefault="0000711B" w:rsidP="003E48FE">
      <w:pPr>
        <w:jc w:val="both"/>
        <w:rPr>
          <w:rFonts w:ascii="Arial" w:hAnsi="Arial" w:cs="Arial"/>
          <w:sz w:val="22"/>
          <w:szCs w:val="22"/>
        </w:rPr>
      </w:pPr>
    </w:p>
    <w:p w14:paraId="7309A204" w14:textId="31257AD1" w:rsidR="003A5725" w:rsidRPr="0095454A" w:rsidRDefault="00C46E5C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</w:rPr>
        <w:t xml:space="preserve">All </w:t>
      </w:r>
      <w:del w:id="769" w:author="Andreae, Emily A" w:date="2019-12-20T08:02:00Z">
        <w:r w:rsidRPr="0095454A" w:rsidDel="008871D4">
          <w:rPr>
            <w:rFonts w:ascii="Arial" w:hAnsi="Arial" w:cs="Arial"/>
            <w:sz w:val="22"/>
          </w:rPr>
          <w:delText xml:space="preserve">the </w:delText>
        </w:r>
      </w:del>
      <w:r w:rsidRPr="0095454A">
        <w:rPr>
          <w:rFonts w:ascii="Arial" w:hAnsi="Arial" w:cs="Arial"/>
          <w:sz w:val="22"/>
        </w:rPr>
        <w:t xml:space="preserve">related software and script </w:t>
      </w:r>
      <w:del w:id="770" w:author="Andreae, Emily A" w:date="2019-12-20T08:02:00Z">
        <w:r w:rsidRPr="0095454A" w:rsidDel="008871D4">
          <w:rPr>
            <w:rFonts w:ascii="Arial" w:hAnsi="Arial" w:cs="Arial"/>
            <w:sz w:val="22"/>
          </w:rPr>
          <w:delText xml:space="preserve">were </w:delText>
        </w:r>
      </w:del>
      <w:r w:rsidRPr="0095454A">
        <w:rPr>
          <w:rFonts w:ascii="Arial" w:hAnsi="Arial" w:cs="Arial"/>
          <w:sz w:val="22"/>
        </w:rPr>
        <w:t>used in the manuscript are available through GitHub at</w:t>
      </w:r>
      <w:r w:rsidR="004F1FC6" w:rsidRPr="0095454A">
        <w:rPr>
          <w:rFonts w:ascii="Arial" w:hAnsi="Arial" w:cs="Arial"/>
          <w:sz w:val="22"/>
          <w:szCs w:val="22"/>
        </w:rPr>
        <w:t xml:space="preserve">: </w:t>
      </w:r>
      <w:hyperlink r:id="rId17" w:history="1">
        <w:r w:rsidR="00C24783" w:rsidRPr="0095454A">
          <w:rPr>
            <w:rStyle w:val="Hyperlink"/>
            <w:rFonts w:ascii="Arial" w:hAnsi="Arial" w:cs="Arial"/>
            <w:color w:val="auto"/>
            <w:sz w:val="22"/>
            <w:szCs w:val="22"/>
          </w:rPr>
          <w:t xml:space="preserve">https://github.com/Shicheng-Guo/HowtoBook/tree/master/PANC. </w:t>
        </w:r>
      </w:hyperlink>
    </w:p>
    <w:p w14:paraId="53995BE7" w14:textId="77777777" w:rsidR="00C05C0D" w:rsidRPr="0095454A" w:rsidRDefault="00C05C0D" w:rsidP="003E48FE">
      <w:pPr>
        <w:jc w:val="both"/>
        <w:rPr>
          <w:rFonts w:ascii="Arial" w:hAnsi="Arial" w:cs="Arial"/>
          <w:sz w:val="22"/>
          <w:szCs w:val="22"/>
        </w:rPr>
      </w:pPr>
    </w:p>
    <w:p w14:paraId="3D678EDA" w14:textId="77777777" w:rsidR="00823075" w:rsidRPr="0095454A" w:rsidRDefault="00AF3B1A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Website for data and R package</w:t>
      </w:r>
      <w:r w:rsidR="00823075" w:rsidRPr="0095454A">
        <w:rPr>
          <w:rFonts w:ascii="Arial" w:hAnsi="Arial" w:cs="Arial"/>
          <w:b/>
          <w:sz w:val="22"/>
          <w:szCs w:val="22"/>
        </w:rPr>
        <w:t xml:space="preserve">: </w:t>
      </w:r>
    </w:p>
    <w:p w14:paraId="48E0042E" w14:textId="77777777" w:rsidR="00823075" w:rsidRPr="0095454A" w:rsidRDefault="00823075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TCGA: </w:t>
      </w:r>
      <w:r w:rsidRPr="0095454A">
        <w:rPr>
          <w:rStyle w:val="Hyperlink"/>
          <w:rFonts w:ascii="Arial" w:hAnsi="Arial" w:cs="Arial"/>
          <w:color w:val="auto"/>
          <w:sz w:val="22"/>
          <w:szCs w:val="22"/>
        </w:rPr>
        <w:t xml:space="preserve"> </w:t>
      </w:r>
      <w:hyperlink r:id="rId18" w:history="1">
        <w:r w:rsidRPr="0095454A">
          <w:rPr>
            <w:rStyle w:val="Hyperlink"/>
            <w:rFonts w:ascii="Arial" w:hAnsi="Arial" w:cs="Arial"/>
            <w:color w:val="auto"/>
            <w:sz w:val="22"/>
            <w:szCs w:val="22"/>
          </w:rPr>
          <w:t>https://portal.gdc.cancer.gov/repository</w:t>
        </w:r>
      </w:hyperlink>
    </w:p>
    <w:p w14:paraId="550D4163" w14:textId="77777777" w:rsidR="00823075" w:rsidRPr="0095454A" w:rsidRDefault="00823075" w:rsidP="003E48FE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Metafor: </w:t>
      </w:r>
      <w:hyperlink r:id="rId19" w:history="1">
        <w:r w:rsidRPr="0095454A">
          <w:rPr>
            <w:rStyle w:val="Hyperlink"/>
            <w:rFonts w:ascii="Arial" w:hAnsi="Arial" w:cs="Arial"/>
            <w:color w:val="auto"/>
            <w:sz w:val="22"/>
            <w:szCs w:val="22"/>
          </w:rPr>
          <w:t>https://cran.r-project.org/web/packages/metafor/index.html</w:t>
        </w:r>
      </w:hyperlink>
    </w:p>
    <w:p w14:paraId="78924349" w14:textId="77777777" w:rsidR="00CC7838" w:rsidRPr="0095454A" w:rsidRDefault="00CC7838" w:rsidP="003E48FE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</w:p>
    <w:p w14:paraId="1E2C3CEF" w14:textId="77777777" w:rsidR="00CC7838" w:rsidRPr="0095454A" w:rsidRDefault="00CC7838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</w:rPr>
        <w:t>Abbreviations</w:t>
      </w:r>
    </w:p>
    <w:p w14:paraId="222A6894" w14:textId="77777777" w:rsidR="00823075" w:rsidRPr="0095454A" w:rsidRDefault="00823075" w:rsidP="003E48FE">
      <w:pPr>
        <w:jc w:val="both"/>
        <w:rPr>
          <w:rFonts w:ascii="Arial" w:hAnsi="Arial" w:cs="Arial"/>
          <w:sz w:val="22"/>
          <w:szCs w:val="22"/>
        </w:rPr>
      </w:pPr>
    </w:p>
    <w:p w14:paraId="4FFAC1BE" w14:textId="77777777" w:rsidR="00CC7838" w:rsidRPr="0095454A" w:rsidRDefault="00CC7838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PANC754: </w:t>
      </w:r>
      <w:r w:rsidRPr="0095454A">
        <w:rPr>
          <w:rFonts w:ascii="Arial" w:hAnsi="Arial" w:cs="Arial"/>
          <w:sz w:val="22"/>
          <w:szCs w:val="22"/>
          <w:u w:val="single"/>
        </w:rPr>
        <w:t>PA</w:t>
      </w:r>
      <w:r w:rsidRPr="0095454A">
        <w:rPr>
          <w:rFonts w:ascii="Arial" w:hAnsi="Arial" w:cs="Arial"/>
          <w:sz w:val="22"/>
          <w:szCs w:val="22"/>
        </w:rPr>
        <w:t xml:space="preserve">n-cancer </w:t>
      </w:r>
      <w:r w:rsidRPr="0095454A">
        <w:rPr>
          <w:rFonts w:ascii="Arial" w:hAnsi="Arial" w:cs="Arial"/>
          <w:sz w:val="22"/>
          <w:szCs w:val="22"/>
          <w:u w:val="single"/>
        </w:rPr>
        <w:t>N</w:t>
      </w:r>
      <w:r w:rsidRPr="0095454A">
        <w:rPr>
          <w:rFonts w:ascii="Arial" w:hAnsi="Arial" w:cs="Arial"/>
          <w:sz w:val="22"/>
          <w:szCs w:val="22"/>
        </w:rPr>
        <w:t>on-</w:t>
      </w:r>
      <w:r w:rsidRPr="0095454A">
        <w:rPr>
          <w:rFonts w:ascii="Arial" w:hAnsi="Arial" w:cs="Arial"/>
          <w:sz w:val="22"/>
          <w:szCs w:val="22"/>
          <w:u w:val="single"/>
        </w:rPr>
        <w:t>C</w:t>
      </w:r>
      <w:r w:rsidRPr="0095454A">
        <w:rPr>
          <w:rFonts w:ascii="Arial" w:hAnsi="Arial" w:cs="Arial"/>
          <w:sz w:val="22"/>
          <w:szCs w:val="22"/>
        </w:rPr>
        <w:t>oding RNA encoded by</w:t>
      </w:r>
      <w:r w:rsidRPr="0095454A">
        <w:rPr>
          <w:rFonts w:ascii="Arial" w:hAnsi="Arial" w:cs="Arial"/>
          <w:i/>
          <w:sz w:val="22"/>
          <w:szCs w:val="22"/>
        </w:rPr>
        <w:t xml:space="preserve"> </w:t>
      </w:r>
      <w:r w:rsidRPr="0095454A">
        <w:rPr>
          <w:rFonts w:ascii="Arial" w:hAnsi="Arial" w:cs="Arial"/>
          <w:sz w:val="22"/>
          <w:szCs w:val="22"/>
        </w:rPr>
        <w:t>ENSG00000213</w:t>
      </w:r>
      <w:r w:rsidRPr="0095454A">
        <w:rPr>
          <w:rFonts w:ascii="Arial" w:hAnsi="Arial" w:cs="Arial"/>
          <w:sz w:val="22"/>
          <w:szCs w:val="22"/>
          <w:u w:val="single"/>
        </w:rPr>
        <w:t>754</w:t>
      </w:r>
      <w:r w:rsidRPr="0095454A">
        <w:rPr>
          <w:rFonts w:ascii="Arial" w:hAnsi="Arial" w:cs="Arial"/>
          <w:sz w:val="22"/>
          <w:szCs w:val="22"/>
        </w:rPr>
        <w:t>.2</w:t>
      </w:r>
    </w:p>
    <w:p w14:paraId="61E776E7" w14:textId="77777777" w:rsidR="007F2C03" w:rsidRPr="0095454A" w:rsidRDefault="007F2C03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CESC: cervical squamous cell carcinoma and endocervical adenocarcinoma</w:t>
      </w:r>
    </w:p>
    <w:p w14:paraId="07C976CE" w14:textId="77777777" w:rsidR="007F2C03" w:rsidRPr="0095454A" w:rsidRDefault="007F2C03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CHOL: cholangiocarcinoma</w:t>
      </w:r>
    </w:p>
    <w:p w14:paraId="56DF6C1D" w14:textId="77777777" w:rsidR="00C20B63" w:rsidRPr="0095454A" w:rsidRDefault="007F2C03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HNSC: head-neck squamous cell carcinoma</w:t>
      </w:r>
    </w:p>
    <w:p w14:paraId="544385FA" w14:textId="77777777" w:rsidR="00E04671" w:rsidRPr="0095454A" w:rsidRDefault="00E04671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TCGA: The Cancer Genome Atlas</w:t>
      </w:r>
    </w:p>
    <w:p w14:paraId="3D77A1CF" w14:textId="3F02F3FC" w:rsidR="00C20B63" w:rsidRPr="0095454A" w:rsidRDefault="009F0F44" w:rsidP="003E48FE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sz w:val="22"/>
          <w:szCs w:val="22"/>
          <w:lang w:eastAsia="zh-CN"/>
        </w:rPr>
        <w:t>KPNA4: Karyopherin Alpha 4, also named Importin Alpha 3</w:t>
      </w:r>
    </w:p>
    <w:p w14:paraId="1060B0C8" w14:textId="3D2B0DE6" w:rsidR="009F0F44" w:rsidRPr="0095454A" w:rsidRDefault="00956A7B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>MTMR8</w:t>
      </w:r>
      <w:r w:rsidR="009F0F44" w:rsidRPr="0095454A">
        <w:rPr>
          <w:rFonts w:ascii="Arial" w:hAnsi="Arial" w:cs="Arial"/>
          <w:sz w:val="22"/>
          <w:szCs w:val="22"/>
        </w:rPr>
        <w:t>: Myotubularin Relat</w:t>
      </w:r>
      <w:r w:rsidR="004A0CA8" w:rsidRPr="0095454A">
        <w:rPr>
          <w:rFonts w:ascii="Arial" w:hAnsi="Arial" w:cs="Arial"/>
          <w:sz w:val="22"/>
          <w:szCs w:val="22"/>
        </w:rPr>
        <w:t xml:space="preserve">ed Protein </w:t>
      </w:r>
      <w:r w:rsidR="004A0CA8" w:rsidRPr="0095454A">
        <w:rPr>
          <w:rFonts w:ascii="Arial" w:hAnsi="Arial" w:cs="Arial" w:hint="eastAsia"/>
          <w:sz w:val="22"/>
          <w:szCs w:val="22"/>
        </w:rPr>
        <w:t>8</w:t>
      </w:r>
      <w:r w:rsidR="004A0CA8" w:rsidRPr="0095454A">
        <w:rPr>
          <w:rFonts w:ascii="Arial" w:hAnsi="Arial" w:cs="Arial"/>
          <w:sz w:val="22"/>
          <w:szCs w:val="22"/>
        </w:rPr>
        <w:t>, also named MTMR</w:t>
      </w:r>
      <w:r w:rsidR="004A0CA8" w:rsidRPr="0095454A">
        <w:rPr>
          <w:rFonts w:ascii="Arial" w:hAnsi="Arial" w:cs="Arial" w:hint="eastAsia"/>
          <w:sz w:val="22"/>
          <w:szCs w:val="22"/>
        </w:rPr>
        <w:t>9</w:t>
      </w:r>
    </w:p>
    <w:p w14:paraId="7B8A9056" w14:textId="3BAC94E9" w:rsidR="004A0CA8" w:rsidRPr="0095454A" w:rsidRDefault="004A0CA8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 w:hint="eastAsia"/>
          <w:sz w:val="22"/>
          <w:szCs w:val="22"/>
        </w:rPr>
        <w:t xml:space="preserve">HR: </w:t>
      </w:r>
      <w:ins w:id="771" w:author="Andreae, Emily A" w:date="2019-12-20T08:03:00Z">
        <w:r w:rsidR="008871D4">
          <w:rPr>
            <w:rFonts w:ascii="Arial" w:hAnsi="Arial" w:cs="Arial"/>
            <w:sz w:val="22"/>
            <w:szCs w:val="22"/>
          </w:rPr>
          <w:t>H</w:t>
        </w:r>
      </w:ins>
      <w:del w:id="772" w:author="Andreae, Emily A" w:date="2019-12-20T08:03:00Z">
        <w:r w:rsidRPr="0095454A" w:rsidDel="008871D4">
          <w:rPr>
            <w:rFonts w:ascii="Arial" w:hAnsi="Arial" w:cs="Arial"/>
            <w:sz w:val="22"/>
            <w:szCs w:val="22"/>
          </w:rPr>
          <w:delText>h</w:delText>
        </w:r>
      </w:del>
      <w:r w:rsidRPr="0095454A">
        <w:rPr>
          <w:rFonts w:ascii="Arial" w:hAnsi="Arial" w:cs="Arial"/>
          <w:sz w:val="22"/>
          <w:szCs w:val="22"/>
        </w:rPr>
        <w:t>azard ratio</w:t>
      </w:r>
    </w:p>
    <w:p w14:paraId="44DDC1A9" w14:textId="77777777" w:rsidR="00FA5FA3" w:rsidRPr="0095454A" w:rsidRDefault="00FA5FA3" w:rsidP="003E48FE">
      <w:pPr>
        <w:jc w:val="both"/>
        <w:rPr>
          <w:rFonts w:ascii="Arial" w:hAnsi="Arial" w:cs="Arial"/>
          <w:sz w:val="22"/>
          <w:szCs w:val="22"/>
        </w:rPr>
      </w:pPr>
    </w:p>
    <w:p w14:paraId="1A65E543" w14:textId="77777777" w:rsidR="00E03C29" w:rsidRDefault="00E03C2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18761CF" w14:textId="0835FE35" w:rsidR="00C20B63" w:rsidRPr="00E03C29" w:rsidRDefault="00FA5FA3" w:rsidP="003E48FE">
      <w:pPr>
        <w:jc w:val="both"/>
        <w:rPr>
          <w:rFonts w:ascii="Arial" w:hAnsi="Arial" w:cs="Arial"/>
          <w:b/>
          <w:sz w:val="22"/>
          <w:szCs w:val="22"/>
        </w:rPr>
      </w:pPr>
      <w:r w:rsidRPr="00E03C29">
        <w:rPr>
          <w:rFonts w:ascii="Arial" w:hAnsi="Arial" w:cs="Arial"/>
          <w:b/>
          <w:sz w:val="22"/>
          <w:szCs w:val="22"/>
        </w:rPr>
        <w:lastRenderedPageBreak/>
        <w:t>References</w:t>
      </w:r>
    </w:p>
    <w:p w14:paraId="0303BDE4" w14:textId="77777777" w:rsidR="0020625E" w:rsidRPr="0095454A" w:rsidRDefault="00C05C0D" w:rsidP="0020625E">
      <w:pPr>
        <w:pStyle w:val="EndNoteBibliography"/>
        <w:ind w:left="720" w:hanging="720"/>
      </w:pPr>
      <w:r w:rsidRPr="0095454A">
        <w:rPr>
          <w:rFonts w:ascii="Arial" w:hAnsi="Arial" w:cs="Arial"/>
          <w:sz w:val="22"/>
          <w:szCs w:val="22"/>
        </w:rPr>
        <w:fldChar w:fldCharType="begin"/>
      </w:r>
      <w:r w:rsidRPr="0095454A">
        <w:rPr>
          <w:rFonts w:ascii="Arial" w:hAnsi="Arial" w:cs="Arial"/>
          <w:sz w:val="22"/>
          <w:szCs w:val="22"/>
        </w:rPr>
        <w:instrText xml:space="preserve"> ADDIN EN.REFLIST </w:instrText>
      </w:r>
      <w:r w:rsidRPr="0095454A">
        <w:rPr>
          <w:rFonts w:ascii="Arial" w:hAnsi="Arial" w:cs="Arial"/>
          <w:sz w:val="22"/>
          <w:szCs w:val="22"/>
        </w:rPr>
        <w:fldChar w:fldCharType="separate"/>
      </w:r>
      <w:r w:rsidR="0020625E" w:rsidRPr="0095454A">
        <w:t>1.</w:t>
      </w:r>
      <w:r w:rsidR="0020625E" w:rsidRPr="0095454A">
        <w:tab/>
        <w:t xml:space="preserve">Siegel, R.L., Miller, K.D. &amp; Jemal, A. Cancer statistics, 2019. </w:t>
      </w:r>
      <w:r w:rsidR="0020625E" w:rsidRPr="0095454A">
        <w:rPr>
          <w:i/>
        </w:rPr>
        <w:t>CA Cancer J Clin</w:t>
      </w:r>
      <w:r w:rsidR="0020625E" w:rsidRPr="0095454A">
        <w:t xml:space="preserve"> </w:t>
      </w:r>
      <w:r w:rsidR="0020625E" w:rsidRPr="0095454A">
        <w:rPr>
          <w:b/>
        </w:rPr>
        <w:t>69</w:t>
      </w:r>
      <w:r w:rsidR="0020625E" w:rsidRPr="0095454A">
        <w:t>, 7-34 (2019).</w:t>
      </w:r>
    </w:p>
    <w:p w14:paraId="10F38AE3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2.</w:t>
      </w:r>
      <w:r w:rsidRPr="0095454A">
        <w:tab/>
        <w:t>Chen, W.</w:t>
      </w:r>
      <w:r w:rsidRPr="0095454A">
        <w:rPr>
          <w:i/>
        </w:rPr>
        <w:t xml:space="preserve"> et al.</w:t>
      </w:r>
      <w:r w:rsidRPr="0095454A">
        <w:t xml:space="preserve"> Cancer statistics in China, 2015. </w:t>
      </w:r>
      <w:r w:rsidRPr="0095454A">
        <w:rPr>
          <w:i/>
        </w:rPr>
        <w:t>CA Cancer J Clin</w:t>
      </w:r>
      <w:r w:rsidRPr="0095454A">
        <w:t xml:space="preserve"> </w:t>
      </w:r>
      <w:r w:rsidRPr="0095454A">
        <w:rPr>
          <w:b/>
        </w:rPr>
        <w:t>66</w:t>
      </w:r>
      <w:r w:rsidRPr="0095454A">
        <w:t>, 115-32 (2016).</w:t>
      </w:r>
    </w:p>
    <w:p w14:paraId="3059CD93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3.</w:t>
      </w:r>
      <w:r w:rsidRPr="0095454A">
        <w:tab/>
        <w:t>Xu, X.H.</w:t>
      </w:r>
      <w:r w:rsidRPr="0095454A">
        <w:rPr>
          <w:i/>
        </w:rPr>
        <w:t xml:space="preserve"> et al.</w:t>
      </w:r>
      <w:r w:rsidRPr="0095454A">
        <w:t xml:space="preserve"> Hypoxic-stabilized EPAS1 proteins transactivate DNMT1 and cause promoter hypermethylation and transcription inhibition of EPAS1 in non-small cell lung cancer. </w:t>
      </w:r>
      <w:r w:rsidRPr="0095454A">
        <w:rPr>
          <w:i/>
        </w:rPr>
        <w:t>FASEB J</w:t>
      </w:r>
      <w:r w:rsidRPr="0095454A">
        <w:t>, fj201700715 (2018).</w:t>
      </w:r>
    </w:p>
    <w:p w14:paraId="77F7F5BC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4.</w:t>
      </w:r>
      <w:r w:rsidRPr="0095454A">
        <w:tab/>
        <w:t>Campaner, S.</w:t>
      </w:r>
      <w:r w:rsidRPr="0095454A">
        <w:rPr>
          <w:i/>
        </w:rPr>
        <w:t xml:space="preserve"> et al.</w:t>
      </w:r>
      <w:r w:rsidRPr="0095454A">
        <w:t xml:space="preserve"> Cdk2 suppresses cellular senescence induced by the c-myc oncogene. </w:t>
      </w:r>
      <w:r w:rsidRPr="0095454A">
        <w:rPr>
          <w:i/>
        </w:rPr>
        <w:t>Nat Cell Biol</w:t>
      </w:r>
      <w:r w:rsidRPr="0095454A">
        <w:t xml:space="preserve"> </w:t>
      </w:r>
      <w:r w:rsidRPr="0095454A">
        <w:rPr>
          <w:b/>
        </w:rPr>
        <w:t>12</w:t>
      </w:r>
      <w:r w:rsidRPr="0095454A">
        <w:t>, 54-9; sup pp 1-14 (2010).</w:t>
      </w:r>
    </w:p>
    <w:p w14:paraId="200851E0" w14:textId="77777777" w:rsidR="0020625E" w:rsidRPr="0095454A" w:rsidRDefault="0020625E" w:rsidP="0020625E">
      <w:pPr>
        <w:pStyle w:val="EndNoteBibliography"/>
        <w:ind w:left="720" w:hanging="720"/>
      </w:pPr>
      <w:r w:rsidRPr="0095454A">
        <w:t>5.</w:t>
      </w:r>
      <w:r w:rsidRPr="0095454A">
        <w:tab/>
        <w:t>Menke, J.</w:t>
      </w:r>
      <w:r w:rsidRPr="0095454A">
        <w:rPr>
          <w:i/>
        </w:rPr>
        <w:t xml:space="preserve"> et al.</w:t>
      </w:r>
      <w:r w:rsidRPr="0095454A">
        <w:t xml:space="preserve"> Uniparental Trisomy of a Mutated HRAS Proto-Oncogene in Embryonal Rhabdomyosarcoma of a Patient With Costello Syndrome. </w:t>
      </w:r>
      <w:r w:rsidRPr="0095454A">
        <w:rPr>
          <w:i/>
        </w:rPr>
        <w:t>J Clin Oncol</w:t>
      </w:r>
      <w:r w:rsidRPr="0095454A">
        <w:t xml:space="preserve"> </w:t>
      </w:r>
      <w:r w:rsidRPr="0095454A">
        <w:rPr>
          <w:b/>
        </w:rPr>
        <w:t>33</w:t>
      </w:r>
      <w:r w:rsidRPr="0095454A">
        <w:t>, e62-5 (2015).</w:t>
      </w:r>
    </w:p>
    <w:p w14:paraId="5898AE9C" w14:textId="77777777" w:rsidR="0020625E" w:rsidRPr="0095454A" w:rsidRDefault="0020625E" w:rsidP="0020625E">
      <w:pPr>
        <w:pStyle w:val="EndNoteBibliography"/>
        <w:ind w:left="720" w:hanging="720"/>
      </w:pPr>
      <w:r w:rsidRPr="0095454A">
        <w:t>6.</w:t>
      </w:r>
      <w:r w:rsidRPr="0095454A">
        <w:tab/>
        <w:t>Lei, Y.</w:t>
      </w:r>
      <w:r w:rsidRPr="0095454A">
        <w:rPr>
          <w:i/>
        </w:rPr>
        <w:t xml:space="preserve"> et al.</w:t>
      </w:r>
      <w:r w:rsidRPr="0095454A">
        <w:t xml:space="preserve"> Hdac7 promotes lung tumorigenesis by inhibiting Stat3 activation. </w:t>
      </w:r>
      <w:r w:rsidRPr="0095454A">
        <w:rPr>
          <w:i/>
        </w:rPr>
        <w:t>Mol Cancer</w:t>
      </w:r>
      <w:r w:rsidRPr="0095454A">
        <w:t xml:space="preserve"> </w:t>
      </w:r>
      <w:r w:rsidRPr="0095454A">
        <w:rPr>
          <w:b/>
        </w:rPr>
        <w:t>16</w:t>
      </w:r>
      <w:r w:rsidRPr="0095454A">
        <w:t>, 170 (2017).</w:t>
      </w:r>
    </w:p>
    <w:p w14:paraId="7397F39C" w14:textId="77777777" w:rsidR="0020625E" w:rsidRPr="0095454A" w:rsidRDefault="0020625E" w:rsidP="0020625E">
      <w:pPr>
        <w:pStyle w:val="EndNoteBibliography"/>
        <w:ind w:left="720" w:hanging="720"/>
      </w:pPr>
      <w:r w:rsidRPr="0095454A">
        <w:t>7.</w:t>
      </w:r>
      <w:r w:rsidRPr="0095454A">
        <w:tab/>
        <w:t>Pu, W.</w:t>
      </w:r>
      <w:r w:rsidRPr="0095454A">
        <w:rPr>
          <w:i/>
        </w:rPr>
        <w:t xml:space="preserve"> et al.</w:t>
      </w:r>
      <w:r w:rsidRPr="0095454A">
        <w:t xml:space="preserve"> Aberrant methylation of CDH13 can be a diagnostic biomarker for lung adenocarcinoma. </w:t>
      </w:r>
      <w:r w:rsidRPr="0095454A">
        <w:rPr>
          <w:i/>
        </w:rPr>
        <w:t>J Cancer</w:t>
      </w:r>
      <w:r w:rsidRPr="0095454A">
        <w:t xml:space="preserve"> </w:t>
      </w:r>
      <w:r w:rsidRPr="0095454A">
        <w:rPr>
          <w:b/>
        </w:rPr>
        <w:t>7</w:t>
      </w:r>
      <w:r w:rsidRPr="0095454A">
        <w:t>, 2280-2289 (2016).</w:t>
      </w:r>
    </w:p>
    <w:p w14:paraId="2FC2F40F" w14:textId="77777777" w:rsidR="0020625E" w:rsidRPr="0095454A" w:rsidRDefault="0020625E" w:rsidP="0020625E">
      <w:pPr>
        <w:pStyle w:val="EndNoteBibliography"/>
        <w:ind w:left="720" w:hanging="720"/>
      </w:pPr>
      <w:r w:rsidRPr="0095454A">
        <w:t>8.</w:t>
      </w:r>
      <w:r w:rsidRPr="0095454A">
        <w:tab/>
        <w:t>Jiang, D.</w:t>
      </w:r>
      <w:r w:rsidRPr="0095454A">
        <w:rPr>
          <w:i/>
        </w:rPr>
        <w:t xml:space="preserve"> et al.</w:t>
      </w:r>
      <w:r w:rsidRPr="0095454A">
        <w:t xml:space="preserve"> Epigenetic silencing of ZNF132 mediated by methylation-sensitive Sp1 binding promotes cancer progression in esophageal squamous cell carcinoma. </w:t>
      </w:r>
      <w:r w:rsidRPr="0095454A">
        <w:rPr>
          <w:i/>
        </w:rPr>
        <w:t>Cell Death Dis</w:t>
      </w:r>
      <w:r w:rsidRPr="0095454A">
        <w:t xml:space="preserve"> </w:t>
      </w:r>
      <w:r w:rsidRPr="0095454A">
        <w:rPr>
          <w:b/>
        </w:rPr>
        <w:t>10</w:t>
      </w:r>
      <w:r w:rsidRPr="0095454A">
        <w:t>, 1 (2018).</w:t>
      </w:r>
    </w:p>
    <w:p w14:paraId="24EA6F4D" w14:textId="77777777" w:rsidR="0020625E" w:rsidRPr="0095454A" w:rsidRDefault="0020625E" w:rsidP="0020625E">
      <w:pPr>
        <w:pStyle w:val="EndNoteBibliography"/>
        <w:ind w:left="720" w:hanging="720"/>
      </w:pPr>
      <w:r w:rsidRPr="0095454A">
        <w:t>9.</w:t>
      </w:r>
      <w:r w:rsidRPr="0095454A">
        <w:tab/>
        <w:t>Priestley, P.</w:t>
      </w:r>
      <w:r w:rsidRPr="0095454A">
        <w:rPr>
          <w:i/>
        </w:rPr>
        <w:t xml:space="preserve"> et al.</w:t>
      </w:r>
      <w:r w:rsidRPr="0095454A">
        <w:t xml:space="preserve"> Pan-cancer whole-genome analyses of metastatic solid tumours. </w:t>
      </w:r>
      <w:r w:rsidRPr="0095454A">
        <w:rPr>
          <w:i/>
        </w:rPr>
        <w:t>Nature</w:t>
      </w:r>
      <w:r w:rsidRPr="0095454A">
        <w:t xml:space="preserve"> </w:t>
      </w:r>
      <w:r w:rsidRPr="0095454A">
        <w:rPr>
          <w:b/>
        </w:rPr>
        <w:t>575</w:t>
      </w:r>
      <w:r w:rsidRPr="0095454A">
        <w:t>, 210-216 (2019).</w:t>
      </w:r>
    </w:p>
    <w:p w14:paraId="4F3F1F3E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10.</w:t>
      </w:r>
      <w:r w:rsidRPr="0095454A">
        <w:tab/>
        <w:t>Lee, S.H.</w:t>
      </w:r>
      <w:r w:rsidRPr="0095454A">
        <w:rPr>
          <w:i/>
        </w:rPr>
        <w:t xml:space="preserve"> et al.</w:t>
      </w:r>
      <w:r w:rsidRPr="0095454A">
        <w:t xml:space="preserve"> Widespread intronic polyadenylation inactivates tumour suppressor genes in leukaemia. </w:t>
      </w:r>
      <w:r w:rsidRPr="0095454A">
        <w:rPr>
          <w:i/>
        </w:rPr>
        <w:t>Nature</w:t>
      </w:r>
      <w:r w:rsidRPr="0095454A">
        <w:t xml:space="preserve"> </w:t>
      </w:r>
      <w:r w:rsidRPr="0095454A">
        <w:rPr>
          <w:b/>
        </w:rPr>
        <w:t>561</w:t>
      </w:r>
      <w:r w:rsidRPr="0095454A">
        <w:t>, 127-131 (2018).</w:t>
      </w:r>
    </w:p>
    <w:p w14:paraId="2FF2E0D2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11.</w:t>
      </w:r>
      <w:r w:rsidRPr="0095454A">
        <w:tab/>
        <w:t>Tsherniak, A.</w:t>
      </w:r>
      <w:r w:rsidRPr="0095454A">
        <w:rPr>
          <w:i/>
        </w:rPr>
        <w:t xml:space="preserve"> et al.</w:t>
      </w:r>
      <w:r w:rsidRPr="0095454A">
        <w:t xml:space="preserve"> Defining a Cancer Dependency Map. </w:t>
      </w:r>
      <w:r w:rsidRPr="0095454A">
        <w:rPr>
          <w:i/>
        </w:rPr>
        <w:t>Cell</w:t>
      </w:r>
      <w:r w:rsidRPr="0095454A">
        <w:t xml:space="preserve"> </w:t>
      </w:r>
      <w:r w:rsidRPr="0095454A">
        <w:rPr>
          <w:b/>
        </w:rPr>
        <w:t>170</w:t>
      </w:r>
      <w:r w:rsidRPr="0095454A">
        <w:t>, 564-576 e16 (2017).</w:t>
      </w:r>
    </w:p>
    <w:p w14:paraId="36E8D3D6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12.</w:t>
      </w:r>
      <w:r w:rsidRPr="0095454A">
        <w:tab/>
        <w:t xml:space="preserve">Palazzo, A.F. &amp; Lee, E.S. Non-coding RNA: what is functional and what is junk? </w:t>
      </w:r>
      <w:r w:rsidRPr="0095454A">
        <w:rPr>
          <w:i/>
        </w:rPr>
        <w:t>Front Genet</w:t>
      </w:r>
      <w:r w:rsidRPr="0095454A">
        <w:t xml:space="preserve"> </w:t>
      </w:r>
      <w:r w:rsidRPr="0095454A">
        <w:rPr>
          <w:b/>
        </w:rPr>
        <w:t>6</w:t>
      </w:r>
      <w:r w:rsidRPr="0095454A">
        <w:t>, 2 (2015).</w:t>
      </w:r>
    </w:p>
    <w:p w14:paraId="0EE33E3B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13.</w:t>
      </w:r>
      <w:r w:rsidRPr="0095454A">
        <w:tab/>
        <w:t>Zhou, J.</w:t>
      </w:r>
      <w:r w:rsidRPr="0095454A">
        <w:rPr>
          <w:i/>
        </w:rPr>
        <w:t xml:space="preserve"> et al.</w:t>
      </w:r>
      <w:r w:rsidRPr="0095454A">
        <w:t xml:space="preserve"> Whole-genome deep-learning analysis identifies contribution of noncoding mutations to autism risk. </w:t>
      </w:r>
      <w:r w:rsidRPr="0095454A">
        <w:rPr>
          <w:i/>
        </w:rPr>
        <w:t>Nat Genet</w:t>
      </w:r>
      <w:r w:rsidRPr="0095454A">
        <w:t xml:space="preserve"> </w:t>
      </w:r>
      <w:r w:rsidRPr="0095454A">
        <w:rPr>
          <w:b/>
        </w:rPr>
        <w:t>51</w:t>
      </w:r>
      <w:r w:rsidRPr="0095454A">
        <w:t>, 973-980 (2019).</w:t>
      </w:r>
    </w:p>
    <w:p w14:paraId="06DAE7E0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14.</w:t>
      </w:r>
      <w:r w:rsidRPr="0095454A">
        <w:tab/>
        <w:t xml:space="preserve">Slack, F.J. &amp; Chinnaiyan, A.M. The Role of Non-coding RNAs in Oncology. </w:t>
      </w:r>
      <w:r w:rsidRPr="0095454A">
        <w:rPr>
          <w:i/>
        </w:rPr>
        <w:t>Cell</w:t>
      </w:r>
      <w:r w:rsidRPr="0095454A">
        <w:t xml:space="preserve"> </w:t>
      </w:r>
      <w:r w:rsidRPr="0095454A">
        <w:rPr>
          <w:b/>
        </w:rPr>
        <w:t>179</w:t>
      </w:r>
      <w:r w:rsidRPr="0095454A">
        <w:t>, 1033-1055 (2019).</w:t>
      </w:r>
    </w:p>
    <w:p w14:paraId="3324F159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15.</w:t>
      </w:r>
      <w:r w:rsidRPr="0095454A">
        <w:tab/>
        <w:t xml:space="preserve">Sarropoulos, I., Marin, R., Cardoso-Moreira, M. &amp; Kaessmann, H. Developmental dynamics of lncRNAs across mammalian organs and species. </w:t>
      </w:r>
      <w:r w:rsidRPr="0095454A">
        <w:rPr>
          <w:i/>
        </w:rPr>
        <w:t>Nature</w:t>
      </w:r>
      <w:r w:rsidRPr="0095454A">
        <w:t xml:space="preserve"> </w:t>
      </w:r>
      <w:r w:rsidRPr="0095454A">
        <w:rPr>
          <w:b/>
        </w:rPr>
        <w:t>571</w:t>
      </w:r>
      <w:r w:rsidRPr="0095454A">
        <w:t>, 510-514 (2019).</w:t>
      </w:r>
    </w:p>
    <w:p w14:paraId="1FA0A0C2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16.</w:t>
      </w:r>
      <w:r w:rsidRPr="0095454A">
        <w:tab/>
        <w:t xml:space="preserve">Matsui, M. &amp; Corey, D.R. Non-coding RNAs as drug targets. </w:t>
      </w:r>
      <w:r w:rsidRPr="0095454A">
        <w:rPr>
          <w:i/>
        </w:rPr>
        <w:t>Nat Rev Drug Discov</w:t>
      </w:r>
      <w:r w:rsidRPr="0095454A">
        <w:t xml:space="preserve"> </w:t>
      </w:r>
      <w:r w:rsidRPr="0095454A">
        <w:rPr>
          <w:b/>
        </w:rPr>
        <w:t>16</w:t>
      </w:r>
      <w:r w:rsidRPr="0095454A">
        <w:t>, 167-179 (2017).</w:t>
      </w:r>
    </w:p>
    <w:p w14:paraId="7CE9F8FC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17.</w:t>
      </w:r>
      <w:r w:rsidRPr="0095454A">
        <w:tab/>
        <w:t>Kim, J.</w:t>
      </w:r>
      <w:r w:rsidRPr="0095454A">
        <w:rPr>
          <w:i/>
        </w:rPr>
        <w:t xml:space="preserve"> et al.</w:t>
      </w:r>
      <w:r w:rsidRPr="0095454A">
        <w:t xml:space="preserve"> Long noncoding RNA MALAT1 suppresses breast cancer metastasis. </w:t>
      </w:r>
      <w:r w:rsidRPr="0095454A">
        <w:rPr>
          <w:i/>
        </w:rPr>
        <w:t>Nat Genet</w:t>
      </w:r>
      <w:r w:rsidRPr="0095454A">
        <w:t xml:space="preserve"> </w:t>
      </w:r>
      <w:r w:rsidRPr="0095454A">
        <w:rPr>
          <w:b/>
        </w:rPr>
        <w:t>50</w:t>
      </w:r>
      <w:r w:rsidRPr="0095454A">
        <w:t>, 1705-1715 (2018).</w:t>
      </w:r>
    </w:p>
    <w:p w14:paraId="4D6CEC14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18.</w:t>
      </w:r>
      <w:r w:rsidRPr="0095454A">
        <w:tab/>
        <w:t xml:space="preserve">Anastasiadou, E., Jacob, L.S. &amp; Slack, F.J. Non-coding RNA networks in cancer. </w:t>
      </w:r>
      <w:r w:rsidRPr="0095454A">
        <w:rPr>
          <w:i/>
        </w:rPr>
        <w:t>Nat Rev Cancer</w:t>
      </w:r>
      <w:r w:rsidRPr="0095454A">
        <w:t xml:space="preserve"> </w:t>
      </w:r>
      <w:r w:rsidRPr="0095454A">
        <w:rPr>
          <w:b/>
        </w:rPr>
        <w:t>18</w:t>
      </w:r>
      <w:r w:rsidRPr="0095454A">
        <w:t>, 5-18 (2018).</w:t>
      </w:r>
    </w:p>
    <w:p w14:paraId="148A6A4F" w14:textId="77777777" w:rsidR="0020625E" w:rsidRPr="0095454A" w:rsidRDefault="0020625E" w:rsidP="0020625E">
      <w:pPr>
        <w:pStyle w:val="EndNoteBibliography"/>
        <w:ind w:left="720" w:hanging="720"/>
      </w:pPr>
      <w:r w:rsidRPr="0095454A">
        <w:t>19.</w:t>
      </w:r>
      <w:r w:rsidRPr="0095454A">
        <w:tab/>
        <w:t xml:space="preserve">Varn, F.S., Wang, Y., Mullins, D.W., Fiering, S. &amp; Cheng, C. Systematic Pan-Cancer Analysis Reveals Immune Cell Interactions in the Tumor Microenvironment. </w:t>
      </w:r>
      <w:r w:rsidRPr="0095454A">
        <w:rPr>
          <w:i/>
        </w:rPr>
        <w:t>Cancer Res</w:t>
      </w:r>
      <w:r w:rsidRPr="0095454A">
        <w:t xml:space="preserve"> </w:t>
      </w:r>
      <w:r w:rsidRPr="0095454A">
        <w:rPr>
          <w:b/>
        </w:rPr>
        <w:t>77</w:t>
      </w:r>
      <w:r w:rsidRPr="0095454A">
        <w:t>, 1271-1282 (2017).</w:t>
      </w:r>
    </w:p>
    <w:p w14:paraId="6EA8244D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20.</w:t>
      </w:r>
      <w:r w:rsidRPr="0095454A">
        <w:tab/>
        <w:t xml:space="preserve">Kumar, S. &amp; Weaver, V.M. Mechanics, malignancy, and metastasis: the force journey of a tumor cell. </w:t>
      </w:r>
      <w:r w:rsidRPr="0095454A">
        <w:rPr>
          <w:i/>
        </w:rPr>
        <w:t>Cancer Metastasis Rev</w:t>
      </w:r>
      <w:r w:rsidRPr="0095454A">
        <w:t xml:space="preserve"> </w:t>
      </w:r>
      <w:r w:rsidRPr="0095454A">
        <w:rPr>
          <w:b/>
        </w:rPr>
        <w:t>28</w:t>
      </w:r>
      <w:r w:rsidRPr="0095454A">
        <w:t>, 113-27 (2009).</w:t>
      </w:r>
    </w:p>
    <w:p w14:paraId="77377FEC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21.</w:t>
      </w:r>
      <w:r w:rsidRPr="0095454A">
        <w:tab/>
        <w:t>Sanchez-Vega, F.</w:t>
      </w:r>
      <w:r w:rsidRPr="0095454A">
        <w:rPr>
          <w:i/>
        </w:rPr>
        <w:t xml:space="preserve"> et al.</w:t>
      </w:r>
      <w:r w:rsidRPr="0095454A">
        <w:t xml:space="preserve"> Oncogenic Signaling Pathways in The Cancer Genome Atlas. </w:t>
      </w:r>
      <w:r w:rsidRPr="0095454A">
        <w:rPr>
          <w:i/>
        </w:rPr>
        <w:t>Cell</w:t>
      </w:r>
      <w:r w:rsidRPr="0095454A">
        <w:t xml:space="preserve"> </w:t>
      </w:r>
      <w:r w:rsidRPr="0095454A">
        <w:rPr>
          <w:b/>
        </w:rPr>
        <w:t>173</w:t>
      </w:r>
      <w:r w:rsidRPr="0095454A">
        <w:t>, 321-337 e10 (2018).</w:t>
      </w:r>
    </w:p>
    <w:p w14:paraId="22BAEC99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22.</w:t>
      </w:r>
      <w:r w:rsidRPr="0095454A">
        <w:tab/>
        <w:t xml:space="preserve">Saghafinia, S., Mina, M., Riggi, N., Hanahan, D. &amp; Ciriello, G. Pan-Cancer Landscape of Aberrant DNA Methylation across Human Tumors. </w:t>
      </w:r>
      <w:r w:rsidRPr="0095454A">
        <w:rPr>
          <w:i/>
        </w:rPr>
        <w:t>Cell Rep</w:t>
      </w:r>
      <w:r w:rsidRPr="0095454A">
        <w:t xml:space="preserve"> </w:t>
      </w:r>
      <w:r w:rsidRPr="0095454A">
        <w:rPr>
          <w:b/>
        </w:rPr>
        <w:t>25</w:t>
      </w:r>
      <w:r w:rsidRPr="0095454A">
        <w:t>, 1066-1080 e8 (2018).</w:t>
      </w:r>
    </w:p>
    <w:p w14:paraId="1DA37419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23.</w:t>
      </w:r>
      <w:r w:rsidRPr="0095454A">
        <w:tab/>
        <w:t xml:space="preserve">Bennett, R.L. &amp; Licht, J.D. Targeting Epigenetics in Cancer. </w:t>
      </w:r>
      <w:r w:rsidRPr="0095454A">
        <w:rPr>
          <w:i/>
        </w:rPr>
        <w:t>Annu Rev Pharmacol Toxicol</w:t>
      </w:r>
      <w:r w:rsidRPr="0095454A">
        <w:t xml:space="preserve"> </w:t>
      </w:r>
      <w:r w:rsidRPr="0095454A">
        <w:rPr>
          <w:b/>
        </w:rPr>
        <w:t>58</w:t>
      </w:r>
      <w:r w:rsidRPr="0095454A">
        <w:t>, 187-207 (2018).</w:t>
      </w:r>
    </w:p>
    <w:p w14:paraId="62127A50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24.</w:t>
      </w:r>
      <w:r w:rsidRPr="0095454A">
        <w:tab/>
        <w:t>Bailey, M.H.</w:t>
      </w:r>
      <w:r w:rsidRPr="0095454A">
        <w:rPr>
          <w:i/>
        </w:rPr>
        <w:t xml:space="preserve"> et al.</w:t>
      </w:r>
      <w:r w:rsidRPr="0095454A">
        <w:t xml:space="preserve"> Comprehensive Characterization of Cancer Driver Genes and Mutations. </w:t>
      </w:r>
      <w:r w:rsidRPr="0095454A">
        <w:rPr>
          <w:i/>
        </w:rPr>
        <w:t>Cell</w:t>
      </w:r>
      <w:r w:rsidRPr="0095454A">
        <w:t xml:space="preserve"> </w:t>
      </w:r>
      <w:r w:rsidRPr="0095454A">
        <w:rPr>
          <w:b/>
        </w:rPr>
        <w:t>173</w:t>
      </w:r>
      <w:r w:rsidRPr="0095454A">
        <w:t>, 371-385.e18 (2018).</w:t>
      </w:r>
    </w:p>
    <w:p w14:paraId="515B6BBF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25.</w:t>
      </w:r>
      <w:r w:rsidRPr="0095454A">
        <w:tab/>
        <w:t>Zack, T.I.</w:t>
      </w:r>
      <w:r w:rsidRPr="0095454A">
        <w:rPr>
          <w:i/>
        </w:rPr>
        <w:t xml:space="preserve"> et al.</w:t>
      </w:r>
      <w:r w:rsidRPr="0095454A">
        <w:t xml:space="preserve"> Pan-cancer patterns of somatic copy number alteration. </w:t>
      </w:r>
      <w:r w:rsidRPr="0095454A">
        <w:rPr>
          <w:i/>
        </w:rPr>
        <w:t>Nat Genet</w:t>
      </w:r>
      <w:r w:rsidRPr="0095454A">
        <w:t xml:space="preserve"> </w:t>
      </w:r>
      <w:r w:rsidRPr="0095454A">
        <w:rPr>
          <w:b/>
        </w:rPr>
        <w:t>45</w:t>
      </w:r>
      <w:r w:rsidRPr="0095454A">
        <w:t>, 1134-40 (2013).</w:t>
      </w:r>
    </w:p>
    <w:p w14:paraId="34694045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26.</w:t>
      </w:r>
      <w:r w:rsidRPr="0095454A">
        <w:tab/>
        <w:t>Lawrence, M.S.</w:t>
      </w:r>
      <w:r w:rsidRPr="0095454A">
        <w:rPr>
          <w:i/>
        </w:rPr>
        <w:t xml:space="preserve"> et al.</w:t>
      </w:r>
      <w:r w:rsidRPr="0095454A">
        <w:t xml:space="preserve"> Discovery and saturation analysis of cancer genes across 21 tumour types. </w:t>
      </w:r>
      <w:r w:rsidRPr="0095454A">
        <w:rPr>
          <w:i/>
        </w:rPr>
        <w:t>Nature</w:t>
      </w:r>
      <w:r w:rsidRPr="0095454A">
        <w:t xml:space="preserve"> </w:t>
      </w:r>
      <w:r w:rsidRPr="0095454A">
        <w:rPr>
          <w:b/>
        </w:rPr>
        <w:t>505</w:t>
      </w:r>
      <w:r w:rsidRPr="0095454A">
        <w:t>, 495-501 (2014).</w:t>
      </w:r>
    </w:p>
    <w:p w14:paraId="0C821132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27.</w:t>
      </w:r>
      <w:r w:rsidRPr="0095454A">
        <w:tab/>
        <w:t>Esposito, R.</w:t>
      </w:r>
      <w:r w:rsidRPr="0095454A">
        <w:rPr>
          <w:i/>
        </w:rPr>
        <w:t xml:space="preserve"> et al.</w:t>
      </w:r>
      <w:r w:rsidRPr="0095454A">
        <w:t xml:space="preserve"> Oncogenic Properties of the Antisense lncRNA COMET in BRAF- and RET-Driven Papillary Thyroid Carcinomas. </w:t>
      </w:r>
      <w:r w:rsidRPr="0095454A">
        <w:rPr>
          <w:i/>
        </w:rPr>
        <w:t>Cancer Res</w:t>
      </w:r>
      <w:r w:rsidRPr="0095454A">
        <w:t xml:space="preserve"> </w:t>
      </w:r>
      <w:r w:rsidRPr="0095454A">
        <w:rPr>
          <w:b/>
        </w:rPr>
        <w:t>79</w:t>
      </w:r>
      <w:r w:rsidRPr="0095454A">
        <w:t>, 2124-2135 (2019).</w:t>
      </w:r>
    </w:p>
    <w:p w14:paraId="7B86E78D" w14:textId="77777777" w:rsidR="0020625E" w:rsidRPr="0095454A" w:rsidRDefault="0020625E" w:rsidP="0020625E">
      <w:pPr>
        <w:pStyle w:val="EndNoteBibliography"/>
        <w:ind w:left="720" w:hanging="720"/>
      </w:pPr>
      <w:r w:rsidRPr="0095454A">
        <w:lastRenderedPageBreak/>
        <w:t>28.</w:t>
      </w:r>
      <w:r w:rsidRPr="0095454A">
        <w:tab/>
        <w:t>Canzio, D.</w:t>
      </w:r>
      <w:r w:rsidRPr="0095454A">
        <w:rPr>
          <w:i/>
        </w:rPr>
        <w:t xml:space="preserve"> et al.</w:t>
      </w:r>
      <w:r w:rsidRPr="0095454A">
        <w:t xml:space="preserve"> Antisense lncRNA Transcription Mediates DNA Demethylation to Drive Stochastic Protocadherin alpha Promoter Choice. </w:t>
      </w:r>
      <w:r w:rsidRPr="0095454A">
        <w:rPr>
          <w:i/>
        </w:rPr>
        <w:t>Cell</w:t>
      </w:r>
      <w:r w:rsidRPr="0095454A">
        <w:t xml:space="preserve"> </w:t>
      </w:r>
      <w:r w:rsidRPr="0095454A">
        <w:rPr>
          <w:b/>
        </w:rPr>
        <w:t>177</w:t>
      </w:r>
      <w:r w:rsidRPr="0095454A">
        <w:t>, 639-653.e15 (2019).</w:t>
      </w:r>
    </w:p>
    <w:p w14:paraId="0E9AA04E" w14:textId="77777777" w:rsidR="0020625E" w:rsidRPr="0095454A" w:rsidRDefault="0020625E" w:rsidP="0020625E">
      <w:pPr>
        <w:pStyle w:val="EndNoteBibliography"/>
        <w:ind w:left="720" w:hanging="720"/>
      </w:pPr>
      <w:r w:rsidRPr="0095454A">
        <w:t>29.</w:t>
      </w:r>
      <w:r w:rsidRPr="0095454A">
        <w:tab/>
        <w:t>Sun, X.</w:t>
      </w:r>
      <w:r w:rsidRPr="0095454A">
        <w:rPr>
          <w:i/>
        </w:rPr>
        <w:t xml:space="preserve"> et al.</w:t>
      </w:r>
      <w:r w:rsidRPr="0095454A">
        <w:t xml:space="preserve"> MicroRNA-181b regulates NF-kappaB-mediated vascular inflammation. </w:t>
      </w:r>
      <w:r w:rsidRPr="0095454A">
        <w:rPr>
          <w:i/>
        </w:rPr>
        <w:t>J Clin Invest</w:t>
      </w:r>
      <w:r w:rsidRPr="0095454A">
        <w:t xml:space="preserve"> </w:t>
      </w:r>
      <w:r w:rsidRPr="0095454A">
        <w:rPr>
          <w:b/>
        </w:rPr>
        <w:t>122</w:t>
      </w:r>
      <w:r w:rsidRPr="0095454A">
        <w:t>, 1973-90 (2012).</w:t>
      </w:r>
    </w:p>
    <w:p w14:paraId="14A5AD2E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30.</w:t>
      </w:r>
      <w:r w:rsidRPr="0095454A">
        <w:tab/>
        <w:t xml:space="preserve">Mochizuki, Y. &amp; Majerus, P.W. Characterization of myotubularin-related protein 7 and its binding partner, myotubularin-related protein 9. </w:t>
      </w:r>
      <w:r w:rsidRPr="0095454A">
        <w:rPr>
          <w:i/>
        </w:rPr>
        <w:t>Proc Natl Acad Sci U S A</w:t>
      </w:r>
      <w:r w:rsidRPr="0095454A">
        <w:t xml:space="preserve"> </w:t>
      </w:r>
      <w:r w:rsidRPr="0095454A">
        <w:rPr>
          <w:b/>
        </w:rPr>
        <w:t>100</w:t>
      </w:r>
      <w:r w:rsidRPr="0095454A">
        <w:t>, 9768-73 (2003).</w:t>
      </w:r>
    </w:p>
    <w:p w14:paraId="15CAACF3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31.</w:t>
      </w:r>
      <w:r w:rsidRPr="0095454A">
        <w:tab/>
        <w:t>Hu, Y.</w:t>
      </w:r>
      <w:r w:rsidRPr="0095454A">
        <w:rPr>
          <w:i/>
        </w:rPr>
        <w:t xml:space="preserve"> et al.</w:t>
      </w:r>
      <w:r w:rsidRPr="0095454A">
        <w:t xml:space="preserve"> Long noncoding RNA GAPLINC regulates CD44-dependent cell invasiveness and associates with poor prognosis of gastric cancer. </w:t>
      </w:r>
      <w:r w:rsidRPr="0095454A">
        <w:rPr>
          <w:i/>
        </w:rPr>
        <w:t>Cancer Res</w:t>
      </w:r>
      <w:r w:rsidRPr="0095454A">
        <w:t xml:space="preserve"> </w:t>
      </w:r>
      <w:r w:rsidRPr="0095454A">
        <w:rPr>
          <w:b/>
        </w:rPr>
        <w:t>74</w:t>
      </w:r>
      <w:r w:rsidRPr="0095454A">
        <w:t>, 6890-902 (2014).</w:t>
      </w:r>
    </w:p>
    <w:p w14:paraId="12C09624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32.</w:t>
      </w:r>
      <w:r w:rsidRPr="0095454A">
        <w:tab/>
        <w:t>Gupta, R.A.</w:t>
      </w:r>
      <w:r w:rsidRPr="0095454A">
        <w:rPr>
          <w:i/>
        </w:rPr>
        <w:t xml:space="preserve"> et al.</w:t>
      </w:r>
      <w:r w:rsidRPr="0095454A">
        <w:t xml:space="preserve"> Long non-coding RNA HOTAIR reprograms chromatin state to promote cancer metastasis. </w:t>
      </w:r>
      <w:r w:rsidRPr="0095454A">
        <w:rPr>
          <w:i/>
        </w:rPr>
        <w:t>Nature</w:t>
      </w:r>
      <w:r w:rsidRPr="0095454A">
        <w:t xml:space="preserve"> </w:t>
      </w:r>
      <w:r w:rsidRPr="0095454A">
        <w:rPr>
          <w:b/>
        </w:rPr>
        <w:t>464</w:t>
      </w:r>
      <w:r w:rsidRPr="0095454A">
        <w:t>, 1071-6 (2010).</w:t>
      </w:r>
    </w:p>
    <w:p w14:paraId="7172402E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33.</w:t>
      </w:r>
      <w:r w:rsidRPr="0095454A">
        <w:tab/>
        <w:t>Peng, L.</w:t>
      </w:r>
      <w:r w:rsidRPr="0095454A">
        <w:rPr>
          <w:i/>
        </w:rPr>
        <w:t xml:space="preserve"> et al.</w:t>
      </w:r>
      <w:r w:rsidRPr="0095454A">
        <w:t xml:space="preserve"> Super-Enhancer-Associated Long Noncoding RNA HCCL5 Is Activated by ZEB1 and Promotes the Malignancy of Hepatocellular Carcinoma. </w:t>
      </w:r>
      <w:r w:rsidRPr="0095454A">
        <w:rPr>
          <w:i/>
        </w:rPr>
        <w:t>Cancer Res</w:t>
      </w:r>
      <w:r w:rsidRPr="0095454A">
        <w:t xml:space="preserve"> </w:t>
      </w:r>
      <w:r w:rsidRPr="0095454A">
        <w:rPr>
          <w:b/>
        </w:rPr>
        <w:t>79</w:t>
      </w:r>
      <w:r w:rsidRPr="0095454A">
        <w:t>, 572-584 (2019).</w:t>
      </w:r>
    </w:p>
    <w:p w14:paraId="218EFA41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34.</w:t>
      </w:r>
      <w:r w:rsidRPr="0095454A">
        <w:tab/>
        <w:t>Hosono, Y.</w:t>
      </w:r>
      <w:r w:rsidRPr="0095454A">
        <w:rPr>
          <w:i/>
        </w:rPr>
        <w:t xml:space="preserve"> et al.</w:t>
      </w:r>
      <w:r w:rsidRPr="0095454A">
        <w:t xml:space="preserve"> Oncogenic Role of THOR, a Conserved Cancer/Testis Long Non-coding RNA. </w:t>
      </w:r>
      <w:r w:rsidRPr="0095454A">
        <w:rPr>
          <w:i/>
        </w:rPr>
        <w:t>Cell</w:t>
      </w:r>
      <w:r w:rsidRPr="0095454A">
        <w:t xml:space="preserve"> </w:t>
      </w:r>
      <w:r w:rsidRPr="0095454A">
        <w:rPr>
          <w:b/>
        </w:rPr>
        <w:t>171</w:t>
      </w:r>
      <w:r w:rsidRPr="0095454A">
        <w:t>, 1559-1572 e20 (2017).</w:t>
      </w:r>
    </w:p>
    <w:p w14:paraId="35B790AF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35.</w:t>
      </w:r>
      <w:r w:rsidRPr="0095454A">
        <w:tab/>
        <w:t xml:space="preserve">Lapenna, S. &amp; Giordano, A. Cell cycle kinases as therapeutic targets for cancer. </w:t>
      </w:r>
      <w:r w:rsidRPr="0095454A">
        <w:rPr>
          <w:i/>
        </w:rPr>
        <w:t>Nat Rev Drug Discov</w:t>
      </w:r>
      <w:r w:rsidRPr="0095454A">
        <w:t xml:space="preserve"> </w:t>
      </w:r>
      <w:r w:rsidRPr="0095454A">
        <w:rPr>
          <w:b/>
        </w:rPr>
        <w:t>8</w:t>
      </w:r>
      <w:r w:rsidRPr="0095454A">
        <w:t>, 547-66 (2009).</w:t>
      </w:r>
    </w:p>
    <w:p w14:paraId="2ABFA2FF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36.</w:t>
      </w:r>
      <w:r w:rsidRPr="0095454A">
        <w:tab/>
        <w:t>Ota, T.</w:t>
      </w:r>
      <w:r w:rsidRPr="0095454A">
        <w:rPr>
          <w:i/>
        </w:rPr>
        <w:t xml:space="preserve"> et al.</w:t>
      </w:r>
      <w:r w:rsidRPr="0095454A">
        <w:t xml:space="preserve"> Complete sequencing and characterization of 21,243 full-length human cDNAs. </w:t>
      </w:r>
      <w:r w:rsidRPr="0095454A">
        <w:rPr>
          <w:i/>
        </w:rPr>
        <w:t>Nat Genet</w:t>
      </w:r>
      <w:r w:rsidRPr="0095454A">
        <w:t xml:space="preserve"> </w:t>
      </w:r>
      <w:r w:rsidRPr="0095454A">
        <w:rPr>
          <w:b/>
        </w:rPr>
        <w:t>36</w:t>
      </w:r>
      <w:r w:rsidRPr="0095454A">
        <w:t>, 40-5 (2004).</w:t>
      </w:r>
    </w:p>
    <w:p w14:paraId="56EED124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37.</w:t>
      </w:r>
      <w:r w:rsidRPr="0095454A">
        <w:tab/>
        <w:t>Kohler, M.</w:t>
      </w:r>
      <w:r w:rsidRPr="0095454A">
        <w:rPr>
          <w:i/>
        </w:rPr>
        <w:t xml:space="preserve"> et al.</w:t>
      </w:r>
      <w:r w:rsidRPr="0095454A">
        <w:t xml:space="preserve"> Cloning of two novel human importin-alpha subunits and analysis of the expression pattern of the importin-alpha protein family. </w:t>
      </w:r>
      <w:r w:rsidRPr="0095454A">
        <w:rPr>
          <w:i/>
        </w:rPr>
        <w:t>FEBS Lett</w:t>
      </w:r>
      <w:r w:rsidRPr="0095454A">
        <w:t xml:space="preserve"> </w:t>
      </w:r>
      <w:r w:rsidRPr="0095454A">
        <w:rPr>
          <w:b/>
        </w:rPr>
        <w:t>417</w:t>
      </w:r>
      <w:r w:rsidRPr="0095454A">
        <w:t>, 104-8 (1997).</w:t>
      </w:r>
    </w:p>
    <w:p w14:paraId="2718A4F1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38.</w:t>
      </w:r>
      <w:r w:rsidRPr="0095454A">
        <w:tab/>
        <w:t>Aratani, S.</w:t>
      </w:r>
      <w:r w:rsidRPr="0095454A">
        <w:rPr>
          <w:i/>
        </w:rPr>
        <w:t xml:space="preserve"> et al.</w:t>
      </w:r>
      <w:r w:rsidRPr="0095454A">
        <w:t xml:space="preserve"> The nuclear import of RNA helicase A is mediated by importin-alpha3. </w:t>
      </w:r>
      <w:r w:rsidRPr="0095454A">
        <w:rPr>
          <w:i/>
        </w:rPr>
        <w:t>Biochem Biophys Res Commun</w:t>
      </w:r>
      <w:r w:rsidRPr="0095454A">
        <w:t xml:space="preserve"> </w:t>
      </w:r>
      <w:r w:rsidRPr="0095454A">
        <w:rPr>
          <w:b/>
        </w:rPr>
        <w:t>340</w:t>
      </w:r>
      <w:r w:rsidRPr="0095454A">
        <w:t>, 125-33 (2006).</w:t>
      </w:r>
    </w:p>
    <w:p w14:paraId="7C98340E" w14:textId="77777777" w:rsidR="0020625E" w:rsidRPr="0095454A" w:rsidRDefault="0020625E" w:rsidP="0020625E">
      <w:pPr>
        <w:pStyle w:val="EndNoteBibliography"/>
        <w:ind w:left="720" w:hanging="720"/>
      </w:pPr>
      <w:r w:rsidRPr="0095454A">
        <w:t>39.</w:t>
      </w:r>
      <w:r w:rsidRPr="0095454A">
        <w:tab/>
        <w:t>Yang, J.</w:t>
      </w:r>
      <w:r w:rsidRPr="0095454A">
        <w:rPr>
          <w:i/>
        </w:rPr>
        <w:t xml:space="preserve"> et al.</w:t>
      </w:r>
      <w:r w:rsidRPr="0095454A">
        <w:t xml:space="preserve"> Inhibition of KPNA4 attenuates prostate cancer metastasis. </w:t>
      </w:r>
      <w:r w:rsidRPr="0095454A">
        <w:rPr>
          <w:i/>
        </w:rPr>
        <w:t>Oncogene</w:t>
      </w:r>
      <w:r w:rsidRPr="0095454A">
        <w:t xml:space="preserve"> </w:t>
      </w:r>
      <w:r w:rsidRPr="0095454A">
        <w:rPr>
          <w:b/>
        </w:rPr>
        <w:t>36</w:t>
      </w:r>
      <w:r w:rsidRPr="0095454A">
        <w:t>, 2868-2878 (2017).</w:t>
      </w:r>
    </w:p>
    <w:p w14:paraId="75DC25D8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40.</w:t>
      </w:r>
      <w:r w:rsidRPr="0095454A">
        <w:tab/>
        <w:t>Menard, M.</w:t>
      </w:r>
      <w:r w:rsidRPr="0095454A">
        <w:rPr>
          <w:i/>
        </w:rPr>
        <w:t xml:space="preserve"> et al.</w:t>
      </w:r>
      <w:r w:rsidRPr="0095454A">
        <w:t xml:space="preserve"> Hey1- and p53-dependent TrkC proapoptotic activity controls neuroblastoma growth. </w:t>
      </w:r>
      <w:r w:rsidRPr="0095454A">
        <w:rPr>
          <w:i/>
        </w:rPr>
        <w:t>PLoS Biol</w:t>
      </w:r>
      <w:r w:rsidRPr="0095454A">
        <w:t xml:space="preserve"> </w:t>
      </w:r>
      <w:r w:rsidRPr="0095454A">
        <w:rPr>
          <w:b/>
        </w:rPr>
        <w:t>16</w:t>
      </w:r>
      <w:r w:rsidRPr="0095454A">
        <w:t>, e2002912 (2018).</w:t>
      </w:r>
    </w:p>
    <w:p w14:paraId="499AA167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41.</w:t>
      </w:r>
      <w:r w:rsidRPr="0095454A">
        <w:tab/>
        <w:t>Bertoli, G.</w:t>
      </w:r>
      <w:r w:rsidRPr="0095454A">
        <w:rPr>
          <w:i/>
        </w:rPr>
        <w:t xml:space="preserve"> et al.</w:t>
      </w:r>
      <w:r w:rsidRPr="0095454A">
        <w:t xml:space="preserve"> MicroRNA-567 dysregulation contributes to carcinogenesis of breast cancer, targeting tumor cell proliferation, and migration. </w:t>
      </w:r>
      <w:r w:rsidRPr="0095454A">
        <w:rPr>
          <w:i/>
        </w:rPr>
        <w:t>Breast Cancer Res Treat</w:t>
      </w:r>
      <w:r w:rsidRPr="0095454A">
        <w:t xml:space="preserve"> </w:t>
      </w:r>
      <w:r w:rsidRPr="0095454A">
        <w:rPr>
          <w:b/>
        </w:rPr>
        <w:t>161</w:t>
      </w:r>
      <w:r w:rsidRPr="0095454A">
        <w:t>, 605-616 (2017).</w:t>
      </w:r>
    </w:p>
    <w:p w14:paraId="5DF9D013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42.</w:t>
      </w:r>
      <w:r w:rsidRPr="0095454A">
        <w:tab/>
        <w:t xml:space="preserve">Zhang, M., Luo, H. &amp; Hui, L. MiR-3619-5p hampers proliferation and cisplatin resistance in cutaneous squamous-cell carcinoma via KPNA4. </w:t>
      </w:r>
      <w:r w:rsidRPr="0095454A">
        <w:rPr>
          <w:i/>
        </w:rPr>
        <w:t>Biochem Biophys Res Commun</w:t>
      </w:r>
      <w:r w:rsidRPr="0095454A">
        <w:t xml:space="preserve"> </w:t>
      </w:r>
      <w:r w:rsidRPr="0095454A">
        <w:rPr>
          <w:b/>
        </w:rPr>
        <w:t>513</w:t>
      </w:r>
      <w:r w:rsidRPr="0095454A">
        <w:t>, 419-425 (2019).</w:t>
      </w:r>
    </w:p>
    <w:p w14:paraId="2D0898AB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43.</w:t>
      </w:r>
      <w:r w:rsidRPr="0095454A">
        <w:tab/>
        <w:t>Huttlin, E.L.</w:t>
      </w:r>
      <w:r w:rsidRPr="0095454A">
        <w:rPr>
          <w:i/>
        </w:rPr>
        <w:t xml:space="preserve"> et al.</w:t>
      </w:r>
      <w:r w:rsidRPr="0095454A">
        <w:t xml:space="preserve"> Architecture of the human interactome defines protein communities and disease networks. </w:t>
      </w:r>
      <w:r w:rsidRPr="0095454A">
        <w:rPr>
          <w:i/>
        </w:rPr>
        <w:t>Nature</w:t>
      </w:r>
      <w:r w:rsidRPr="0095454A">
        <w:t xml:space="preserve"> </w:t>
      </w:r>
      <w:r w:rsidRPr="0095454A">
        <w:rPr>
          <w:b/>
        </w:rPr>
        <w:t>545</w:t>
      </w:r>
      <w:r w:rsidRPr="0095454A">
        <w:t>, 505-509 (2017).</w:t>
      </w:r>
    </w:p>
    <w:p w14:paraId="4D437B22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44.</w:t>
      </w:r>
      <w:r w:rsidRPr="0095454A">
        <w:tab/>
        <w:t>St-Denis, N.</w:t>
      </w:r>
      <w:r w:rsidRPr="0095454A">
        <w:rPr>
          <w:i/>
        </w:rPr>
        <w:t xml:space="preserve"> et al.</w:t>
      </w:r>
      <w:r w:rsidRPr="0095454A">
        <w:t xml:space="preserve"> Phenotypic and Interaction Profiling of the Human Phosphatases Identifies Diverse Mitotic Regulators. </w:t>
      </w:r>
      <w:r w:rsidRPr="0095454A">
        <w:rPr>
          <w:i/>
        </w:rPr>
        <w:t>Cell Rep</w:t>
      </w:r>
      <w:r w:rsidRPr="0095454A">
        <w:t xml:space="preserve"> </w:t>
      </w:r>
      <w:r w:rsidRPr="0095454A">
        <w:rPr>
          <w:b/>
        </w:rPr>
        <w:t>17</w:t>
      </w:r>
      <w:r w:rsidRPr="0095454A">
        <w:t>, 2488-2501 (2016).</w:t>
      </w:r>
    </w:p>
    <w:p w14:paraId="5983BB2A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45.</w:t>
      </w:r>
      <w:r w:rsidRPr="0095454A">
        <w:tab/>
        <w:t xml:space="preserve">Zou, J., Chang, S.C., Marjanovic, J. &amp; Majerus, P.W. MTMR9 increases MTMR6 enzyme activity, stability, and role in apoptosis. </w:t>
      </w:r>
      <w:r w:rsidRPr="0095454A">
        <w:rPr>
          <w:i/>
        </w:rPr>
        <w:t>J Biol Chem</w:t>
      </w:r>
      <w:r w:rsidRPr="0095454A">
        <w:t xml:space="preserve"> </w:t>
      </w:r>
      <w:r w:rsidRPr="0095454A">
        <w:rPr>
          <w:b/>
        </w:rPr>
        <w:t>284</w:t>
      </w:r>
      <w:r w:rsidRPr="0095454A">
        <w:t>, 2064-71 (2009).</w:t>
      </w:r>
    </w:p>
    <w:p w14:paraId="745303A9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46.</w:t>
      </w:r>
      <w:r w:rsidRPr="0095454A">
        <w:tab/>
        <w:t>Zou, J.</w:t>
      </w:r>
      <w:r w:rsidRPr="0095454A">
        <w:rPr>
          <w:i/>
        </w:rPr>
        <w:t xml:space="preserve"> et al.</w:t>
      </w:r>
      <w:r w:rsidRPr="0095454A">
        <w:t xml:space="preserve"> Myotubularin-related protein (MTMR) 9 determines the enzymatic activity, substrate specificity, and role in autophagy of MTMR8. </w:t>
      </w:r>
      <w:r w:rsidRPr="0095454A">
        <w:rPr>
          <w:i/>
        </w:rPr>
        <w:t>Proc Natl Acad Sci U S A</w:t>
      </w:r>
      <w:r w:rsidRPr="0095454A">
        <w:t xml:space="preserve"> </w:t>
      </w:r>
      <w:r w:rsidRPr="0095454A">
        <w:rPr>
          <w:b/>
        </w:rPr>
        <w:t>109</w:t>
      </w:r>
      <w:r w:rsidRPr="0095454A">
        <w:t>, 9539-44 (2012).</w:t>
      </w:r>
    </w:p>
    <w:p w14:paraId="6E1271BA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47.</w:t>
      </w:r>
      <w:r w:rsidRPr="0095454A">
        <w:tab/>
        <w:t>Maekawa, M.</w:t>
      </w:r>
      <w:r w:rsidRPr="0095454A">
        <w:rPr>
          <w:i/>
        </w:rPr>
        <w:t xml:space="preserve"> et al.</w:t>
      </w:r>
      <w:r w:rsidRPr="0095454A">
        <w:t xml:space="preserve"> Sequential breakdown of 3-phosphorylated phosphoinositides is essential for the completion of macropinocytosis. </w:t>
      </w:r>
      <w:r w:rsidRPr="0095454A">
        <w:rPr>
          <w:i/>
        </w:rPr>
        <w:t>Proc Natl Acad Sci U S A</w:t>
      </w:r>
      <w:r w:rsidRPr="0095454A">
        <w:t xml:space="preserve"> </w:t>
      </w:r>
      <w:r w:rsidRPr="0095454A">
        <w:rPr>
          <w:b/>
        </w:rPr>
        <w:t>111</w:t>
      </w:r>
      <w:r w:rsidRPr="0095454A">
        <w:t>, E978-87 (2014).</w:t>
      </w:r>
    </w:p>
    <w:p w14:paraId="60986100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48.</w:t>
      </w:r>
      <w:r w:rsidRPr="0095454A">
        <w:tab/>
        <w:t>Appel, S.</w:t>
      </w:r>
      <w:r w:rsidRPr="0095454A">
        <w:rPr>
          <w:i/>
        </w:rPr>
        <w:t xml:space="preserve"> et al.</w:t>
      </w:r>
      <w:r w:rsidRPr="0095454A">
        <w:t xml:space="preserve"> Identification and localization of a new human myotubularin-related protein gene, mtmr8, on 8p22-p23. </w:t>
      </w:r>
      <w:r w:rsidRPr="0095454A">
        <w:rPr>
          <w:i/>
        </w:rPr>
        <w:t>Genomics</w:t>
      </w:r>
      <w:r w:rsidRPr="0095454A">
        <w:t xml:space="preserve"> </w:t>
      </w:r>
      <w:r w:rsidRPr="0095454A">
        <w:rPr>
          <w:b/>
        </w:rPr>
        <w:t>75</w:t>
      </w:r>
      <w:r w:rsidRPr="0095454A">
        <w:t>, 6-8 (2001).</w:t>
      </w:r>
    </w:p>
    <w:p w14:paraId="4B707DAB" w14:textId="77777777" w:rsidR="0020625E" w:rsidRPr="0095454A" w:rsidRDefault="0020625E" w:rsidP="0020625E">
      <w:pPr>
        <w:pStyle w:val="EndNoteBibliography"/>
        <w:ind w:left="720" w:hanging="720"/>
      </w:pPr>
      <w:r w:rsidRPr="0095454A">
        <w:t>49.</w:t>
      </w:r>
      <w:r w:rsidRPr="0095454A">
        <w:tab/>
        <w:t>Goh, X.Y.</w:t>
      </w:r>
      <w:r w:rsidRPr="0095454A">
        <w:rPr>
          <w:i/>
        </w:rPr>
        <w:t xml:space="preserve"> et al.</w:t>
      </w:r>
      <w:r w:rsidRPr="0095454A">
        <w:t xml:space="preserve"> Integrative analysis of array-comparative genomic hybridisation and matched gene expression profiling data reveals novel genes with prognostic significance in oesophageal adenocarcinoma. </w:t>
      </w:r>
      <w:r w:rsidRPr="0095454A">
        <w:rPr>
          <w:i/>
        </w:rPr>
        <w:t>Gut</w:t>
      </w:r>
      <w:r w:rsidRPr="0095454A">
        <w:t xml:space="preserve"> </w:t>
      </w:r>
      <w:r w:rsidRPr="0095454A">
        <w:rPr>
          <w:b/>
        </w:rPr>
        <w:t>60</w:t>
      </w:r>
      <w:r w:rsidRPr="0095454A">
        <w:t>, 1317-26 (2011).</w:t>
      </w:r>
    </w:p>
    <w:p w14:paraId="1676A3E4" w14:textId="77777777" w:rsidR="0020625E" w:rsidRPr="0095454A" w:rsidRDefault="0020625E" w:rsidP="0020625E">
      <w:pPr>
        <w:pStyle w:val="EndNoteBibliography"/>
        <w:ind w:left="720" w:hanging="720"/>
      </w:pPr>
      <w:r w:rsidRPr="0095454A">
        <w:t>50.</w:t>
      </w:r>
      <w:r w:rsidRPr="0095454A">
        <w:tab/>
        <w:t xml:space="preserve">Anders, S., Pyl, P.T. &amp; Huber, W. HTSeq--a Python framework to work with high-throughput sequencing data. </w:t>
      </w:r>
      <w:r w:rsidRPr="0095454A">
        <w:rPr>
          <w:i/>
        </w:rPr>
        <w:t>Bioinformatics</w:t>
      </w:r>
      <w:r w:rsidRPr="0095454A">
        <w:t xml:space="preserve"> </w:t>
      </w:r>
      <w:r w:rsidRPr="0095454A">
        <w:rPr>
          <w:b/>
        </w:rPr>
        <w:t>31</w:t>
      </w:r>
      <w:r w:rsidRPr="0095454A">
        <w:t>, 166-9 (2015).</w:t>
      </w:r>
    </w:p>
    <w:p w14:paraId="4AD751BC" w14:textId="77777777" w:rsidR="0020625E" w:rsidRPr="0095454A" w:rsidRDefault="0020625E" w:rsidP="0020625E">
      <w:pPr>
        <w:pStyle w:val="EndNoteBibliography"/>
        <w:ind w:left="720" w:hanging="720"/>
      </w:pPr>
      <w:r w:rsidRPr="0095454A">
        <w:t>51.</w:t>
      </w:r>
      <w:r w:rsidRPr="0095454A">
        <w:tab/>
        <w:t>Jin, C.</w:t>
      </w:r>
      <w:r w:rsidRPr="0095454A">
        <w:rPr>
          <w:i/>
        </w:rPr>
        <w:t xml:space="preserve"> et al.</w:t>
      </w:r>
      <w:r w:rsidRPr="0095454A">
        <w:t xml:space="preserve"> Long non-coding RNA HULC as a novel serum biomarker for diagnosis and prognosis prediction of gastric cancer. </w:t>
      </w:r>
      <w:r w:rsidRPr="0095454A">
        <w:rPr>
          <w:i/>
        </w:rPr>
        <w:t>Oncotarget</w:t>
      </w:r>
      <w:r w:rsidRPr="0095454A">
        <w:t xml:space="preserve"> </w:t>
      </w:r>
      <w:r w:rsidRPr="0095454A">
        <w:rPr>
          <w:b/>
        </w:rPr>
        <w:t>7</w:t>
      </w:r>
      <w:r w:rsidRPr="0095454A">
        <w:t>, 51763-51772 (2016).</w:t>
      </w:r>
    </w:p>
    <w:p w14:paraId="00B29CF8" w14:textId="77777777" w:rsidR="0020625E" w:rsidRPr="0095454A" w:rsidRDefault="0020625E" w:rsidP="0020625E">
      <w:pPr>
        <w:pStyle w:val="EndNoteBibliography"/>
        <w:ind w:left="720" w:hanging="720"/>
      </w:pPr>
      <w:r w:rsidRPr="0095454A">
        <w:t>52.</w:t>
      </w:r>
      <w:r w:rsidRPr="0095454A">
        <w:tab/>
        <w:t xml:space="preserve">Notredame, C., Higgins, D.G. &amp; Heringa, J. T-Coffee: A novel method for fast and accurate multiple sequence alignment. </w:t>
      </w:r>
      <w:r w:rsidRPr="0095454A">
        <w:rPr>
          <w:i/>
        </w:rPr>
        <w:t>J Mol Biol</w:t>
      </w:r>
      <w:r w:rsidRPr="0095454A">
        <w:t xml:space="preserve"> </w:t>
      </w:r>
      <w:r w:rsidRPr="0095454A">
        <w:rPr>
          <w:b/>
        </w:rPr>
        <w:t>302</w:t>
      </w:r>
      <w:r w:rsidRPr="0095454A">
        <w:t>, 205-17 (2000).</w:t>
      </w:r>
    </w:p>
    <w:p w14:paraId="45F5CDA1" w14:textId="3911F361" w:rsidR="00C05C0D" w:rsidRPr="0095454A" w:rsidRDefault="00C05C0D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fldChar w:fldCharType="end"/>
      </w:r>
    </w:p>
    <w:p w14:paraId="1A72399F" w14:textId="73412717" w:rsidR="0004260C" w:rsidRPr="0095454A" w:rsidRDefault="00E03C29" w:rsidP="0004260C">
      <w:pPr>
        <w:jc w:val="both"/>
        <w:rPr>
          <w:rFonts w:ascii="Arial" w:hAnsi="Arial" w:cs="Arial"/>
          <w:b/>
          <w:sz w:val="22"/>
          <w:szCs w:val="22"/>
        </w:rPr>
      </w:pPr>
      <w:commentRangeStart w:id="773"/>
      <w:r>
        <w:rPr>
          <w:rFonts w:ascii="Arial" w:hAnsi="Arial" w:cs="Arial"/>
          <w:b/>
          <w:sz w:val="22"/>
          <w:szCs w:val="22"/>
        </w:rPr>
        <w:lastRenderedPageBreak/>
        <w:t>Figure L</w:t>
      </w:r>
      <w:r w:rsidR="0004260C" w:rsidRPr="0095454A">
        <w:rPr>
          <w:rFonts w:ascii="Arial" w:hAnsi="Arial" w:cs="Arial"/>
          <w:b/>
          <w:sz w:val="22"/>
          <w:szCs w:val="22"/>
        </w:rPr>
        <w:t>egends</w:t>
      </w:r>
      <w:commentRangeEnd w:id="773"/>
      <w:r w:rsidR="00357B44">
        <w:rPr>
          <w:rStyle w:val="CommentReference"/>
        </w:rPr>
        <w:commentReference w:id="773"/>
      </w:r>
    </w:p>
    <w:p w14:paraId="2B193CD7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45262CDD" w14:textId="5D011908" w:rsidR="00C2050B" w:rsidRPr="0095454A" w:rsidRDefault="00C219AE" w:rsidP="00C2050B">
      <w:pPr>
        <w:jc w:val="both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1. Pan-cancer </w:t>
      </w:r>
      <w:r w:rsidR="0066739E" w:rsidRPr="0095454A">
        <w:rPr>
          <w:rFonts w:ascii="Arial" w:hAnsi="Arial" w:cs="Arial"/>
          <w:b/>
          <w:sz w:val="22"/>
          <w:szCs w:val="22"/>
        </w:rPr>
        <w:t>down</w:t>
      </w:r>
      <w:r w:rsidRPr="0095454A">
        <w:rPr>
          <w:rFonts w:ascii="Arial" w:hAnsi="Arial" w:cs="Arial"/>
          <w:b/>
          <w:sz w:val="22"/>
          <w:szCs w:val="22"/>
        </w:rPr>
        <w:t>-</w:t>
      </w:r>
      <w:r w:rsidR="0066739E" w:rsidRPr="0095454A">
        <w:rPr>
          <w:rFonts w:ascii="Arial" w:hAnsi="Arial" w:cs="Arial"/>
          <w:b/>
          <w:sz w:val="22"/>
          <w:szCs w:val="22"/>
        </w:rPr>
        <w:t xml:space="preserve">regulation </w:t>
      </w:r>
      <w:r w:rsidRPr="0095454A">
        <w:rPr>
          <w:rFonts w:ascii="Arial" w:hAnsi="Arial" w:cs="Arial"/>
          <w:b/>
          <w:sz w:val="22"/>
          <w:szCs w:val="22"/>
        </w:rPr>
        <w:t xml:space="preserve">of PANC754 cross 23 </w:t>
      </w:r>
      <w:r w:rsidR="0066739E" w:rsidRPr="0095454A">
        <w:rPr>
          <w:rFonts w:ascii="Arial" w:hAnsi="Arial" w:cs="Arial"/>
          <w:b/>
          <w:sz w:val="22"/>
          <w:szCs w:val="22"/>
        </w:rPr>
        <w:t>human cancers</w:t>
      </w:r>
      <w:r w:rsidRPr="0095454A">
        <w:rPr>
          <w:rFonts w:ascii="Arial" w:hAnsi="Arial" w:cs="Arial"/>
          <w:b/>
          <w:sz w:val="22"/>
          <w:szCs w:val="22"/>
        </w:rPr>
        <w:t>.</w:t>
      </w:r>
      <w:r w:rsidRPr="0095454A">
        <w:rPr>
          <w:rFonts w:ascii="Arial" w:hAnsi="Arial" w:cs="Arial"/>
          <w:sz w:val="22"/>
          <w:szCs w:val="22"/>
        </w:rPr>
        <w:t xml:space="preserve"> Cancer samples were collected from the TCGA project (N=10,490). Gene expression level was log2 transformed before the meta-analysis. Both fixed effect </w:t>
      </w:r>
      <w:del w:id="774" w:author="Andreae, Emily A" w:date="2019-12-20T08:28:00Z">
        <w:r w:rsidRPr="0095454A" w:rsidDel="000D6A5C">
          <w:rPr>
            <w:rFonts w:ascii="Arial" w:hAnsi="Arial" w:cs="Arial"/>
            <w:sz w:val="22"/>
            <w:szCs w:val="22"/>
          </w:rPr>
          <w:delText xml:space="preserve">model </w:delText>
        </w:r>
      </w:del>
      <w:r w:rsidRPr="0095454A">
        <w:rPr>
          <w:rFonts w:ascii="Arial" w:hAnsi="Arial" w:cs="Arial"/>
          <w:sz w:val="22"/>
          <w:szCs w:val="22"/>
        </w:rPr>
        <w:t>and random effect model</w:t>
      </w:r>
      <w:ins w:id="775" w:author="Andreae, Emily A" w:date="2019-12-20T08:28:00Z">
        <w:r w:rsidR="000D6A5C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 xml:space="preserve"> were applied for the aggregation. 95% </w:t>
      </w:r>
      <w:ins w:id="776" w:author="Andreae, Emily A" w:date="2019-12-20T08:28:00Z">
        <w:r w:rsidR="000D6A5C">
          <w:rPr>
            <w:rFonts w:ascii="Arial" w:hAnsi="Arial" w:cs="Arial"/>
            <w:sz w:val="22"/>
            <w:szCs w:val="22"/>
          </w:rPr>
          <w:t xml:space="preserve">confidence interval </w:t>
        </w:r>
      </w:ins>
      <w:ins w:id="777" w:author="Andreae, Emily A" w:date="2019-12-20T08:30:00Z">
        <w:r w:rsidR="000D6A5C">
          <w:rPr>
            <w:rFonts w:ascii="Arial" w:hAnsi="Arial" w:cs="Arial"/>
            <w:sz w:val="22"/>
            <w:szCs w:val="22"/>
          </w:rPr>
          <w:t>(</w:t>
        </w:r>
      </w:ins>
      <w:r w:rsidRPr="0095454A">
        <w:rPr>
          <w:rFonts w:ascii="Arial" w:hAnsi="Arial" w:cs="Arial"/>
          <w:sz w:val="22"/>
          <w:szCs w:val="22"/>
        </w:rPr>
        <w:t>CI</w:t>
      </w:r>
      <w:ins w:id="778" w:author="Andreae, Emily A" w:date="2019-12-20T08:30:00Z">
        <w:r w:rsidR="000D6A5C">
          <w:rPr>
            <w:rFonts w:ascii="Arial" w:hAnsi="Arial" w:cs="Arial"/>
            <w:sz w:val="22"/>
            <w:szCs w:val="22"/>
          </w:rPr>
          <w:t>)</w:t>
        </w:r>
      </w:ins>
      <w:r w:rsidRPr="0095454A">
        <w:rPr>
          <w:rFonts w:ascii="Arial" w:hAnsi="Arial" w:cs="Arial"/>
          <w:sz w:val="22"/>
          <w:szCs w:val="22"/>
        </w:rPr>
        <w:t xml:space="preserve"> was applied to show the risk and protective effect to overall survival time. In order to show more details for different studies,</w:t>
      </w:r>
      <w:r w:rsidRPr="0095454A">
        <w:t xml:space="preserve"> </w:t>
      </w:r>
      <w:r w:rsidRPr="0095454A">
        <w:rPr>
          <w:rFonts w:ascii="Arial" w:hAnsi="Arial" w:cs="Arial"/>
          <w:sz w:val="22"/>
          <w:szCs w:val="22"/>
        </w:rPr>
        <w:t xml:space="preserve">any standardized mean difference (SMD) higher than 3 and lower than -3 was </w:t>
      </w:r>
      <w:ins w:id="779" w:author="Andreae, Emily A" w:date="2019-12-20T08:29:00Z">
        <w:r w:rsidR="000D6A5C">
          <w:rPr>
            <w:rFonts w:ascii="Arial" w:hAnsi="Arial" w:cs="Arial"/>
            <w:sz w:val="22"/>
            <w:szCs w:val="22"/>
          </w:rPr>
          <w:t xml:space="preserve">denoted </w:t>
        </w:r>
      </w:ins>
      <w:del w:id="780" w:author="Andreae, Emily A" w:date="2019-12-20T08:29:00Z">
        <w:r w:rsidRPr="0095454A" w:rsidDel="000D6A5C">
          <w:rPr>
            <w:rFonts w:ascii="Arial" w:hAnsi="Arial" w:cs="Arial"/>
            <w:sz w:val="22"/>
            <w:szCs w:val="22"/>
          </w:rPr>
          <w:delText xml:space="preserve">showed </w:delText>
        </w:r>
      </w:del>
      <w:r w:rsidRPr="0095454A">
        <w:rPr>
          <w:rFonts w:ascii="Arial" w:hAnsi="Arial" w:cs="Arial"/>
          <w:sz w:val="22"/>
          <w:szCs w:val="22"/>
        </w:rPr>
        <w:t xml:space="preserve">with </w:t>
      </w:r>
      <w:ins w:id="781" w:author="Andreae, Emily A" w:date="2019-12-20T08:29:00Z">
        <w:r w:rsidR="000D6A5C">
          <w:rPr>
            <w:rFonts w:ascii="Arial" w:hAnsi="Arial" w:cs="Arial"/>
            <w:sz w:val="22"/>
            <w:szCs w:val="22"/>
          </w:rPr>
          <w:t xml:space="preserve">an </w:t>
        </w:r>
      </w:ins>
      <w:r w:rsidRPr="0095454A">
        <w:rPr>
          <w:rFonts w:ascii="Arial" w:hAnsi="Arial" w:cs="Arial"/>
          <w:sz w:val="22"/>
          <w:szCs w:val="22"/>
        </w:rPr>
        <w:t>arrow. Blue</w:t>
      </w:r>
      <w:ins w:id="782" w:author="Andreae, Emily A" w:date="2019-12-20T08:29:00Z">
        <w:r w:rsidR="000D6A5C">
          <w:rPr>
            <w:rFonts w:ascii="Arial" w:hAnsi="Arial" w:cs="Arial"/>
            <w:sz w:val="22"/>
            <w:szCs w:val="22"/>
          </w:rPr>
          <w:t>-</w:t>
        </w:r>
      </w:ins>
      <w:del w:id="783" w:author="Andreae, Emily A" w:date="2019-12-20T08:29:00Z">
        <w:r w:rsidRPr="0095454A" w:rsidDel="000D6A5C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sz w:val="22"/>
          <w:szCs w:val="22"/>
        </w:rPr>
        <w:t xml:space="preserve">filled parallelograms represent the SMD for </w:t>
      </w:r>
      <w:ins w:id="784" w:author="Andreae, Emily A" w:date="2019-12-20T08:29:00Z">
        <w:r w:rsidR="000D6A5C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 xml:space="preserve">fixed effect </w:t>
      </w:r>
      <w:del w:id="785" w:author="Andreae, Emily A" w:date="2019-12-20T08:29:00Z">
        <w:r w:rsidRPr="0095454A" w:rsidDel="000D6A5C">
          <w:rPr>
            <w:rFonts w:ascii="Arial" w:hAnsi="Arial" w:cs="Arial"/>
            <w:sz w:val="22"/>
            <w:szCs w:val="22"/>
          </w:rPr>
          <w:delText xml:space="preserve">model </w:delText>
        </w:r>
      </w:del>
      <w:r w:rsidRPr="0095454A">
        <w:rPr>
          <w:rFonts w:ascii="Arial" w:hAnsi="Arial" w:cs="Arial"/>
          <w:sz w:val="22"/>
          <w:szCs w:val="22"/>
        </w:rPr>
        <w:t>and random effect model</w:t>
      </w:r>
      <w:ins w:id="786" w:author="Andreae, Emily A" w:date="2019-12-20T08:29:00Z">
        <w:r w:rsidR="000D6A5C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>.</w:t>
      </w:r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The expression levels of </w:t>
      </w:r>
      <w:r w:rsidR="00C2050B" w:rsidRPr="0095454A">
        <w:rPr>
          <w:rFonts w:ascii="Arial" w:hAnsi="Arial" w:cs="Arial"/>
          <w:i/>
          <w:sz w:val="22"/>
          <w:szCs w:val="22"/>
          <w:lang w:eastAsia="zh-CN"/>
        </w:rPr>
        <w:t>PANC754</w:t>
      </w:r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were validated in</w:t>
      </w:r>
      <w:del w:id="787" w:author="Andreae, Emily A" w:date="2019-12-20T08:29:00Z">
        <w:r w:rsidR="00C2050B" w:rsidRPr="0095454A" w:rsidDel="000D6A5C">
          <w:rPr>
            <w:rFonts w:ascii="Arial" w:hAnsi="Arial" w:cs="Arial"/>
            <w:sz w:val="22"/>
            <w:szCs w:val="22"/>
            <w:lang w:eastAsia="zh-CN"/>
          </w:rPr>
          <w:delText xml:space="preserve"> the</w:delText>
        </w:r>
      </w:del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tumor tissues and paratumorous tissues of 26 pair</w:t>
      </w:r>
      <w:ins w:id="788" w:author="Andreae, Emily A" w:date="2019-12-20T08:29:00Z">
        <w:r w:rsidR="000D6A5C">
          <w:rPr>
            <w:rFonts w:ascii="Arial" w:hAnsi="Arial" w:cs="Arial"/>
            <w:sz w:val="22"/>
            <w:szCs w:val="22"/>
            <w:lang w:eastAsia="zh-CN"/>
          </w:rPr>
          <w:t>ed</w:t>
        </w:r>
      </w:ins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789" w:author="Andreae, Emily A" w:date="2019-12-20T08:29:00Z">
        <w:r w:rsidR="000D6A5C">
          <w:rPr>
            <w:rFonts w:ascii="Arial" w:hAnsi="Arial" w:cs="Arial"/>
            <w:sz w:val="22"/>
            <w:szCs w:val="22"/>
            <w:lang w:eastAsia="zh-CN"/>
          </w:rPr>
          <w:t>CRC</w:t>
        </w:r>
      </w:ins>
      <w:del w:id="790" w:author="Andreae, Emily A" w:date="2019-12-20T08:29:00Z">
        <w:r w:rsidR="00C2050B" w:rsidRPr="0095454A" w:rsidDel="000D6A5C">
          <w:rPr>
            <w:rFonts w:ascii="Arial" w:hAnsi="Arial" w:cs="Arial"/>
            <w:sz w:val="22"/>
            <w:szCs w:val="22"/>
            <w:lang w:eastAsia="zh-CN"/>
          </w:rPr>
          <w:delText>colorectal cancer</w:delText>
        </w:r>
      </w:del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="00C2050B" w:rsidRPr="0095454A">
        <w:rPr>
          <w:rFonts w:ascii="Arial" w:hAnsi="Arial" w:cs="Arial"/>
          <w:b/>
          <w:sz w:val="22"/>
          <w:szCs w:val="22"/>
        </w:rPr>
        <w:t xml:space="preserve">(B) </w:t>
      </w:r>
      <w:r w:rsidR="00C2050B" w:rsidRPr="0095454A">
        <w:rPr>
          <w:rFonts w:ascii="Arial" w:hAnsi="Arial" w:cs="Arial"/>
          <w:sz w:val="22"/>
          <w:szCs w:val="22"/>
          <w:lang w:eastAsia="zh-CN"/>
        </w:rPr>
        <w:t>and 12 pair</w:t>
      </w:r>
      <w:ins w:id="791" w:author="Andreae, Emily A" w:date="2019-12-20T08:29:00Z">
        <w:r w:rsidR="000D6A5C">
          <w:rPr>
            <w:rFonts w:ascii="Arial" w:hAnsi="Arial" w:cs="Arial"/>
            <w:sz w:val="22"/>
            <w:szCs w:val="22"/>
            <w:lang w:eastAsia="zh-CN"/>
          </w:rPr>
          <w:t>ed</w:t>
        </w:r>
      </w:ins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ins w:id="792" w:author="Andreae, Emily A" w:date="2019-12-20T08:29:00Z">
        <w:r w:rsidR="000D6A5C">
          <w:rPr>
            <w:rFonts w:ascii="Arial" w:hAnsi="Arial" w:cs="Arial"/>
            <w:sz w:val="22"/>
            <w:szCs w:val="22"/>
            <w:lang w:eastAsia="zh-CN"/>
          </w:rPr>
          <w:t>GC</w:t>
        </w:r>
      </w:ins>
      <w:del w:id="793" w:author="Andreae, Emily A" w:date="2019-12-20T08:29:00Z">
        <w:r w:rsidR="00C2050B" w:rsidRPr="0095454A" w:rsidDel="000D6A5C">
          <w:rPr>
            <w:rFonts w:ascii="Arial" w:hAnsi="Arial" w:cs="Arial"/>
            <w:sz w:val="22"/>
            <w:szCs w:val="22"/>
            <w:lang w:eastAsia="zh-CN"/>
          </w:rPr>
          <w:delText>gastric cancer</w:delText>
        </w:r>
      </w:del>
      <w:r w:rsidR="00C2050B" w:rsidRPr="0095454A">
        <w:rPr>
          <w:rFonts w:ascii="Arial" w:hAnsi="Arial" w:cs="Arial"/>
          <w:sz w:val="22"/>
          <w:szCs w:val="22"/>
          <w:lang w:eastAsia="zh-CN"/>
        </w:rPr>
        <w:t xml:space="preserve"> patients </w:t>
      </w:r>
      <w:r w:rsidR="00C2050B" w:rsidRPr="0095454A">
        <w:rPr>
          <w:rFonts w:ascii="Arial" w:hAnsi="Arial" w:cs="Arial"/>
          <w:b/>
          <w:sz w:val="22"/>
          <w:szCs w:val="22"/>
        </w:rPr>
        <w:t xml:space="preserve">(C) </w:t>
      </w:r>
      <w:r w:rsidR="00C2050B" w:rsidRPr="0095454A">
        <w:rPr>
          <w:rFonts w:ascii="Arial" w:hAnsi="Arial" w:cs="Arial"/>
          <w:sz w:val="22"/>
          <w:szCs w:val="22"/>
        </w:rPr>
        <w:t>by quantitative PCR</w:t>
      </w:r>
      <w:r w:rsidR="00C2050B" w:rsidRPr="0095454A">
        <w:rPr>
          <w:rFonts w:ascii="Arial" w:hAnsi="Arial" w:cs="Arial"/>
          <w:sz w:val="22"/>
          <w:szCs w:val="22"/>
          <w:lang w:eastAsia="zh-CN"/>
        </w:rPr>
        <w:t>.</w:t>
      </w:r>
    </w:p>
    <w:p w14:paraId="0164926C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0A51D975" w14:textId="1F8935BA" w:rsidR="00C219AE" w:rsidRPr="0095454A" w:rsidRDefault="00C219AE" w:rsidP="00C219A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Figure</w:t>
      </w:r>
      <w:r w:rsidR="000D6A5C">
        <w:rPr>
          <w:rFonts w:ascii="Arial" w:hAnsi="Arial" w:cs="Arial"/>
          <w:b/>
          <w:sz w:val="22"/>
          <w:szCs w:val="22"/>
        </w:rPr>
        <w:t xml:space="preserve"> 2. Forest plot to show the </w:t>
      </w:r>
      <w:ins w:id="794" w:author="Andreae, Emily A" w:date="2019-12-20T08:30:00Z">
        <w:r w:rsidR="000D6A5C">
          <w:rPr>
            <w:rFonts w:ascii="Arial" w:hAnsi="Arial" w:cs="Arial"/>
            <w:b/>
            <w:sz w:val="22"/>
            <w:szCs w:val="22"/>
          </w:rPr>
          <w:t>C</w:t>
        </w:r>
      </w:ins>
      <w:del w:id="795" w:author="Andreae, Emily A" w:date="2019-12-20T08:30:00Z">
        <w:r w:rsidR="000D6A5C" w:rsidDel="000D6A5C">
          <w:rPr>
            <w:rFonts w:ascii="Arial" w:hAnsi="Arial" w:cs="Arial"/>
            <w:b/>
            <w:sz w:val="22"/>
            <w:szCs w:val="22"/>
          </w:rPr>
          <w:delText>c</w:delText>
        </w:r>
      </w:del>
      <w:r w:rsidR="000D6A5C">
        <w:rPr>
          <w:rFonts w:ascii="Arial" w:hAnsi="Arial" w:cs="Arial"/>
          <w:b/>
          <w:sz w:val="22"/>
          <w:szCs w:val="22"/>
        </w:rPr>
        <w:t xml:space="preserve">ox </w:t>
      </w:r>
      <w:r w:rsidRPr="0095454A">
        <w:rPr>
          <w:rFonts w:ascii="Arial" w:hAnsi="Arial" w:cs="Arial"/>
          <w:b/>
          <w:sz w:val="22"/>
          <w:szCs w:val="22"/>
        </w:rPr>
        <w:t>regression based survival analysis.</w:t>
      </w:r>
      <w:r w:rsidRPr="0095454A">
        <w:rPr>
          <w:rFonts w:ascii="Arial" w:hAnsi="Arial" w:cs="Arial"/>
          <w:sz w:val="22"/>
          <w:szCs w:val="22"/>
        </w:rPr>
        <w:t xml:space="preserve"> Cancer samples were collected from the TCGA project (N=8,074). Both fixed effect </w:t>
      </w:r>
      <w:del w:id="796" w:author="Andreae, Emily A" w:date="2019-12-20T08:30:00Z">
        <w:r w:rsidRPr="0095454A" w:rsidDel="000D6A5C">
          <w:rPr>
            <w:rFonts w:ascii="Arial" w:hAnsi="Arial" w:cs="Arial"/>
            <w:sz w:val="22"/>
            <w:szCs w:val="22"/>
          </w:rPr>
          <w:delText xml:space="preserve">model </w:delText>
        </w:r>
      </w:del>
      <w:r w:rsidRPr="0095454A">
        <w:rPr>
          <w:rFonts w:ascii="Arial" w:hAnsi="Arial" w:cs="Arial"/>
          <w:sz w:val="22"/>
          <w:szCs w:val="22"/>
        </w:rPr>
        <w:t>and random effect model</w:t>
      </w:r>
      <w:ins w:id="797" w:author="Andreae, Emily A" w:date="2019-12-20T08:30:00Z">
        <w:r w:rsidR="000D6A5C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 xml:space="preserve"> were applied for the aggregation. 95% </w:t>
      </w:r>
      <w:ins w:id="798" w:author="Andreae, Emily A" w:date="2019-12-20T08:30:00Z">
        <w:r w:rsidR="000D6A5C">
          <w:rPr>
            <w:rFonts w:ascii="Arial" w:hAnsi="Arial" w:cs="Arial"/>
            <w:sz w:val="22"/>
            <w:szCs w:val="22"/>
          </w:rPr>
          <w:t>confidence interval</w:t>
        </w:r>
      </w:ins>
      <w:del w:id="799" w:author="Andreae, Emily A" w:date="2019-12-20T08:30:00Z">
        <w:r w:rsidRPr="0095454A" w:rsidDel="000D6A5C">
          <w:rPr>
            <w:rFonts w:ascii="Arial" w:hAnsi="Arial" w:cs="Arial"/>
            <w:sz w:val="22"/>
            <w:szCs w:val="22"/>
          </w:rPr>
          <w:delText>CI</w:delText>
        </w:r>
      </w:del>
      <w:r w:rsidRPr="0095454A">
        <w:rPr>
          <w:rFonts w:ascii="Arial" w:hAnsi="Arial" w:cs="Arial"/>
          <w:sz w:val="22"/>
          <w:szCs w:val="22"/>
        </w:rPr>
        <w:t xml:space="preserve"> was applied to show the risk and protective effect to overall survival time. In order to show more details for different studies, any hazard ratio (HR) higher than 3 and lower than 0.1 was </w:t>
      </w:r>
      <w:ins w:id="800" w:author="Andreae, Emily A" w:date="2019-12-20T08:30:00Z">
        <w:r w:rsidR="000D6A5C">
          <w:rPr>
            <w:rFonts w:ascii="Arial" w:hAnsi="Arial" w:cs="Arial"/>
            <w:sz w:val="22"/>
            <w:szCs w:val="22"/>
          </w:rPr>
          <w:t xml:space="preserve">denoted </w:t>
        </w:r>
      </w:ins>
      <w:del w:id="801" w:author="Andreae, Emily A" w:date="2019-12-20T08:30:00Z">
        <w:r w:rsidRPr="0095454A" w:rsidDel="000D6A5C">
          <w:rPr>
            <w:rFonts w:ascii="Arial" w:hAnsi="Arial" w:cs="Arial"/>
            <w:sz w:val="22"/>
            <w:szCs w:val="22"/>
          </w:rPr>
          <w:delText xml:space="preserve">showed </w:delText>
        </w:r>
      </w:del>
      <w:r w:rsidRPr="0095454A">
        <w:rPr>
          <w:rFonts w:ascii="Arial" w:hAnsi="Arial" w:cs="Arial"/>
          <w:sz w:val="22"/>
          <w:szCs w:val="22"/>
        </w:rPr>
        <w:t xml:space="preserve">with </w:t>
      </w:r>
      <w:ins w:id="802" w:author="Andreae, Emily A" w:date="2019-12-20T08:30:00Z">
        <w:r w:rsidR="000D6A5C">
          <w:rPr>
            <w:rFonts w:ascii="Arial" w:hAnsi="Arial" w:cs="Arial"/>
            <w:sz w:val="22"/>
            <w:szCs w:val="22"/>
          </w:rPr>
          <w:t xml:space="preserve">an </w:t>
        </w:r>
      </w:ins>
      <w:r w:rsidRPr="0095454A">
        <w:rPr>
          <w:rFonts w:ascii="Arial" w:hAnsi="Arial" w:cs="Arial"/>
          <w:sz w:val="22"/>
          <w:szCs w:val="22"/>
        </w:rPr>
        <w:t>arrow. Blue</w:t>
      </w:r>
      <w:ins w:id="803" w:author="Andreae, Emily A" w:date="2019-12-20T08:30:00Z">
        <w:r w:rsidR="000D6A5C">
          <w:rPr>
            <w:rFonts w:ascii="Arial" w:hAnsi="Arial" w:cs="Arial"/>
            <w:sz w:val="22"/>
            <w:szCs w:val="22"/>
          </w:rPr>
          <w:t>-</w:t>
        </w:r>
      </w:ins>
      <w:del w:id="804" w:author="Andreae, Emily A" w:date="2019-12-20T08:30:00Z">
        <w:r w:rsidRPr="0095454A" w:rsidDel="000D6A5C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sz w:val="22"/>
          <w:szCs w:val="22"/>
        </w:rPr>
        <w:t xml:space="preserve">filled parallelograms represent the HR for fixed effect </w:t>
      </w:r>
      <w:del w:id="805" w:author="Andreae, Emily A" w:date="2019-12-20T08:31:00Z">
        <w:r w:rsidRPr="0095454A" w:rsidDel="000D6A5C">
          <w:rPr>
            <w:rFonts w:ascii="Arial" w:hAnsi="Arial" w:cs="Arial"/>
            <w:sz w:val="22"/>
            <w:szCs w:val="22"/>
          </w:rPr>
          <w:delText xml:space="preserve">model </w:delText>
        </w:r>
      </w:del>
      <w:r w:rsidRPr="0095454A">
        <w:rPr>
          <w:rFonts w:ascii="Arial" w:hAnsi="Arial" w:cs="Arial"/>
          <w:sz w:val="22"/>
          <w:szCs w:val="22"/>
        </w:rPr>
        <w:t>and random effect model</w:t>
      </w:r>
      <w:ins w:id="806" w:author="Andreae, Emily A" w:date="2019-12-20T08:31:00Z">
        <w:r w:rsidR="000D6A5C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 xml:space="preserve">. </w:t>
      </w:r>
    </w:p>
    <w:p w14:paraId="6103835F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5ED3C331" w14:textId="43375187" w:rsidR="00C219AE" w:rsidRPr="0095454A" w:rsidRDefault="00C219AE" w:rsidP="00C219A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3. PANC754 significantly suppressed </w:t>
      </w:r>
      <w:ins w:id="807" w:author="Andreae, Emily A" w:date="2019-12-20T08:31:00Z">
        <w:r w:rsidR="000D6A5C">
          <w:rPr>
            <w:rFonts w:ascii="Arial" w:hAnsi="Arial" w:cs="Arial"/>
            <w:b/>
            <w:sz w:val="22"/>
            <w:szCs w:val="22"/>
          </w:rPr>
          <w:t xml:space="preserve">tumor </w:t>
        </w:r>
      </w:ins>
      <w:r w:rsidRPr="0095454A">
        <w:rPr>
          <w:rFonts w:ascii="Arial" w:hAnsi="Arial" w:cs="Arial"/>
          <w:b/>
          <w:sz w:val="22"/>
          <w:szCs w:val="22"/>
        </w:rPr>
        <w:t xml:space="preserve">cell growth and induced </w:t>
      </w:r>
      <w:del w:id="808" w:author="Andreae, Emily A" w:date="2019-12-20T08:31:00Z">
        <w:r w:rsidRPr="0095454A" w:rsidDel="000D6A5C">
          <w:rPr>
            <w:rFonts w:ascii="Arial" w:hAnsi="Arial" w:cs="Arial"/>
            <w:b/>
            <w:sz w:val="22"/>
            <w:szCs w:val="22"/>
          </w:rPr>
          <w:delText xml:space="preserve">cell </w:delText>
        </w:r>
      </w:del>
      <w:r w:rsidRPr="0095454A">
        <w:rPr>
          <w:rFonts w:ascii="Arial" w:hAnsi="Arial" w:cs="Arial"/>
          <w:b/>
          <w:sz w:val="22"/>
          <w:szCs w:val="22"/>
        </w:rPr>
        <w:t>apoptosis</w:t>
      </w:r>
      <w:del w:id="809" w:author="Andreae, Emily A" w:date="2019-12-20T08:31:00Z">
        <w:r w:rsidRPr="0095454A" w:rsidDel="000D6A5C">
          <w:rPr>
            <w:rFonts w:ascii="Arial" w:hAnsi="Arial" w:cs="Arial"/>
            <w:b/>
            <w:sz w:val="22"/>
            <w:szCs w:val="22"/>
          </w:rPr>
          <w:delText xml:space="preserve"> of tumor cells</w:delText>
        </w:r>
      </w:del>
      <w:ins w:id="810" w:author="Andreae, Emily A" w:date="2019-12-20T08:35:00Z">
        <w:r w:rsidR="00357B44">
          <w:rPr>
            <w:rFonts w:ascii="Arial" w:hAnsi="Arial" w:cs="Arial"/>
            <w:b/>
            <w:sz w:val="22"/>
            <w:szCs w:val="22"/>
          </w:rPr>
          <w:t>.</w:t>
        </w:r>
      </w:ins>
      <w:del w:id="811" w:author="Andreae, Emily A" w:date="2019-12-20T08:31:00Z">
        <w:r w:rsidRPr="0095454A" w:rsidDel="000D6A5C">
          <w:rPr>
            <w:rFonts w:ascii="Arial" w:hAnsi="Arial" w:cs="Arial"/>
            <w:b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sz w:val="22"/>
          <w:szCs w:val="22"/>
        </w:rPr>
        <w:t xml:space="preserve">PANC754 significantly suppressed </w:t>
      </w:r>
      <w:ins w:id="812" w:author="Andreae, Emily A" w:date="2019-12-20T08:32:00Z">
        <w:r w:rsidR="000D6A5C">
          <w:rPr>
            <w:rFonts w:ascii="Arial" w:hAnsi="Arial" w:cs="Arial"/>
            <w:sz w:val="22"/>
            <w:szCs w:val="22"/>
          </w:rPr>
          <w:t xml:space="preserve">the </w:t>
        </w:r>
      </w:ins>
      <w:r w:rsidRPr="0095454A">
        <w:rPr>
          <w:rFonts w:ascii="Arial" w:hAnsi="Arial" w:cs="Arial"/>
          <w:sz w:val="22"/>
          <w:szCs w:val="22"/>
        </w:rPr>
        <w:t>cell growth of esophageal cancer Eca109 cells</w:t>
      </w:r>
      <w:r w:rsidR="009330E0" w:rsidRPr="0095454A">
        <w:rPr>
          <w:rFonts w:ascii="Arial" w:hAnsi="Arial" w:cs="Arial"/>
          <w:sz w:val="22"/>
          <w:szCs w:val="22"/>
        </w:rPr>
        <w:t xml:space="preserve"> </w:t>
      </w:r>
      <w:r w:rsidRPr="0095454A">
        <w:rPr>
          <w:rFonts w:ascii="Arial" w:hAnsi="Arial" w:cs="Arial"/>
          <w:b/>
          <w:sz w:val="22"/>
          <w:szCs w:val="22"/>
        </w:rPr>
        <w:t>(A)</w:t>
      </w:r>
      <w:r w:rsidRPr="0095454A">
        <w:rPr>
          <w:rFonts w:ascii="Arial" w:hAnsi="Arial" w:cs="Arial"/>
          <w:sz w:val="22"/>
          <w:szCs w:val="22"/>
        </w:rPr>
        <w:t xml:space="preserve"> and </w:t>
      </w:r>
      <w:r w:rsidRPr="0095454A">
        <w:rPr>
          <w:rFonts w:ascii="Arial" w:hAnsi="Arial" w:cs="Arial" w:hint="eastAsia"/>
          <w:sz w:val="22"/>
          <w:szCs w:val="22"/>
        </w:rPr>
        <w:t xml:space="preserve">gastric cancer MGC803 </w:t>
      </w:r>
      <w:r w:rsidRPr="0095454A">
        <w:rPr>
          <w:rFonts w:ascii="Arial" w:hAnsi="Arial" w:cs="Arial"/>
          <w:sz w:val="22"/>
          <w:szCs w:val="22"/>
        </w:rPr>
        <w:t xml:space="preserve">cells </w:t>
      </w:r>
      <w:r w:rsidRPr="0095454A">
        <w:rPr>
          <w:rFonts w:ascii="Arial" w:hAnsi="Arial" w:cs="Arial"/>
          <w:b/>
          <w:sz w:val="22"/>
          <w:szCs w:val="22"/>
        </w:rPr>
        <w:t>(B)</w:t>
      </w:r>
      <w:r w:rsidRPr="0095454A">
        <w:rPr>
          <w:rFonts w:ascii="Arial" w:hAnsi="Arial" w:cs="Arial"/>
          <w:sz w:val="22"/>
          <w:szCs w:val="22"/>
        </w:rPr>
        <w:t xml:space="preserve"> by CCK-8 assay. </w:t>
      </w:r>
      <w:r w:rsidRPr="0095454A">
        <w:rPr>
          <w:rFonts w:ascii="Arial" w:hAnsi="Arial" w:cs="Arial"/>
          <w:b/>
          <w:sz w:val="22"/>
          <w:szCs w:val="22"/>
        </w:rPr>
        <w:t>(C)</w:t>
      </w:r>
      <w:r w:rsidRPr="0095454A">
        <w:rPr>
          <w:rFonts w:ascii="Arial" w:hAnsi="Arial" w:cs="Arial"/>
          <w:sz w:val="22"/>
          <w:szCs w:val="22"/>
        </w:rPr>
        <w:t xml:space="preserve"> PANC754 induced cell apoptosis of </w:t>
      </w:r>
      <w:ins w:id="813" w:author="Andreae, Emily A" w:date="2019-12-20T08:32:00Z">
        <w:r w:rsidR="000D6A5C">
          <w:rPr>
            <w:rFonts w:ascii="Arial" w:hAnsi="Arial" w:cs="Arial"/>
            <w:sz w:val="22"/>
            <w:szCs w:val="22"/>
          </w:rPr>
          <w:t>CRC cell line</w:t>
        </w:r>
      </w:ins>
      <w:del w:id="814" w:author="Andreae, Emily A" w:date="2019-12-20T08:32:00Z">
        <w:r w:rsidRPr="0095454A" w:rsidDel="000D6A5C">
          <w:rPr>
            <w:rFonts w:ascii="Arial" w:hAnsi="Arial" w:cs="Arial"/>
            <w:sz w:val="22"/>
            <w:szCs w:val="22"/>
          </w:rPr>
          <w:delText xml:space="preserve">colorectal cancer </w:delText>
        </w:r>
      </w:del>
      <w:r w:rsidRPr="0095454A">
        <w:rPr>
          <w:rFonts w:ascii="Arial" w:hAnsi="Arial" w:cs="Arial"/>
          <w:sz w:val="22"/>
          <w:szCs w:val="22"/>
        </w:rPr>
        <w:t xml:space="preserve">SW480 by </w:t>
      </w:r>
      <w:del w:id="815" w:author="Andreae, Emily A" w:date="2019-12-20T08:32:00Z">
        <w:r w:rsidRPr="0095454A" w:rsidDel="000D6A5C">
          <w:rPr>
            <w:rFonts w:ascii="Arial" w:hAnsi="Arial" w:cs="Arial"/>
            <w:sz w:val="22"/>
            <w:szCs w:val="22"/>
          </w:rPr>
          <w:delText xml:space="preserve">detection of </w:delText>
        </w:r>
      </w:del>
      <w:r w:rsidRPr="0095454A">
        <w:rPr>
          <w:rFonts w:ascii="Arial" w:hAnsi="Arial" w:cs="Arial"/>
          <w:sz w:val="22"/>
          <w:szCs w:val="22"/>
        </w:rPr>
        <w:t>flow cytometry</w:t>
      </w:r>
      <w:ins w:id="816" w:author="Andreae, Emily A" w:date="2019-12-20T08:32:00Z">
        <w:r w:rsidR="000D6A5C">
          <w:rPr>
            <w:rFonts w:ascii="Arial" w:hAnsi="Arial" w:cs="Arial"/>
            <w:sz w:val="22"/>
            <w:szCs w:val="22"/>
          </w:rPr>
          <w:t xml:space="preserve"> analysis</w:t>
        </w:r>
      </w:ins>
      <w:r w:rsidRPr="0095454A">
        <w:rPr>
          <w:rFonts w:ascii="Arial" w:hAnsi="Arial" w:cs="Arial"/>
          <w:sz w:val="22"/>
          <w:szCs w:val="22"/>
        </w:rPr>
        <w:t>. Control, untransfected group; pcDNA3.1, transfected with empty pcDNA3.1 plasmid group; PANC754, transfected with pcDNA3.1-PANC754 overexpression plasmid group; ***, P&lt;0.01</w:t>
      </w:r>
      <w:r w:rsidR="00436125" w:rsidRPr="0095454A">
        <w:rPr>
          <w:rFonts w:ascii="Arial" w:hAnsi="Arial" w:cs="Arial"/>
          <w:sz w:val="22"/>
          <w:szCs w:val="22"/>
        </w:rPr>
        <w:t xml:space="preserve"> (PANC754 </w:t>
      </w:r>
      <w:ins w:id="817" w:author="Andreae, Emily A" w:date="2019-12-20T08:32:00Z">
        <w:r w:rsidR="000D6A5C">
          <w:rPr>
            <w:rFonts w:ascii="Arial" w:hAnsi="Arial" w:cs="Arial"/>
            <w:sz w:val="22"/>
            <w:szCs w:val="22"/>
          </w:rPr>
          <w:t>versus</w:t>
        </w:r>
      </w:ins>
      <w:del w:id="818" w:author="Andreae, Emily A" w:date="2019-12-20T08:32:00Z">
        <w:r w:rsidR="00436125" w:rsidRPr="0095454A" w:rsidDel="000D6A5C">
          <w:rPr>
            <w:rFonts w:ascii="Arial" w:hAnsi="Arial" w:cs="Arial"/>
            <w:sz w:val="22"/>
            <w:szCs w:val="22"/>
          </w:rPr>
          <w:delText>VS</w:delText>
        </w:r>
      </w:del>
      <w:r w:rsidR="00436125" w:rsidRPr="0095454A">
        <w:rPr>
          <w:rFonts w:ascii="Arial" w:hAnsi="Arial" w:cs="Arial"/>
          <w:sz w:val="22"/>
          <w:szCs w:val="22"/>
        </w:rPr>
        <w:t xml:space="preserve"> </w:t>
      </w:r>
      <w:ins w:id="819" w:author="Andreae, Emily A" w:date="2019-12-20T08:32:00Z">
        <w:r w:rsidR="000D6A5C">
          <w:rPr>
            <w:rFonts w:ascii="Arial" w:hAnsi="Arial" w:cs="Arial"/>
            <w:sz w:val="22"/>
            <w:szCs w:val="22"/>
          </w:rPr>
          <w:t>c</w:t>
        </w:r>
      </w:ins>
      <w:del w:id="820" w:author="Andreae, Emily A" w:date="2019-12-20T08:32:00Z">
        <w:r w:rsidR="00436125" w:rsidRPr="0095454A" w:rsidDel="000D6A5C">
          <w:rPr>
            <w:rFonts w:ascii="Arial" w:hAnsi="Arial" w:cs="Arial"/>
            <w:sz w:val="22"/>
            <w:szCs w:val="22"/>
          </w:rPr>
          <w:delText>C</w:delText>
        </w:r>
      </w:del>
      <w:r w:rsidR="00436125" w:rsidRPr="0095454A">
        <w:rPr>
          <w:rFonts w:ascii="Arial" w:hAnsi="Arial" w:cs="Arial"/>
          <w:sz w:val="22"/>
          <w:szCs w:val="22"/>
        </w:rPr>
        <w:t>ontrol and pcDNA3.1)</w:t>
      </w:r>
      <w:ins w:id="821" w:author="Andreae, Emily A" w:date="2019-12-20T08:34:00Z">
        <w:r w:rsidR="000D6A5C">
          <w:rPr>
            <w:rFonts w:ascii="Arial" w:hAnsi="Arial" w:cs="Arial"/>
            <w:sz w:val="22"/>
            <w:szCs w:val="22"/>
          </w:rPr>
          <w:t>.</w:t>
        </w:r>
      </w:ins>
    </w:p>
    <w:p w14:paraId="3C0FE9D1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4989BFAE" w14:textId="2D16C0A1" w:rsidR="00C219AE" w:rsidRPr="0095454A" w:rsidRDefault="00C219AE" w:rsidP="00C219A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Figure 4. PANC754 significantly inhibited hepatocellular carcinoma HepG2 cell</w:t>
      </w:r>
      <w:del w:id="822" w:author="Andreae, Emily A" w:date="2019-12-20T08:32:00Z">
        <w:r w:rsidRPr="0095454A" w:rsidDel="000D6A5C">
          <w:rPr>
            <w:rFonts w:ascii="Arial" w:hAnsi="Arial" w:cs="Arial"/>
            <w:b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 migration and Bel7402 cell</w:t>
      </w:r>
      <w:del w:id="823" w:author="Andreae, Emily A" w:date="2019-12-20T08:32:00Z">
        <w:r w:rsidRPr="0095454A" w:rsidDel="000D6A5C">
          <w:rPr>
            <w:rFonts w:ascii="Arial" w:hAnsi="Arial" w:cs="Arial"/>
            <w:b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 invasion</w:t>
      </w:r>
      <w:r w:rsidR="006F02BA" w:rsidRPr="0095454A">
        <w:rPr>
          <w:rFonts w:ascii="Arial" w:hAnsi="Arial" w:cs="Arial"/>
          <w:b/>
          <w:sz w:val="22"/>
          <w:szCs w:val="22"/>
        </w:rPr>
        <w:t>.</w:t>
      </w:r>
      <w:r w:rsidRPr="0095454A">
        <w:rPr>
          <w:rFonts w:ascii="Arial" w:hAnsi="Arial" w:cs="Arial"/>
          <w:sz w:val="22"/>
          <w:szCs w:val="22"/>
        </w:rPr>
        <w:t xml:space="preserve"> </w:t>
      </w:r>
      <w:r w:rsidRPr="0095454A">
        <w:rPr>
          <w:rFonts w:ascii="Arial" w:hAnsi="Arial" w:cs="Arial"/>
          <w:b/>
          <w:sz w:val="22"/>
          <w:szCs w:val="22"/>
        </w:rPr>
        <w:t>(A)</w:t>
      </w:r>
      <w:r w:rsidRPr="0095454A">
        <w:rPr>
          <w:rFonts w:ascii="Arial" w:hAnsi="Arial" w:cs="Arial"/>
          <w:sz w:val="22"/>
          <w:szCs w:val="22"/>
        </w:rPr>
        <w:t xml:space="preserve"> </w:t>
      </w:r>
      <w:ins w:id="824" w:author="Andreae, Emily A" w:date="2019-12-20T08:32:00Z">
        <w:r w:rsidR="000D6A5C">
          <w:rPr>
            <w:rFonts w:ascii="Arial" w:hAnsi="Arial" w:cs="Arial"/>
            <w:sz w:val="22"/>
            <w:szCs w:val="22"/>
          </w:rPr>
          <w:t xml:space="preserve">Scratch assay </w:t>
        </w:r>
      </w:ins>
      <w:del w:id="825" w:author="Andreae, Emily A" w:date="2019-12-20T08:32:00Z">
        <w:r w:rsidRPr="0095454A" w:rsidDel="000D6A5C">
          <w:rPr>
            <w:rFonts w:ascii="Arial" w:hAnsi="Arial" w:cs="Arial"/>
            <w:sz w:val="22"/>
            <w:szCs w:val="22"/>
          </w:rPr>
          <w:delText xml:space="preserve">wound healing repair </w:delText>
        </w:r>
      </w:del>
      <w:del w:id="826" w:author="Andreae, Emily A" w:date="2019-12-20T08:33:00Z">
        <w:r w:rsidRPr="0095454A" w:rsidDel="000D6A5C">
          <w:rPr>
            <w:rFonts w:ascii="Arial" w:hAnsi="Arial" w:cs="Arial"/>
            <w:sz w:val="22"/>
            <w:szCs w:val="22"/>
          </w:rPr>
          <w:delText xml:space="preserve">experiment </w:delText>
        </w:r>
      </w:del>
      <w:r w:rsidRPr="0095454A">
        <w:rPr>
          <w:rFonts w:ascii="Arial" w:hAnsi="Arial" w:cs="Arial"/>
          <w:sz w:val="22"/>
          <w:szCs w:val="22"/>
        </w:rPr>
        <w:t>of PANC754</w:t>
      </w:r>
      <w:ins w:id="827" w:author="Andreae, Emily A" w:date="2019-12-20T08:33:00Z">
        <w:r w:rsidR="000D6A5C">
          <w:rPr>
            <w:rFonts w:ascii="Arial" w:hAnsi="Arial" w:cs="Arial"/>
            <w:sz w:val="22"/>
            <w:szCs w:val="22"/>
          </w:rPr>
          <w:t xml:space="preserve"> overexpressed cells and</w:t>
        </w:r>
      </w:ins>
      <w:del w:id="828" w:author="Andreae, Emily A" w:date="2019-12-20T08:33:00Z">
        <w:r w:rsidRPr="0095454A" w:rsidDel="000D6A5C">
          <w:rPr>
            <w:rFonts w:ascii="Arial" w:hAnsi="Arial" w:cs="Arial"/>
            <w:sz w:val="22"/>
            <w:szCs w:val="22"/>
          </w:rPr>
          <w:delText>;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ins w:id="829" w:author="Andreae, Emily A" w:date="2019-12-20T08:34:00Z">
        <w:r w:rsidR="000D6A5C" w:rsidRPr="000D6A5C">
          <w:rPr>
            <w:rFonts w:ascii="Arial" w:hAnsi="Arial" w:cs="Arial"/>
            <w:sz w:val="22"/>
            <w:szCs w:val="22"/>
          </w:rPr>
          <w:t xml:space="preserve">corresponding </w:t>
        </w:r>
      </w:ins>
      <w:r w:rsidRPr="0095454A">
        <w:rPr>
          <w:rFonts w:ascii="Arial" w:hAnsi="Arial" w:cs="Arial"/>
          <w:b/>
          <w:sz w:val="22"/>
          <w:szCs w:val="22"/>
        </w:rPr>
        <w:t>(B)</w:t>
      </w:r>
      <w:r w:rsidRPr="0095454A">
        <w:rPr>
          <w:rFonts w:ascii="Arial" w:hAnsi="Arial" w:cs="Arial"/>
          <w:sz w:val="22"/>
          <w:szCs w:val="22"/>
        </w:rPr>
        <w:t xml:space="preserve"> </w:t>
      </w:r>
      <w:ins w:id="830" w:author="Andreae, Emily A" w:date="2019-12-20T08:33:00Z">
        <w:r w:rsidR="000D6A5C">
          <w:rPr>
            <w:rFonts w:ascii="Arial" w:hAnsi="Arial" w:cs="Arial"/>
            <w:sz w:val="22"/>
            <w:szCs w:val="22"/>
          </w:rPr>
          <w:t>s</w:t>
        </w:r>
      </w:ins>
      <w:del w:id="831" w:author="Andreae, Emily A" w:date="2019-12-20T08:33:00Z">
        <w:r w:rsidRPr="0095454A" w:rsidDel="000D6A5C">
          <w:rPr>
            <w:rFonts w:ascii="Arial" w:hAnsi="Arial" w:cs="Arial"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sz w:val="22"/>
          <w:szCs w:val="22"/>
        </w:rPr>
        <w:t>tatistical histogram of (A)</w:t>
      </w:r>
      <w:ins w:id="832" w:author="Andreae, Emily A" w:date="2019-12-20T08:33:00Z">
        <w:r w:rsidR="000D6A5C">
          <w:rPr>
            <w:rFonts w:ascii="Arial" w:hAnsi="Arial" w:cs="Arial"/>
            <w:sz w:val="22"/>
            <w:szCs w:val="22"/>
          </w:rPr>
          <w:t>.</w:t>
        </w:r>
      </w:ins>
      <w:del w:id="833" w:author="Andreae, Emily A" w:date="2019-12-20T08:33:00Z">
        <w:r w:rsidRPr="0095454A" w:rsidDel="000D6A5C">
          <w:rPr>
            <w:rFonts w:ascii="Arial" w:hAnsi="Arial" w:cs="Arial"/>
            <w:sz w:val="22"/>
            <w:szCs w:val="22"/>
          </w:rPr>
          <w:delText>;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r w:rsidRPr="0095454A">
        <w:rPr>
          <w:rFonts w:ascii="Arial" w:hAnsi="Arial" w:cs="Arial"/>
          <w:b/>
          <w:sz w:val="22"/>
          <w:szCs w:val="22"/>
        </w:rPr>
        <w:t>(C)</w:t>
      </w:r>
      <w:r w:rsidRPr="0095454A">
        <w:rPr>
          <w:rFonts w:ascii="Arial" w:hAnsi="Arial" w:cs="Arial"/>
          <w:sz w:val="22"/>
          <w:szCs w:val="22"/>
        </w:rPr>
        <w:t xml:space="preserve"> </w:t>
      </w:r>
      <w:del w:id="834" w:author="Andreae, Emily A" w:date="2019-12-20T08:33:00Z">
        <w:r w:rsidRPr="0095454A" w:rsidDel="000D6A5C">
          <w:rPr>
            <w:rFonts w:ascii="Arial" w:hAnsi="Arial" w:cs="Arial"/>
            <w:sz w:val="22"/>
            <w:szCs w:val="22"/>
          </w:rPr>
          <w:delText xml:space="preserve">the </w:delText>
        </w:r>
      </w:del>
      <w:ins w:id="835" w:author="Andreae, Emily A" w:date="2019-12-20T08:33:00Z">
        <w:r w:rsidR="000D6A5C">
          <w:rPr>
            <w:rFonts w:ascii="Arial" w:hAnsi="Arial" w:cs="Arial"/>
            <w:sz w:val="22"/>
            <w:szCs w:val="22"/>
          </w:rPr>
          <w:t>R</w:t>
        </w:r>
      </w:ins>
      <w:del w:id="836" w:author="Andreae, Emily A" w:date="2019-12-20T08:33:00Z">
        <w:r w:rsidRPr="0095454A" w:rsidDel="000D6A5C">
          <w:rPr>
            <w:rFonts w:ascii="Arial" w:hAnsi="Arial" w:cs="Arial"/>
            <w:sz w:val="22"/>
            <w:szCs w:val="22"/>
          </w:rPr>
          <w:delText>r</w:delText>
        </w:r>
      </w:del>
      <w:r w:rsidRPr="0095454A">
        <w:rPr>
          <w:rFonts w:ascii="Arial" w:hAnsi="Arial" w:cs="Arial"/>
          <w:sz w:val="22"/>
          <w:szCs w:val="22"/>
        </w:rPr>
        <w:t xml:space="preserve">epresentative </w:t>
      </w:r>
      <w:ins w:id="837" w:author="Andreae, Emily A" w:date="2019-12-20T08:33:00Z">
        <w:r w:rsidR="000D6A5C">
          <w:rPr>
            <w:rFonts w:ascii="Arial" w:hAnsi="Arial" w:cs="Arial"/>
            <w:sz w:val="22"/>
            <w:szCs w:val="22"/>
          </w:rPr>
          <w:t xml:space="preserve">images of the </w:t>
        </w:r>
      </w:ins>
      <w:r w:rsidRPr="0095454A">
        <w:rPr>
          <w:rFonts w:ascii="Arial" w:hAnsi="Arial" w:cs="Arial"/>
          <w:sz w:val="22"/>
          <w:szCs w:val="22"/>
        </w:rPr>
        <w:t>invasion assay of PANC754</w:t>
      </w:r>
      <w:ins w:id="838" w:author="Andreae, Emily A" w:date="2019-12-20T08:33:00Z">
        <w:r w:rsidR="000D6A5C">
          <w:rPr>
            <w:rFonts w:ascii="Arial" w:hAnsi="Arial" w:cs="Arial"/>
            <w:sz w:val="22"/>
            <w:szCs w:val="22"/>
          </w:rPr>
          <w:t xml:space="preserve"> overexpressed cells</w:t>
        </w:r>
      </w:ins>
      <w:del w:id="839" w:author="Andreae, Emily A" w:date="2019-12-20T08:34:00Z">
        <w:r w:rsidRPr="0095454A" w:rsidDel="000D6A5C">
          <w:rPr>
            <w:rFonts w:ascii="Arial" w:hAnsi="Arial" w:cs="Arial"/>
            <w:sz w:val="22"/>
            <w:szCs w:val="22"/>
          </w:rPr>
          <w:delText>;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ins w:id="840" w:author="Andreae, Emily A" w:date="2019-12-20T08:34:00Z">
        <w:r w:rsidR="000D6A5C">
          <w:rPr>
            <w:rFonts w:ascii="Arial" w:hAnsi="Arial" w:cs="Arial"/>
            <w:sz w:val="22"/>
            <w:szCs w:val="22"/>
          </w:rPr>
          <w:t xml:space="preserve">and corresponding </w:t>
        </w:r>
      </w:ins>
      <w:r w:rsidRPr="0095454A">
        <w:rPr>
          <w:rFonts w:ascii="Arial" w:hAnsi="Arial" w:cs="Arial"/>
          <w:b/>
          <w:sz w:val="22"/>
          <w:szCs w:val="22"/>
        </w:rPr>
        <w:t>(D)</w:t>
      </w:r>
      <w:r w:rsidRPr="0095454A">
        <w:rPr>
          <w:rFonts w:ascii="Arial" w:hAnsi="Arial" w:cs="Arial"/>
          <w:sz w:val="22"/>
          <w:szCs w:val="22"/>
        </w:rPr>
        <w:t xml:space="preserve"> </w:t>
      </w:r>
      <w:ins w:id="841" w:author="Andreae, Emily A" w:date="2019-12-20T08:34:00Z">
        <w:r w:rsidR="000D6A5C">
          <w:rPr>
            <w:rFonts w:ascii="Arial" w:hAnsi="Arial" w:cs="Arial"/>
            <w:sz w:val="22"/>
            <w:szCs w:val="22"/>
          </w:rPr>
          <w:t>s</w:t>
        </w:r>
      </w:ins>
      <w:del w:id="842" w:author="Andreae, Emily A" w:date="2019-12-20T08:34:00Z">
        <w:r w:rsidRPr="0095454A" w:rsidDel="000D6A5C">
          <w:rPr>
            <w:rFonts w:ascii="Arial" w:hAnsi="Arial" w:cs="Arial"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sz w:val="22"/>
          <w:szCs w:val="22"/>
        </w:rPr>
        <w:t>tatistical histogram of (C). Control, untransfected group; pcDNA3.1, transfected with empty pcDNA3.1 plasmid group; PANC754, transfected with pcDNA3.1-PANC754 overexpression plasmid group; ***, P&lt;0.01</w:t>
      </w:r>
      <w:r w:rsidR="00436125" w:rsidRPr="0095454A">
        <w:rPr>
          <w:rFonts w:ascii="Arial" w:hAnsi="Arial" w:cs="Arial"/>
          <w:sz w:val="22"/>
          <w:szCs w:val="22"/>
        </w:rPr>
        <w:t xml:space="preserve"> (PANC754 VS Control and pcDNA3.1)</w:t>
      </w:r>
      <w:ins w:id="843" w:author="Andreae, Emily A" w:date="2019-12-20T08:34:00Z">
        <w:r w:rsidR="000D6A5C">
          <w:rPr>
            <w:rFonts w:ascii="Arial" w:hAnsi="Arial" w:cs="Arial"/>
            <w:sz w:val="22"/>
            <w:szCs w:val="22"/>
          </w:rPr>
          <w:t>.</w:t>
        </w:r>
      </w:ins>
    </w:p>
    <w:p w14:paraId="448B5E5C" w14:textId="77777777" w:rsidR="00C219AE" w:rsidRPr="0095454A" w:rsidRDefault="00C219AE" w:rsidP="00C219AE">
      <w:pPr>
        <w:jc w:val="both"/>
        <w:rPr>
          <w:rFonts w:ascii="Arial" w:hAnsi="Arial" w:cs="Arial"/>
          <w:sz w:val="22"/>
          <w:szCs w:val="22"/>
        </w:rPr>
      </w:pPr>
    </w:p>
    <w:p w14:paraId="76618EFF" w14:textId="0AEFD452" w:rsidR="004A1937" w:rsidRPr="0095454A" w:rsidRDefault="009C4617" w:rsidP="00C219A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D12692" w:rsidRPr="0095454A">
        <w:rPr>
          <w:rFonts w:ascii="Arial" w:hAnsi="Arial" w:cs="Arial"/>
          <w:b/>
          <w:sz w:val="22"/>
          <w:szCs w:val="22"/>
        </w:rPr>
        <w:t>5</w:t>
      </w:r>
      <w:r w:rsidRPr="0095454A">
        <w:rPr>
          <w:rFonts w:ascii="Arial" w:hAnsi="Arial" w:cs="Arial"/>
          <w:b/>
          <w:sz w:val="22"/>
          <w:szCs w:val="22"/>
        </w:rPr>
        <w:t>.</w:t>
      </w:r>
      <w:r w:rsidR="00152970" w:rsidRPr="0095454A">
        <w:rPr>
          <w:rFonts w:ascii="Arial" w:hAnsi="Arial" w:cs="Arial" w:hint="eastAsia"/>
          <w:b/>
          <w:sz w:val="22"/>
          <w:szCs w:val="22"/>
        </w:rPr>
        <w:t xml:space="preserve"> The </w:t>
      </w:r>
      <w:r w:rsidR="00F303D9" w:rsidRPr="0095454A">
        <w:rPr>
          <w:rFonts w:ascii="Arial" w:hAnsi="Arial" w:cs="Arial"/>
          <w:b/>
          <w:sz w:val="22"/>
          <w:szCs w:val="22"/>
        </w:rPr>
        <w:t>regulation targets of PANC754</w:t>
      </w:r>
      <w:r w:rsidR="00152970" w:rsidRPr="0095454A">
        <w:rPr>
          <w:rFonts w:ascii="Arial" w:hAnsi="Arial" w:cs="Arial"/>
          <w:b/>
          <w:sz w:val="22"/>
          <w:szCs w:val="22"/>
        </w:rPr>
        <w:t xml:space="preserve"> were </w:t>
      </w:r>
      <w:r w:rsidR="00F303D9" w:rsidRPr="0095454A">
        <w:rPr>
          <w:rFonts w:ascii="Arial" w:hAnsi="Arial" w:cs="Arial"/>
          <w:b/>
          <w:sz w:val="22"/>
          <w:szCs w:val="22"/>
        </w:rPr>
        <w:t xml:space="preserve">investigated </w:t>
      </w:r>
      <w:ins w:id="844" w:author="Andreae, Emily A" w:date="2019-12-20T08:35:00Z">
        <w:r w:rsidR="00357B44">
          <w:rPr>
            <w:rFonts w:ascii="Arial" w:hAnsi="Arial" w:cs="Arial"/>
            <w:b/>
            <w:sz w:val="22"/>
            <w:szCs w:val="22"/>
          </w:rPr>
          <w:t xml:space="preserve">according to </w:t>
        </w:r>
        <w:r w:rsidR="00357B44" w:rsidRPr="00357B44">
          <w:rPr>
            <w:rFonts w:ascii="Arial" w:hAnsi="Arial" w:cs="Arial"/>
            <w:b/>
            <w:sz w:val="22"/>
            <w:szCs w:val="22"/>
          </w:rPr>
          <w:t>complementary</w:t>
        </w:r>
        <w:r w:rsidR="00357B44" w:rsidRPr="00357B44" w:rsidDel="00357B44">
          <w:rPr>
            <w:rFonts w:ascii="Arial" w:hAnsi="Arial" w:cs="Arial"/>
            <w:b/>
            <w:sz w:val="22"/>
            <w:szCs w:val="22"/>
          </w:rPr>
          <w:t xml:space="preserve"> </w:t>
        </w:r>
      </w:ins>
      <w:del w:id="845" w:author="Andreae, Emily A" w:date="2019-12-20T08:35:00Z">
        <w:r w:rsidR="00F303D9" w:rsidRPr="0095454A" w:rsidDel="00357B44">
          <w:rPr>
            <w:rFonts w:ascii="Arial" w:hAnsi="Arial" w:cs="Arial"/>
            <w:b/>
            <w:sz w:val="22"/>
            <w:szCs w:val="22"/>
          </w:rPr>
          <w:delText xml:space="preserve">based on the </w:delText>
        </w:r>
      </w:del>
      <w:r w:rsidR="00F303D9" w:rsidRPr="0095454A">
        <w:rPr>
          <w:rFonts w:ascii="Arial" w:hAnsi="Arial" w:cs="Arial"/>
          <w:b/>
          <w:sz w:val="22"/>
          <w:szCs w:val="22"/>
        </w:rPr>
        <w:t>sequence</w:t>
      </w:r>
      <w:del w:id="846" w:author="Andreae, Emily A" w:date="2019-12-20T08:35:00Z">
        <w:r w:rsidR="00F303D9" w:rsidRPr="0095454A" w:rsidDel="00357B44">
          <w:rPr>
            <w:rFonts w:ascii="Arial" w:hAnsi="Arial" w:cs="Arial"/>
            <w:b/>
            <w:sz w:val="22"/>
            <w:szCs w:val="22"/>
          </w:rPr>
          <w:delText xml:space="preserve"> complementary</w:delText>
        </w:r>
      </w:del>
      <w:ins w:id="847" w:author="Andreae, Emily A" w:date="2019-12-20T08:35:00Z">
        <w:r w:rsidR="00357B44">
          <w:rPr>
            <w:rFonts w:ascii="Arial" w:hAnsi="Arial" w:cs="Arial"/>
            <w:b/>
            <w:sz w:val="22"/>
            <w:szCs w:val="22"/>
          </w:rPr>
          <w:t>.</w:t>
        </w:r>
      </w:ins>
      <w:del w:id="848" w:author="Andreae, Emily A" w:date="2019-12-20T08:35:00Z">
        <w:r w:rsidR="00F303D9" w:rsidRPr="0095454A" w:rsidDel="00357B44">
          <w:rPr>
            <w:rFonts w:ascii="Arial" w:hAnsi="Arial" w:cs="Arial"/>
            <w:b/>
            <w:sz w:val="22"/>
            <w:szCs w:val="22"/>
          </w:rPr>
          <w:delText xml:space="preserve"> theory </w:delText>
        </w:r>
      </w:del>
      <w:r w:rsidR="00F303D9" w:rsidRPr="0095454A">
        <w:rPr>
          <w:rFonts w:ascii="Arial" w:hAnsi="Arial" w:cs="Arial"/>
          <w:b/>
          <w:sz w:val="22"/>
          <w:szCs w:val="22"/>
        </w:rPr>
        <w:t xml:space="preserve">(A) </w:t>
      </w:r>
      <w:r w:rsidR="00F303D9" w:rsidRPr="0095454A">
        <w:rPr>
          <w:rFonts w:ascii="Arial" w:hAnsi="Arial" w:cs="Arial"/>
          <w:sz w:val="22"/>
          <w:szCs w:val="22"/>
        </w:rPr>
        <w:t xml:space="preserve">the sequence alignment analysis of PANC754 to 55,270,388 non-redundant sequences collected from GenBank, EMBL, DDBJ, PDB and RefSeq with NCBI </w:t>
      </w:r>
      <w:hyperlink r:id="rId20" w:history="1">
        <w:r w:rsidR="00F303D9" w:rsidRPr="0095454A">
          <w:rPr>
            <w:rFonts w:ascii="Arial" w:hAnsi="Arial" w:cs="Arial"/>
            <w:sz w:val="22"/>
            <w:szCs w:val="22"/>
          </w:rPr>
          <w:t>blastn suite</w:t>
        </w:r>
      </w:hyperlink>
      <w:r w:rsidR="00F303D9" w:rsidRPr="0095454A">
        <w:rPr>
          <w:rFonts w:ascii="Arial" w:hAnsi="Arial" w:cs="Arial"/>
          <w:sz w:val="22"/>
          <w:szCs w:val="22"/>
        </w:rPr>
        <w:t xml:space="preserve"> tools with default </w:t>
      </w:r>
      <w:hyperlink r:id="rId21" w:anchor="i" w:tooltip="Show/hide algorithm parameters" w:history="1">
        <w:r w:rsidR="00F303D9" w:rsidRPr="0095454A">
          <w:rPr>
            <w:rFonts w:ascii="Arial" w:hAnsi="Arial" w:cs="Arial"/>
            <w:sz w:val="22"/>
            <w:szCs w:val="22"/>
          </w:rPr>
          <w:t>algorithm parameters</w:t>
        </w:r>
      </w:hyperlink>
      <w:r w:rsidR="00217D65" w:rsidRPr="0095454A">
        <w:rPr>
          <w:rFonts w:ascii="Arial" w:hAnsi="Arial" w:cs="Arial"/>
          <w:sz w:val="22"/>
          <w:szCs w:val="22"/>
        </w:rPr>
        <w:t>.</w:t>
      </w:r>
      <w:r w:rsidR="00F303D9" w:rsidRPr="0095454A">
        <w:rPr>
          <w:rFonts w:ascii="Arial" w:hAnsi="Arial" w:cs="Arial"/>
          <w:sz w:val="22"/>
          <w:szCs w:val="22"/>
        </w:rPr>
        <w:t xml:space="preserve"> </w:t>
      </w:r>
      <w:r w:rsidR="00F303D9" w:rsidRPr="0095454A">
        <w:rPr>
          <w:rFonts w:ascii="Arial" w:hAnsi="Arial" w:cs="Arial"/>
          <w:b/>
          <w:sz w:val="22"/>
          <w:szCs w:val="22"/>
        </w:rPr>
        <w:t>(B)</w:t>
      </w:r>
      <w:r w:rsidR="00F303D9" w:rsidRPr="0095454A">
        <w:rPr>
          <w:rFonts w:ascii="Arial" w:hAnsi="Arial" w:cs="Arial"/>
          <w:sz w:val="22"/>
          <w:szCs w:val="22"/>
        </w:rPr>
        <w:t xml:space="preserve"> Slanted cladogram w</w:t>
      </w:r>
      <w:r w:rsidR="00217D65" w:rsidRPr="0095454A">
        <w:rPr>
          <w:rFonts w:ascii="Arial" w:hAnsi="Arial" w:cs="Arial"/>
          <w:sz w:val="22"/>
          <w:szCs w:val="22"/>
        </w:rPr>
        <w:t>as</w:t>
      </w:r>
      <w:r w:rsidR="00F303D9" w:rsidRPr="0095454A">
        <w:rPr>
          <w:rFonts w:ascii="Arial" w:hAnsi="Arial" w:cs="Arial"/>
          <w:sz w:val="22"/>
          <w:szCs w:val="22"/>
        </w:rPr>
        <w:t xml:space="preserve"> conducted </w:t>
      </w:r>
      <w:r w:rsidR="00217D65" w:rsidRPr="0095454A">
        <w:rPr>
          <w:rFonts w:ascii="Arial" w:hAnsi="Arial" w:cs="Arial"/>
          <w:sz w:val="22"/>
          <w:szCs w:val="22"/>
        </w:rPr>
        <w:t xml:space="preserve">to display the distance or similarity between PANC754 and KPNA4,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r w:rsidR="00217D65" w:rsidRPr="0095454A">
        <w:rPr>
          <w:rFonts w:ascii="Arial" w:hAnsi="Arial" w:cs="Arial"/>
          <w:sz w:val="22"/>
          <w:szCs w:val="22"/>
        </w:rPr>
        <w:t xml:space="preserve"> or others. </w:t>
      </w:r>
      <w:r w:rsidR="00217D65" w:rsidRPr="0095454A">
        <w:rPr>
          <w:rFonts w:ascii="Arial" w:hAnsi="Arial" w:cs="Arial"/>
          <w:b/>
          <w:sz w:val="22"/>
          <w:szCs w:val="22"/>
        </w:rPr>
        <w:t xml:space="preserve">(C) </w:t>
      </w:r>
      <w:r w:rsidR="00217D65" w:rsidRPr="0095454A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00217D65" w:rsidRPr="0095454A">
        <w:rPr>
          <w:rFonts w:ascii="Arial" w:hAnsi="Arial" w:cs="Arial"/>
          <w:sz w:val="22"/>
          <w:szCs w:val="22"/>
        </w:rPr>
        <w:t>heatmap</w:t>
      </w:r>
      <w:proofErr w:type="spellEnd"/>
      <w:r w:rsidR="00217D65" w:rsidRPr="0095454A">
        <w:rPr>
          <w:rFonts w:ascii="Arial" w:hAnsi="Arial" w:cs="Arial"/>
          <w:sz w:val="22"/>
          <w:szCs w:val="22"/>
        </w:rPr>
        <w:t xml:space="preserve"> </w:t>
      </w:r>
      <w:r w:rsidR="0012100A" w:rsidRPr="0095454A">
        <w:rPr>
          <w:rFonts w:ascii="Arial" w:hAnsi="Arial" w:cs="Arial"/>
          <w:sz w:val="22"/>
          <w:szCs w:val="22"/>
        </w:rPr>
        <w:t xml:space="preserve">of the co-expression analysis </w:t>
      </w:r>
      <w:proofErr w:type="gramStart"/>
      <w:r w:rsidR="00217D65" w:rsidRPr="0095454A">
        <w:rPr>
          <w:rFonts w:ascii="Arial" w:hAnsi="Arial" w:cs="Arial"/>
          <w:sz w:val="22"/>
          <w:szCs w:val="22"/>
        </w:rPr>
        <w:t>was performed</w:t>
      </w:r>
      <w:proofErr w:type="gramEnd"/>
      <w:r w:rsidR="00217D65" w:rsidRPr="0095454A">
        <w:rPr>
          <w:rFonts w:ascii="Arial" w:hAnsi="Arial" w:cs="Arial"/>
          <w:sz w:val="22"/>
          <w:szCs w:val="22"/>
        </w:rPr>
        <w:t xml:space="preserve"> to </w:t>
      </w:r>
      <w:r w:rsidR="0012100A" w:rsidRPr="0095454A">
        <w:rPr>
          <w:rFonts w:ascii="Arial" w:hAnsi="Arial" w:cs="Arial"/>
          <w:sz w:val="22"/>
          <w:szCs w:val="22"/>
        </w:rPr>
        <w:t xml:space="preserve">discover </w:t>
      </w:r>
      <w:r w:rsidR="00904F71" w:rsidRPr="0095454A">
        <w:rPr>
          <w:rFonts w:ascii="Arial" w:hAnsi="Arial" w:cs="Arial"/>
          <w:sz w:val="22"/>
          <w:szCs w:val="22"/>
        </w:rPr>
        <w:t xml:space="preserve">the regulated targets of antisense ncRNA </w:t>
      </w:r>
      <w:r w:rsidR="00904F71" w:rsidRPr="0095454A">
        <w:rPr>
          <w:rFonts w:ascii="Arial" w:hAnsi="Arial" w:cs="Arial"/>
          <w:i/>
          <w:sz w:val="22"/>
          <w:szCs w:val="22"/>
        </w:rPr>
        <w:t>PANC754</w:t>
      </w:r>
      <w:r w:rsidR="00904F71" w:rsidRPr="0095454A">
        <w:rPr>
          <w:rFonts w:ascii="Arial" w:hAnsi="Arial" w:cs="Arial"/>
          <w:sz w:val="22"/>
          <w:szCs w:val="22"/>
        </w:rPr>
        <w:t xml:space="preserve"> based on the sequence complementary theory.</w:t>
      </w:r>
    </w:p>
    <w:p w14:paraId="57C6E4FD" w14:textId="77777777" w:rsidR="009C4617" w:rsidRPr="0095454A" w:rsidRDefault="009C4617" w:rsidP="00C219AE">
      <w:pPr>
        <w:jc w:val="both"/>
        <w:rPr>
          <w:rFonts w:ascii="Arial" w:hAnsi="Arial" w:cs="Arial"/>
          <w:sz w:val="22"/>
          <w:szCs w:val="22"/>
          <w:lang w:eastAsia="zh-CN"/>
        </w:rPr>
      </w:pPr>
    </w:p>
    <w:p w14:paraId="1016CA96" w14:textId="6968DD2E" w:rsidR="00A343BF" w:rsidRPr="0095454A" w:rsidRDefault="004A1937" w:rsidP="003E48FE">
      <w:pPr>
        <w:jc w:val="both"/>
        <w:rPr>
          <w:rFonts w:ascii="Arial" w:hAnsi="Arial" w:cs="Arial"/>
          <w:sz w:val="22"/>
          <w:szCs w:val="22"/>
        </w:rPr>
      </w:pPr>
      <w:commentRangeStart w:id="849"/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D12692" w:rsidRPr="0095454A">
        <w:rPr>
          <w:rFonts w:ascii="Arial" w:hAnsi="Arial" w:cs="Arial"/>
          <w:b/>
          <w:sz w:val="22"/>
          <w:szCs w:val="22"/>
        </w:rPr>
        <w:t>6</w:t>
      </w:r>
      <w:r w:rsidRPr="0095454A">
        <w:rPr>
          <w:rFonts w:ascii="Arial" w:hAnsi="Arial" w:cs="Arial"/>
          <w:b/>
          <w:sz w:val="22"/>
          <w:szCs w:val="22"/>
        </w:rPr>
        <w:t xml:space="preserve">. </w:t>
      </w:r>
      <w:r w:rsidR="00B62F62" w:rsidRPr="0095454A">
        <w:rPr>
          <w:rFonts w:ascii="Arial" w:hAnsi="Arial" w:cs="Arial"/>
          <w:b/>
          <w:sz w:val="22"/>
          <w:szCs w:val="22"/>
        </w:rPr>
        <w:t xml:space="preserve">Western blotting </w:t>
      </w:r>
      <w:r w:rsidR="009137CF" w:rsidRPr="0095454A">
        <w:rPr>
          <w:rFonts w:ascii="Arial" w:hAnsi="Arial" w:cs="Arial"/>
          <w:b/>
          <w:sz w:val="22"/>
          <w:szCs w:val="22"/>
        </w:rPr>
        <w:t>experiments confirmed the potential targets of PANC754.</w:t>
      </w:r>
      <w:del w:id="850" w:author="Andreae, Emily A" w:date="2019-12-20T08:35:00Z">
        <w:r w:rsidR="009137CF" w:rsidRPr="0095454A" w:rsidDel="00357B44">
          <w:rPr>
            <w:rFonts w:ascii="Arial" w:hAnsi="Arial" w:cs="Arial"/>
            <w:b/>
            <w:sz w:val="22"/>
            <w:szCs w:val="22"/>
          </w:rPr>
          <w:delText xml:space="preserve"> </w:delText>
        </w:r>
      </w:del>
      <w:commentRangeEnd w:id="849"/>
      <w:r w:rsidR="00357B44">
        <w:rPr>
          <w:rStyle w:val="CommentReference"/>
        </w:rPr>
        <w:commentReference w:id="849"/>
      </w:r>
      <w:r w:rsidR="009137CF" w:rsidRPr="0095454A">
        <w:rPr>
          <w:rFonts w:ascii="Arial" w:hAnsi="Arial" w:cs="Arial"/>
          <w:b/>
          <w:sz w:val="22"/>
          <w:szCs w:val="22"/>
        </w:rPr>
        <w:t xml:space="preserve"> </w:t>
      </w:r>
      <w:r w:rsidR="00637DF0" w:rsidRPr="0095454A">
        <w:rPr>
          <w:rFonts w:ascii="Arial" w:hAnsi="Arial" w:cs="Arial"/>
          <w:sz w:val="22"/>
          <w:szCs w:val="22"/>
        </w:rPr>
        <w:t xml:space="preserve">Nuclear protein of KPNA4 and total protein of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r w:rsidR="00637DF0" w:rsidRPr="0095454A">
        <w:rPr>
          <w:rFonts w:ascii="Arial" w:hAnsi="Arial" w:cs="Arial"/>
          <w:sz w:val="22"/>
          <w:szCs w:val="22"/>
        </w:rPr>
        <w:t xml:space="preserve"> were detected by </w:t>
      </w:r>
      <w:ins w:id="851" w:author="Andreae, Emily A" w:date="2019-12-20T08:36:00Z">
        <w:r w:rsidR="00357B44">
          <w:rPr>
            <w:rFonts w:ascii="Arial" w:hAnsi="Arial" w:cs="Arial"/>
            <w:sz w:val="22"/>
            <w:szCs w:val="22"/>
          </w:rPr>
          <w:t>W</w:t>
        </w:r>
      </w:ins>
      <w:del w:id="852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>w</w:delText>
        </w:r>
      </w:del>
      <w:r w:rsidR="00637DF0" w:rsidRPr="0095454A">
        <w:rPr>
          <w:rFonts w:ascii="Arial" w:hAnsi="Arial" w:cs="Arial"/>
          <w:sz w:val="22"/>
          <w:szCs w:val="22"/>
        </w:rPr>
        <w:t>estern blotting in</w:t>
      </w:r>
      <w:del w:id="853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 xml:space="preserve"> the</w:delText>
        </w:r>
      </w:del>
      <w:r w:rsidR="00637DF0" w:rsidRPr="0095454A">
        <w:rPr>
          <w:rFonts w:ascii="Arial" w:hAnsi="Arial" w:cs="Arial"/>
          <w:sz w:val="22"/>
          <w:szCs w:val="22"/>
        </w:rPr>
        <w:t xml:space="preserve"> esophageal cancer</w:t>
      </w:r>
      <w:ins w:id="854" w:author="Andreae, Emily A" w:date="2019-12-20T08:36:00Z">
        <w:r w:rsidR="00357B44">
          <w:rPr>
            <w:rFonts w:ascii="Arial" w:hAnsi="Arial" w:cs="Arial"/>
            <w:sz w:val="22"/>
            <w:szCs w:val="22"/>
          </w:rPr>
          <w:t xml:space="preserve"> cell line</w:t>
        </w:r>
      </w:ins>
      <w:r w:rsidR="00637DF0" w:rsidRPr="0095454A">
        <w:rPr>
          <w:rFonts w:ascii="Arial" w:hAnsi="Arial" w:cs="Arial"/>
          <w:sz w:val="22"/>
          <w:szCs w:val="22"/>
        </w:rPr>
        <w:t xml:space="preserve"> Eca109 </w:t>
      </w:r>
      <w:del w:id="855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 xml:space="preserve">cell-line </w:delText>
        </w:r>
      </w:del>
      <w:r w:rsidR="00637DF0" w:rsidRPr="0095454A">
        <w:rPr>
          <w:rFonts w:ascii="Arial" w:hAnsi="Arial" w:cs="Arial"/>
          <w:b/>
          <w:sz w:val="22"/>
          <w:szCs w:val="22"/>
        </w:rPr>
        <w:t>(C)</w:t>
      </w:r>
      <w:r w:rsidR="00637DF0" w:rsidRPr="0095454A">
        <w:rPr>
          <w:rFonts w:ascii="Arial" w:hAnsi="Arial" w:cs="Arial"/>
          <w:sz w:val="22"/>
          <w:szCs w:val="22"/>
        </w:rPr>
        <w:t xml:space="preserve">, hepatocellular carcinoma HepG2 </w:t>
      </w:r>
      <w:r w:rsidR="00637DF0" w:rsidRPr="0095454A">
        <w:rPr>
          <w:rFonts w:ascii="Arial" w:hAnsi="Arial" w:cs="Arial"/>
          <w:b/>
          <w:sz w:val="22"/>
          <w:szCs w:val="22"/>
        </w:rPr>
        <w:t>(D)</w:t>
      </w:r>
      <w:r w:rsidR="00637DF0" w:rsidRPr="0095454A">
        <w:rPr>
          <w:rFonts w:ascii="Arial" w:hAnsi="Arial" w:cs="Arial"/>
          <w:sz w:val="22"/>
          <w:szCs w:val="22"/>
        </w:rPr>
        <w:t xml:space="preserve"> and Bel-7402 </w:t>
      </w:r>
      <w:r w:rsidR="00637DF0" w:rsidRPr="0095454A">
        <w:rPr>
          <w:rFonts w:ascii="Arial" w:hAnsi="Arial" w:cs="Arial"/>
          <w:b/>
          <w:sz w:val="22"/>
          <w:szCs w:val="22"/>
        </w:rPr>
        <w:t>(A)</w:t>
      </w:r>
      <w:r w:rsidR="00637DF0" w:rsidRPr="0095454A">
        <w:rPr>
          <w:rFonts w:ascii="Arial" w:hAnsi="Arial" w:cs="Arial"/>
          <w:sz w:val="22"/>
          <w:szCs w:val="22"/>
        </w:rPr>
        <w:t xml:space="preserve"> cell</w:t>
      </w:r>
      <w:ins w:id="856" w:author="Andreae, Emily A" w:date="2019-12-20T08:36:00Z">
        <w:r w:rsidR="00357B44">
          <w:rPr>
            <w:rFonts w:ascii="Arial" w:hAnsi="Arial" w:cs="Arial"/>
            <w:sz w:val="22"/>
            <w:szCs w:val="22"/>
          </w:rPr>
          <w:t xml:space="preserve"> </w:t>
        </w:r>
      </w:ins>
      <w:del w:id="857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>-</w:delText>
        </w:r>
      </w:del>
      <w:r w:rsidR="00637DF0" w:rsidRPr="0095454A">
        <w:rPr>
          <w:rFonts w:ascii="Arial" w:hAnsi="Arial" w:cs="Arial"/>
          <w:sz w:val="22"/>
          <w:szCs w:val="22"/>
        </w:rPr>
        <w:t xml:space="preserve">lines, </w:t>
      </w:r>
      <w:r w:rsidR="00637DF0" w:rsidRPr="0095454A">
        <w:rPr>
          <w:rFonts w:ascii="Arial" w:hAnsi="Arial" w:cs="Arial" w:hint="eastAsia"/>
          <w:sz w:val="22"/>
          <w:szCs w:val="22"/>
        </w:rPr>
        <w:t xml:space="preserve">gastric cancer MGC803 </w:t>
      </w:r>
      <w:r w:rsidR="00637DF0" w:rsidRPr="0095454A">
        <w:rPr>
          <w:rFonts w:ascii="Arial" w:hAnsi="Arial" w:cs="Arial"/>
          <w:sz w:val="22"/>
          <w:szCs w:val="22"/>
        </w:rPr>
        <w:t>cell</w:t>
      </w:r>
      <w:ins w:id="858" w:author="Andreae, Emily A" w:date="2019-12-20T08:36:00Z">
        <w:r w:rsidR="00357B44">
          <w:rPr>
            <w:rFonts w:ascii="Arial" w:hAnsi="Arial" w:cs="Arial"/>
            <w:sz w:val="22"/>
            <w:szCs w:val="22"/>
          </w:rPr>
          <w:t xml:space="preserve"> </w:t>
        </w:r>
      </w:ins>
      <w:del w:id="859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>-</w:delText>
        </w:r>
      </w:del>
      <w:r w:rsidR="00637DF0" w:rsidRPr="0095454A">
        <w:rPr>
          <w:rFonts w:ascii="Arial" w:hAnsi="Arial" w:cs="Arial"/>
          <w:sz w:val="22"/>
          <w:szCs w:val="22"/>
        </w:rPr>
        <w:t xml:space="preserve">line </w:t>
      </w:r>
      <w:r w:rsidR="00637DF0" w:rsidRPr="0095454A">
        <w:rPr>
          <w:rFonts w:ascii="Arial" w:hAnsi="Arial" w:cs="Arial"/>
          <w:b/>
          <w:sz w:val="22"/>
          <w:szCs w:val="22"/>
        </w:rPr>
        <w:t>(E)</w:t>
      </w:r>
      <w:r w:rsidR="00FB0F90" w:rsidRPr="0095454A">
        <w:rPr>
          <w:rFonts w:ascii="Arial" w:hAnsi="Arial" w:cs="Arial"/>
          <w:b/>
          <w:sz w:val="22"/>
          <w:szCs w:val="22"/>
        </w:rPr>
        <w:t xml:space="preserve">, </w:t>
      </w:r>
      <w:r w:rsidR="00637DF0" w:rsidRPr="0095454A">
        <w:rPr>
          <w:rFonts w:ascii="Arial" w:hAnsi="Arial" w:cs="Arial"/>
          <w:sz w:val="22"/>
          <w:szCs w:val="22"/>
        </w:rPr>
        <w:t xml:space="preserve">and </w:t>
      </w:r>
      <w:ins w:id="860" w:author="Andreae, Emily A" w:date="2019-12-20T08:36:00Z">
        <w:r w:rsidR="00357B44">
          <w:rPr>
            <w:rFonts w:ascii="Arial" w:hAnsi="Arial" w:cs="Arial"/>
            <w:sz w:val="22"/>
            <w:szCs w:val="22"/>
          </w:rPr>
          <w:t xml:space="preserve">CRC cell lines </w:t>
        </w:r>
      </w:ins>
      <w:del w:id="861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 xml:space="preserve">colorectal cancer </w:delText>
        </w:r>
      </w:del>
      <w:r w:rsidR="00637DF0" w:rsidRPr="0095454A">
        <w:rPr>
          <w:rFonts w:ascii="Arial" w:hAnsi="Arial" w:cs="Arial"/>
          <w:sz w:val="22"/>
          <w:szCs w:val="22"/>
        </w:rPr>
        <w:t xml:space="preserve">SW480 </w:t>
      </w:r>
      <w:r w:rsidR="00637DF0" w:rsidRPr="0095454A">
        <w:rPr>
          <w:rFonts w:ascii="Arial" w:hAnsi="Arial" w:cs="Arial"/>
          <w:b/>
          <w:sz w:val="22"/>
          <w:szCs w:val="22"/>
        </w:rPr>
        <w:t>(F)</w:t>
      </w:r>
      <w:r w:rsidR="00637DF0" w:rsidRPr="0095454A">
        <w:rPr>
          <w:rFonts w:ascii="Arial" w:hAnsi="Arial" w:cs="Arial"/>
          <w:sz w:val="22"/>
          <w:szCs w:val="22"/>
        </w:rPr>
        <w:t xml:space="preserve"> and DLD1 </w:t>
      </w:r>
      <w:r w:rsidR="00637DF0" w:rsidRPr="0095454A">
        <w:rPr>
          <w:rFonts w:ascii="Arial" w:hAnsi="Arial" w:cs="Arial"/>
          <w:b/>
          <w:sz w:val="22"/>
          <w:szCs w:val="22"/>
        </w:rPr>
        <w:t>(B)</w:t>
      </w:r>
      <w:del w:id="862" w:author="Andreae, Emily A" w:date="2019-12-20T08:36:00Z">
        <w:r w:rsidR="00637DF0" w:rsidRPr="0095454A" w:rsidDel="00357B44">
          <w:rPr>
            <w:rFonts w:ascii="Arial" w:hAnsi="Arial" w:cs="Arial"/>
            <w:sz w:val="22"/>
            <w:szCs w:val="22"/>
          </w:rPr>
          <w:delText xml:space="preserve"> cell-lines</w:delText>
        </w:r>
      </w:del>
      <w:r w:rsidR="00BD22FC" w:rsidRPr="0095454A">
        <w:rPr>
          <w:rFonts w:ascii="Arial" w:hAnsi="Arial" w:cs="Arial"/>
          <w:sz w:val="22"/>
          <w:szCs w:val="22"/>
        </w:rPr>
        <w:t>, respectively.</w:t>
      </w:r>
      <w:r w:rsidR="00637DF0" w:rsidRPr="0095454A">
        <w:rPr>
          <w:rFonts w:ascii="Arial" w:hAnsi="Arial" w:cs="Arial"/>
          <w:sz w:val="22"/>
          <w:szCs w:val="22"/>
        </w:rPr>
        <w:t xml:space="preserve"> </w:t>
      </w:r>
      <w:r w:rsidR="00DD1E9C" w:rsidRPr="0095454A">
        <w:rPr>
          <w:rFonts w:ascii="Arial" w:hAnsi="Arial" w:cs="Arial"/>
          <w:sz w:val="22"/>
          <w:szCs w:val="22"/>
        </w:rPr>
        <w:t xml:space="preserve">Lamin B served as the loading control </w:t>
      </w:r>
      <w:ins w:id="863" w:author="Andreae, Emily A" w:date="2019-12-20T08:38:00Z">
        <w:r w:rsidR="00357B44">
          <w:rPr>
            <w:rFonts w:ascii="Arial" w:hAnsi="Arial" w:cs="Arial"/>
            <w:sz w:val="22"/>
            <w:szCs w:val="22"/>
          </w:rPr>
          <w:t>for</w:t>
        </w:r>
      </w:ins>
      <w:del w:id="864" w:author="Andreae, Emily A" w:date="2019-12-20T08:38:00Z">
        <w:r w:rsidR="00DD1E9C" w:rsidRPr="0095454A" w:rsidDel="00357B44">
          <w:rPr>
            <w:rFonts w:ascii="Arial" w:hAnsi="Arial" w:cs="Arial"/>
            <w:sz w:val="22"/>
            <w:szCs w:val="22"/>
          </w:rPr>
          <w:delText>of</w:delText>
        </w:r>
      </w:del>
      <w:r w:rsidR="00DD1E9C" w:rsidRPr="0095454A">
        <w:rPr>
          <w:rFonts w:ascii="Arial" w:hAnsi="Arial" w:cs="Arial"/>
          <w:sz w:val="22"/>
          <w:szCs w:val="22"/>
        </w:rPr>
        <w:t xml:space="preserve"> the nuclear protein KPNA4</w:t>
      </w:r>
      <w:ins w:id="865" w:author="Andreae, Emily A" w:date="2019-12-20T08:39:00Z">
        <w:r w:rsidR="00357B44">
          <w:rPr>
            <w:rFonts w:ascii="Arial" w:hAnsi="Arial" w:cs="Arial"/>
            <w:sz w:val="22"/>
            <w:szCs w:val="22"/>
          </w:rPr>
          <w:t xml:space="preserve"> while</w:t>
        </w:r>
      </w:ins>
      <w:del w:id="866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>;</w:delText>
        </w:r>
      </w:del>
      <w:r w:rsidR="00DD1E9C" w:rsidRPr="0095454A">
        <w:rPr>
          <w:rFonts w:ascii="Arial" w:hAnsi="Arial" w:cs="Arial"/>
          <w:sz w:val="22"/>
          <w:szCs w:val="22"/>
        </w:rPr>
        <w:t xml:space="preserve"> GAPDH served as the loading control </w:t>
      </w:r>
      <w:ins w:id="867" w:author="Andreae, Emily A" w:date="2019-12-20T08:39:00Z">
        <w:r w:rsidR="00357B44">
          <w:rPr>
            <w:rFonts w:ascii="Arial" w:hAnsi="Arial" w:cs="Arial"/>
            <w:sz w:val="22"/>
            <w:szCs w:val="22"/>
          </w:rPr>
          <w:t>for</w:t>
        </w:r>
      </w:ins>
      <w:del w:id="868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 xml:space="preserve">of </w:delText>
        </w:r>
      </w:del>
      <w:r w:rsidR="00DD1E9C" w:rsidRPr="0095454A">
        <w:rPr>
          <w:rFonts w:ascii="Arial" w:hAnsi="Arial" w:cs="Arial"/>
          <w:sz w:val="22"/>
          <w:szCs w:val="22"/>
        </w:rPr>
        <w:t xml:space="preserve">the cytoplastic protein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r w:rsidR="00DD1E9C" w:rsidRPr="0095454A">
        <w:rPr>
          <w:rFonts w:ascii="Arial" w:hAnsi="Arial" w:cs="Arial"/>
          <w:sz w:val="22"/>
          <w:szCs w:val="22"/>
        </w:rPr>
        <w:t xml:space="preserve">; the number under </w:t>
      </w:r>
      <w:ins w:id="869" w:author="Andreae, Emily A" w:date="2019-12-20T08:39:00Z">
        <w:r w:rsidR="00357B44">
          <w:rPr>
            <w:rFonts w:ascii="Arial" w:hAnsi="Arial" w:cs="Arial"/>
            <w:sz w:val="22"/>
            <w:szCs w:val="22"/>
          </w:rPr>
          <w:t>each</w:t>
        </w:r>
      </w:ins>
      <w:del w:id="870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>the</w:delText>
        </w:r>
      </w:del>
      <w:r w:rsidR="00DD1E9C" w:rsidRPr="0095454A">
        <w:rPr>
          <w:rFonts w:ascii="Arial" w:hAnsi="Arial" w:cs="Arial"/>
          <w:sz w:val="22"/>
          <w:szCs w:val="22"/>
        </w:rPr>
        <w:t xml:space="preserve"> band represent</w:t>
      </w:r>
      <w:ins w:id="871" w:author="Andreae, Emily A" w:date="2019-12-20T08:39:00Z">
        <w:r w:rsidR="00357B44">
          <w:rPr>
            <w:rFonts w:ascii="Arial" w:hAnsi="Arial" w:cs="Arial"/>
            <w:sz w:val="22"/>
            <w:szCs w:val="22"/>
          </w:rPr>
          <w:t>s</w:t>
        </w:r>
      </w:ins>
      <w:del w:id="872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>ed</w:delText>
        </w:r>
      </w:del>
      <w:r w:rsidR="00DD1E9C" w:rsidRPr="0095454A">
        <w:rPr>
          <w:rFonts w:ascii="Arial" w:hAnsi="Arial" w:cs="Arial"/>
          <w:sz w:val="22"/>
          <w:szCs w:val="22"/>
        </w:rPr>
        <w:t xml:space="preserve"> the normalized ratio of </w:t>
      </w:r>
      <w:del w:id="873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 xml:space="preserve">the band grey-intensity: </w:delText>
        </w:r>
        <w:r w:rsidR="00272E80" w:rsidRPr="0095454A" w:rsidDel="00357B44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272E80" w:rsidRPr="0095454A">
        <w:rPr>
          <w:rFonts w:ascii="Arial" w:hAnsi="Arial" w:cs="Arial"/>
          <w:sz w:val="22"/>
          <w:szCs w:val="22"/>
        </w:rPr>
        <w:t>relative band intensity</w:t>
      </w:r>
      <w:r w:rsidR="00B550B9" w:rsidRPr="0095454A">
        <w:rPr>
          <w:rFonts w:ascii="Arial" w:hAnsi="Arial" w:cs="Arial"/>
          <w:sz w:val="22"/>
          <w:szCs w:val="22"/>
        </w:rPr>
        <w:t xml:space="preserve"> </w:t>
      </w:r>
      <w:del w:id="874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DD1E9C" w:rsidRPr="0095454A">
        <w:rPr>
          <w:rFonts w:ascii="Arial" w:hAnsi="Arial" w:cs="Arial"/>
          <w:sz w:val="22"/>
          <w:szCs w:val="22"/>
        </w:rPr>
        <w:t xml:space="preserve">of </w:t>
      </w:r>
      <w:ins w:id="875" w:author="Andreae, Emily A" w:date="2019-12-20T08:39:00Z">
        <w:r w:rsidR="00357B44">
          <w:rPr>
            <w:rFonts w:ascii="Arial" w:hAnsi="Arial" w:cs="Arial"/>
            <w:sz w:val="22"/>
            <w:szCs w:val="22"/>
          </w:rPr>
          <w:t>the target protein</w:t>
        </w:r>
      </w:ins>
      <w:del w:id="876" w:author="Andreae, Emily A" w:date="2019-12-20T08:39:00Z">
        <w:r w:rsidR="00272E80" w:rsidRPr="0095454A" w:rsidDel="00357B44">
          <w:rPr>
            <w:rFonts w:ascii="Arial" w:hAnsi="Arial" w:cs="Arial"/>
            <w:sz w:val="22"/>
            <w:szCs w:val="22"/>
          </w:rPr>
          <w:delText>each group</w:delText>
        </w:r>
      </w:del>
      <w:r w:rsidR="00DD1E9C" w:rsidRPr="0095454A">
        <w:rPr>
          <w:rFonts w:ascii="Arial" w:hAnsi="Arial" w:cs="Arial"/>
          <w:sz w:val="22"/>
          <w:szCs w:val="22"/>
        </w:rPr>
        <w:t>/</w:t>
      </w:r>
      <w:ins w:id="877" w:author="Andreae, Emily A" w:date="2019-12-20T08:39:00Z">
        <w:r w:rsidR="00357B44">
          <w:rPr>
            <w:rFonts w:ascii="Arial" w:hAnsi="Arial" w:cs="Arial"/>
            <w:sz w:val="22"/>
            <w:szCs w:val="22"/>
          </w:rPr>
          <w:t xml:space="preserve"> the </w:t>
        </w:r>
      </w:ins>
      <w:del w:id="878" w:author="Andreae, Emily A" w:date="2019-12-20T08:39:00Z">
        <w:r w:rsidR="00DD1E9C" w:rsidRPr="0095454A" w:rsidDel="00357B44">
          <w:rPr>
            <w:rFonts w:ascii="Arial" w:hAnsi="Arial" w:cs="Arial"/>
            <w:sz w:val="22"/>
            <w:szCs w:val="22"/>
          </w:rPr>
          <w:delText xml:space="preserve"> </w:delText>
        </w:r>
        <w:r w:rsidR="00272E80" w:rsidRPr="0095454A" w:rsidDel="00357B44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272E80" w:rsidRPr="0095454A">
        <w:rPr>
          <w:rFonts w:ascii="Arial" w:hAnsi="Arial" w:cs="Arial"/>
          <w:sz w:val="22"/>
          <w:szCs w:val="22"/>
        </w:rPr>
        <w:t>relative band intensity</w:t>
      </w:r>
      <w:r w:rsidR="00B550B9" w:rsidRPr="0095454A">
        <w:rPr>
          <w:rFonts w:ascii="Arial" w:hAnsi="Arial" w:cs="Arial"/>
          <w:sz w:val="22"/>
          <w:szCs w:val="22"/>
        </w:rPr>
        <w:t xml:space="preserve"> </w:t>
      </w:r>
      <w:r w:rsidR="00272E80" w:rsidRPr="0095454A">
        <w:rPr>
          <w:rFonts w:ascii="Arial" w:hAnsi="Arial" w:cs="Arial"/>
          <w:sz w:val="22"/>
          <w:szCs w:val="22"/>
        </w:rPr>
        <w:t>of</w:t>
      </w:r>
      <w:r w:rsidR="00DD1E9C" w:rsidRPr="0095454A">
        <w:rPr>
          <w:rFonts w:ascii="Arial" w:hAnsi="Arial" w:cs="Arial"/>
          <w:sz w:val="22"/>
          <w:szCs w:val="22"/>
        </w:rPr>
        <w:t xml:space="preserve"> control</w:t>
      </w:r>
      <w:r w:rsidR="00272E80" w:rsidRPr="0095454A">
        <w:rPr>
          <w:rFonts w:ascii="Arial" w:hAnsi="Arial" w:cs="Arial"/>
          <w:sz w:val="22"/>
          <w:szCs w:val="22"/>
        </w:rPr>
        <w:t xml:space="preserve"> group</w:t>
      </w:r>
      <w:r w:rsidR="00DD1E9C" w:rsidRPr="0095454A">
        <w:rPr>
          <w:rFonts w:ascii="Arial" w:hAnsi="Arial" w:cs="Arial"/>
          <w:sz w:val="22"/>
          <w:szCs w:val="22"/>
        </w:rPr>
        <w:t xml:space="preserve">; </w:t>
      </w:r>
      <w:r w:rsidR="009137CF" w:rsidRPr="0095454A">
        <w:rPr>
          <w:rFonts w:ascii="Arial" w:hAnsi="Arial" w:cs="Arial"/>
          <w:sz w:val="22"/>
          <w:szCs w:val="22"/>
        </w:rPr>
        <w:t>Control, untransfected group; pcDNA3.1, transfected with empty pcDNA3.1 plasmid group; PANC754, transfected with pcDNA3.1-PANC754 overexpression plasmid group</w:t>
      </w:r>
      <w:ins w:id="879" w:author="Andreae, Emily A" w:date="2019-12-20T08:40:00Z">
        <w:r w:rsidR="00357B44">
          <w:rPr>
            <w:rFonts w:ascii="Arial" w:hAnsi="Arial" w:cs="Arial"/>
            <w:sz w:val="22"/>
            <w:szCs w:val="22"/>
          </w:rPr>
          <w:t>.</w:t>
        </w:r>
      </w:ins>
    </w:p>
    <w:p w14:paraId="2E2DE332" w14:textId="77777777" w:rsidR="00D12692" w:rsidRPr="0095454A" w:rsidRDefault="00D12692" w:rsidP="003E48FE">
      <w:pPr>
        <w:jc w:val="both"/>
        <w:rPr>
          <w:rFonts w:ascii="Arial" w:hAnsi="Arial" w:cs="Arial"/>
          <w:sz w:val="22"/>
          <w:szCs w:val="22"/>
        </w:rPr>
      </w:pPr>
    </w:p>
    <w:p w14:paraId="74088316" w14:textId="1A452856" w:rsidR="00D12692" w:rsidRPr="0095454A" w:rsidRDefault="00D12692" w:rsidP="00D12692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Figure 7. PANC754 significantly down-regulated the mRNA expression of oncogenes by QPCR detection.</w:t>
      </w:r>
      <w:r w:rsidRPr="0095454A">
        <w:rPr>
          <w:rFonts w:ascii="Arial" w:hAnsi="Arial" w:cs="Arial"/>
          <w:sz w:val="22"/>
          <w:szCs w:val="22"/>
        </w:rPr>
        <w:t xml:space="preserve"> The mRNA levels of CDK2 </w:t>
      </w:r>
      <w:r w:rsidRPr="0095454A">
        <w:rPr>
          <w:rFonts w:ascii="Arial" w:hAnsi="Arial" w:cs="Arial"/>
          <w:b/>
          <w:sz w:val="22"/>
          <w:szCs w:val="22"/>
        </w:rPr>
        <w:t>(A)</w:t>
      </w:r>
      <w:r w:rsidRPr="0095454A">
        <w:rPr>
          <w:rFonts w:ascii="Arial" w:hAnsi="Arial" w:cs="Arial"/>
          <w:sz w:val="22"/>
          <w:szCs w:val="22"/>
        </w:rPr>
        <w:t xml:space="preserve">, CSMD3 </w:t>
      </w:r>
      <w:r w:rsidRPr="0095454A">
        <w:rPr>
          <w:rFonts w:ascii="Arial" w:hAnsi="Arial" w:cs="Arial"/>
          <w:b/>
          <w:sz w:val="22"/>
          <w:szCs w:val="22"/>
        </w:rPr>
        <w:t>(B)</w:t>
      </w:r>
      <w:r w:rsidRPr="0095454A">
        <w:rPr>
          <w:rFonts w:ascii="Arial" w:hAnsi="Arial" w:cs="Arial"/>
          <w:sz w:val="22"/>
          <w:szCs w:val="22"/>
        </w:rPr>
        <w:t xml:space="preserve">, KRAS </w:t>
      </w:r>
      <w:r w:rsidRPr="0095454A">
        <w:rPr>
          <w:rFonts w:ascii="Arial" w:hAnsi="Arial" w:cs="Arial"/>
          <w:b/>
          <w:sz w:val="22"/>
          <w:szCs w:val="22"/>
        </w:rPr>
        <w:t>(C)</w:t>
      </w:r>
      <w:r w:rsidRPr="0095454A">
        <w:rPr>
          <w:rFonts w:ascii="Arial" w:hAnsi="Arial" w:cs="Arial"/>
          <w:sz w:val="22"/>
          <w:szCs w:val="22"/>
        </w:rPr>
        <w:t xml:space="preserve">, MUC16 </w:t>
      </w:r>
      <w:r w:rsidRPr="0095454A">
        <w:rPr>
          <w:rFonts w:ascii="Arial" w:hAnsi="Arial" w:cs="Arial"/>
          <w:b/>
          <w:sz w:val="22"/>
          <w:szCs w:val="22"/>
        </w:rPr>
        <w:t>(D)</w:t>
      </w:r>
      <w:r w:rsidRPr="0095454A">
        <w:rPr>
          <w:rFonts w:ascii="Arial" w:hAnsi="Arial" w:cs="Arial"/>
          <w:sz w:val="22"/>
          <w:szCs w:val="22"/>
        </w:rPr>
        <w:t xml:space="preserve">, TTN </w:t>
      </w:r>
      <w:r w:rsidRPr="0095454A">
        <w:rPr>
          <w:rFonts w:ascii="Arial" w:hAnsi="Arial" w:cs="Arial"/>
          <w:b/>
          <w:sz w:val="22"/>
          <w:szCs w:val="22"/>
        </w:rPr>
        <w:t>(E)</w:t>
      </w:r>
      <w:r w:rsidRPr="0095454A">
        <w:rPr>
          <w:rFonts w:ascii="Arial" w:hAnsi="Arial" w:cs="Arial"/>
          <w:sz w:val="22"/>
          <w:szCs w:val="22"/>
        </w:rPr>
        <w:t xml:space="preserve">, and PKI3CA </w:t>
      </w:r>
      <w:r w:rsidRPr="0095454A">
        <w:rPr>
          <w:rFonts w:ascii="Arial" w:hAnsi="Arial" w:cs="Arial"/>
          <w:b/>
          <w:sz w:val="22"/>
          <w:szCs w:val="22"/>
        </w:rPr>
        <w:t>(F)</w:t>
      </w:r>
      <w:r w:rsidRPr="0095454A">
        <w:rPr>
          <w:rFonts w:ascii="Arial" w:hAnsi="Arial" w:cs="Arial"/>
          <w:sz w:val="22"/>
          <w:szCs w:val="22"/>
        </w:rPr>
        <w:t xml:space="preserve"> oncogenes were detected by real-time quantitative PCR (QPCR). Control, untransfected group; pcDNA3.1, transfected with empty pcDNA3.1 plasmid group; PANC754, transfected with pcDNA3.1-PANC754 overexpression plasmid group; *, P&lt;0.05; **, P&lt;0.03; ***, P&lt;0.01 (PANC754 VS Control and pcDNA3.1).</w:t>
      </w:r>
    </w:p>
    <w:p w14:paraId="0599E200" w14:textId="77777777" w:rsidR="00D12692" w:rsidRPr="0095454A" w:rsidRDefault="00D12692" w:rsidP="00D12692">
      <w:pPr>
        <w:jc w:val="both"/>
        <w:rPr>
          <w:rFonts w:ascii="Arial" w:hAnsi="Arial" w:cs="Arial"/>
          <w:sz w:val="22"/>
          <w:szCs w:val="22"/>
        </w:rPr>
      </w:pPr>
    </w:p>
    <w:p w14:paraId="3171C111" w14:textId="77777777" w:rsidR="00D12692" w:rsidRPr="0095454A" w:rsidRDefault="00D12692" w:rsidP="003E48FE">
      <w:pPr>
        <w:jc w:val="both"/>
        <w:rPr>
          <w:rFonts w:ascii="Arial" w:hAnsi="Arial" w:cs="Arial"/>
          <w:sz w:val="22"/>
          <w:szCs w:val="22"/>
        </w:rPr>
      </w:pPr>
    </w:p>
    <w:p w14:paraId="556693CA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5B40882B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55B4C704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1343C5CA" w14:textId="77777777" w:rsidR="00D71103" w:rsidRPr="0095454A" w:rsidRDefault="00D71103" w:rsidP="003E48FE">
      <w:pPr>
        <w:jc w:val="both"/>
        <w:rPr>
          <w:rFonts w:ascii="Arial" w:hAnsi="Arial" w:cs="Arial"/>
          <w:sz w:val="22"/>
          <w:szCs w:val="22"/>
        </w:rPr>
      </w:pPr>
    </w:p>
    <w:p w14:paraId="2A0787FD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7DF8B1D3" w14:textId="64E67AAB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78FCD09A" w14:textId="15DBA606" w:rsidR="00B02075" w:rsidRPr="0095454A" w:rsidRDefault="00B02075" w:rsidP="003E48FE">
      <w:pPr>
        <w:jc w:val="both"/>
        <w:rPr>
          <w:rFonts w:ascii="Arial" w:hAnsi="Arial" w:cs="Arial"/>
          <w:sz w:val="22"/>
          <w:szCs w:val="22"/>
        </w:rPr>
      </w:pPr>
    </w:p>
    <w:p w14:paraId="267CF43F" w14:textId="22B2D3FA" w:rsidR="00B02075" w:rsidRPr="0095454A" w:rsidRDefault="00B02075" w:rsidP="003E48FE">
      <w:pPr>
        <w:jc w:val="both"/>
        <w:rPr>
          <w:rFonts w:ascii="Arial" w:hAnsi="Arial" w:cs="Arial"/>
          <w:sz w:val="22"/>
          <w:szCs w:val="22"/>
        </w:rPr>
      </w:pPr>
    </w:p>
    <w:p w14:paraId="417AF569" w14:textId="2525A3F3" w:rsidR="00B02075" w:rsidRPr="0095454A" w:rsidRDefault="00B02075" w:rsidP="003E48FE">
      <w:pPr>
        <w:jc w:val="both"/>
        <w:rPr>
          <w:rFonts w:ascii="Arial" w:hAnsi="Arial" w:cs="Arial"/>
          <w:sz w:val="22"/>
          <w:szCs w:val="22"/>
        </w:rPr>
      </w:pPr>
    </w:p>
    <w:p w14:paraId="1A704249" w14:textId="6501FBE0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1828BE2F" w14:textId="5E50945C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545882C2" w14:textId="18DED464" w:rsidR="00856CFE" w:rsidRPr="0095454A" w:rsidRDefault="00E51D99" w:rsidP="00422F32">
      <w:pPr>
        <w:jc w:val="both"/>
        <w:rPr>
          <w:rFonts w:ascii="Arial" w:hAnsi="Arial" w:cs="Arial"/>
          <w:sz w:val="22"/>
          <w:szCs w:val="22"/>
        </w:rPr>
      </w:pPr>
      <w:commentRangeStart w:id="880"/>
      <w:r w:rsidRPr="0095454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1D3D77" wp14:editId="617677CD">
            <wp:extent cx="6849110" cy="2933065"/>
            <wp:effectExtent l="0" t="0" r="8890" b="635"/>
            <wp:docPr id="7" name="Picture 1" descr="C:\Users\guosa\AppData\Local\Microsoft\Windows\INetCache\Content.Word\Rectangular-Manhattan.trait1_PANC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osa\AppData\Local\Microsoft\Windows\INetCache\Content.Word\Rectangular-Manhattan.trait1_PANC75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80"/>
      <w:r w:rsidR="00D9275D">
        <w:rPr>
          <w:rStyle w:val="CommentReference"/>
        </w:rPr>
        <w:commentReference w:id="880"/>
      </w:r>
    </w:p>
    <w:p w14:paraId="4EE0EC10" w14:textId="039BB79B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07DF72FA" w14:textId="2D90DF14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1. Manhattan plot </w:t>
      </w:r>
      <w:ins w:id="881" w:author="Andreae, Emily A" w:date="2019-12-19T13:26:00Z">
        <w:r w:rsidR="00F40DB3">
          <w:rPr>
            <w:rFonts w:ascii="Arial" w:hAnsi="Arial" w:cs="Arial"/>
            <w:b/>
            <w:sz w:val="22"/>
            <w:szCs w:val="22"/>
          </w:rPr>
          <w:t xml:space="preserve">of </w:t>
        </w:r>
        <w:r w:rsidR="00D9275D">
          <w:rPr>
            <w:rFonts w:ascii="Arial" w:hAnsi="Arial" w:cs="Arial"/>
            <w:b/>
            <w:sz w:val="22"/>
            <w:szCs w:val="22"/>
          </w:rPr>
          <w:t xml:space="preserve">a </w:t>
        </w:r>
      </w:ins>
      <w:del w:id="882" w:author="Andreae, Emily A" w:date="2019-12-19T13:26:00Z">
        <w:r w:rsidRPr="0095454A" w:rsidDel="00F40DB3">
          <w:rPr>
            <w:rFonts w:ascii="Arial" w:hAnsi="Arial" w:cs="Arial"/>
            <w:b/>
            <w:sz w:val="22"/>
            <w:szCs w:val="22"/>
          </w:rPr>
          <w:delText xml:space="preserve">to show </w:delText>
        </w:r>
      </w:del>
      <w:r w:rsidR="00553778" w:rsidRPr="0095454A">
        <w:rPr>
          <w:rFonts w:ascii="Arial" w:hAnsi="Arial" w:cs="Arial"/>
          <w:b/>
          <w:sz w:val="22"/>
          <w:szCs w:val="22"/>
        </w:rPr>
        <w:t>genome-wide met</w:t>
      </w:r>
      <w:r w:rsidR="00AA54B8" w:rsidRPr="0095454A">
        <w:rPr>
          <w:rFonts w:ascii="Arial" w:hAnsi="Arial" w:cs="Arial"/>
          <w:b/>
          <w:sz w:val="22"/>
          <w:szCs w:val="22"/>
        </w:rPr>
        <w:t>a-analysis to identify abnormal</w:t>
      </w:r>
      <w:ins w:id="883" w:author="Andreae, Emily A" w:date="2019-12-19T13:26:00Z">
        <w:r w:rsidR="00D9275D">
          <w:rPr>
            <w:rFonts w:ascii="Arial" w:hAnsi="Arial" w:cs="Arial"/>
            <w:b/>
            <w:sz w:val="22"/>
            <w:szCs w:val="22"/>
          </w:rPr>
          <w:t xml:space="preserve">ly </w:t>
        </w:r>
      </w:ins>
      <w:del w:id="884" w:author="Andreae, Emily A" w:date="2019-12-19T13:26:00Z">
        <w:r w:rsidR="00AA54B8" w:rsidRPr="0095454A" w:rsidDel="00D9275D">
          <w:rPr>
            <w:rFonts w:ascii="Arial" w:hAnsi="Arial" w:cs="Arial"/>
            <w:b/>
            <w:sz w:val="22"/>
            <w:szCs w:val="22"/>
          </w:rPr>
          <w:delText>-</w:delText>
        </w:r>
      </w:del>
      <w:r w:rsidR="00553778" w:rsidRPr="0095454A">
        <w:rPr>
          <w:rFonts w:ascii="Arial" w:hAnsi="Arial" w:cs="Arial"/>
          <w:b/>
          <w:sz w:val="22"/>
          <w:szCs w:val="22"/>
        </w:rPr>
        <w:t xml:space="preserve">regulated ncRNAs in </w:t>
      </w:r>
      <w:ins w:id="885" w:author="Andreae, Emily A" w:date="2019-12-19T13:26:00Z">
        <w:r w:rsidR="00D9275D">
          <w:rPr>
            <w:rFonts w:ascii="Arial" w:hAnsi="Arial" w:cs="Arial"/>
            <w:b/>
            <w:sz w:val="22"/>
            <w:szCs w:val="22"/>
          </w:rPr>
          <w:t xml:space="preserve">a </w:t>
        </w:r>
      </w:ins>
      <w:r w:rsidR="00553778" w:rsidRPr="0095454A">
        <w:rPr>
          <w:rFonts w:ascii="Arial" w:hAnsi="Arial" w:cs="Arial"/>
          <w:b/>
          <w:sz w:val="22"/>
          <w:szCs w:val="22"/>
        </w:rPr>
        <w:t xml:space="preserve">TCGA </w:t>
      </w:r>
      <w:ins w:id="886" w:author="Andreae, Emily A" w:date="2019-12-19T13:26:00Z">
        <w:r w:rsidR="00D9275D">
          <w:rPr>
            <w:rFonts w:ascii="Arial" w:hAnsi="Arial" w:cs="Arial"/>
            <w:b/>
            <w:sz w:val="22"/>
            <w:szCs w:val="22"/>
          </w:rPr>
          <w:t>p</w:t>
        </w:r>
      </w:ins>
      <w:del w:id="887" w:author="Andreae, Emily A" w:date="2019-12-19T13:26:00Z">
        <w:r w:rsidR="00553778" w:rsidRPr="0095454A" w:rsidDel="00D9275D">
          <w:rPr>
            <w:rFonts w:ascii="Arial" w:hAnsi="Arial" w:cs="Arial"/>
            <w:b/>
            <w:sz w:val="22"/>
            <w:szCs w:val="22"/>
          </w:rPr>
          <w:delText>P</w:delText>
        </w:r>
      </w:del>
      <w:r w:rsidR="00553778" w:rsidRPr="0095454A">
        <w:rPr>
          <w:rFonts w:ascii="Arial" w:hAnsi="Arial" w:cs="Arial"/>
          <w:b/>
          <w:sz w:val="22"/>
          <w:szCs w:val="22"/>
        </w:rPr>
        <w:t>an-cancer RNA-seq dataset.</w:t>
      </w:r>
      <w:r w:rsidR="00553778" w:rsidRPr="0095454A">
        <w:rPr>
          <w:rFonts w:ascii="Arial" w:hAnsi="Arial" w:cs="Arial"/>
          <w:sz w:val="22"/>
          <w:szCs w:val="22"/>
        </w:rPr>
        <w:t xml:space="preserve"> P-values </w:t>
      </w:r>
      <w:ins w:id="888" w:author="Andreae, Emily A" w:date="2019-12-19T13:27:00Z">
        <w:r w:rsidR="00D9275D">
          <w:rPr>
            <w:rFonts w:ascii="Arial" w:hAnsi="Arial" w:cs="Arial"/>
            <w:sz w:val="22"/>
            <w:szCs w:val="22"/>
          </w:rPr>
          <w:t>from a</w:t>
        </w:r>
      </w:ins>
      <w:del w:id="889" w:author="Andreae, Emily A" w:date="2019-12-19T13:27:00Z">
        <w:r w:rsidR="00553778" w:rsidRPr="0095454A" w:rsidDel="00D9275D">
          <w:rPr>
            <w:rFonts w:ascii="Arial" w:hAnsi="Arial" w:cs="Arial"/>
            <w:sz w:val="22"/>
            <w:szCs w:val="22"/>
          </w:rPr>
          <w:delText>in</w:delText>
        </w:r>
      </w:del>
      <w:r w:rsidR="00553778" w:rsidRPr="0095454A">
        <w:rPr>
          <w:rFonts w:ascii="Arial" w:hAnsi="Arial" w:cs="Arial"/>
          <w:sz w:val="22"/>
          <w:szCs w:val="22"/>
        </w:rPr>
        <w:t xml:space="preserve"> random-effect model were applied </w:t>
      </w:r>
      <w:r w:rsidR="0075378B" w:rsidRPr="0095454A">
        <w:rPr>
          <w:rFonts w:ascii="Arial" w:hAnsi="Arial" w:cs="Arial"/>
          <w:sz w:val="22"/>
          <w:szCs w:val="22"/>
        </w:rPr>
        <w:t xml:space="preserve">to </w:t>
      </w:r>
      <w:r w:rsidR="00553778" w:rsidRPr="0095454A">
        <w:rPr>
          <w:rFonts w:ascii="Arial" w:hAnsi="Arial" w:cs="Arial"/>
          <w:sz w:val="22"/>
          <w:szCs w:val="22"/>
        </w:rPr>
        <w:t>i</w:t>
      </w:r>
      <w:ins w:id="890" w:author="Andreae, Emily A" w:date="2019-12-19T13:27:00Z">
        <w:r w:rsidR="00D9275D">
          <w:rPr>
            <w:rFonts w:ascii="Arial" w:hAnsi="Arial" w:cs="Arial"/>
            <w:sz w:val="22"/>
            <w:szCs w:val="22"/>
          </w:rPr>
          <w:t xml:space="preserve">dentify ncRNAs that were associated with </w:t>
        </w:r>
      </w:ins>
      <w:del w:id="891" w:author="Andreae, Emily A" w:date="2019-12-19T13:27:00Z">
        <w:r w:rsidR="00553778" w:rsidRPr="0095454A" w:rsidDel="00D9275D">
          <w:rPr>
            <w:rFonts w:ascii="Arial" w:hAnsi="Arial" w:cs="Arial"/>
            <w:sz w:val="22"/>
            <w:szCs w:val="22"/>
          </w:rPr>
          <w:delText>ndicate</w:delText>
        </w:r>
      </w:del>
      <w:r w:rsidR="00553778" w:rsidRPr="0095454A">
        <w:rPr>
          <w:rFonts w:ascii="Arial" w:hAnsi="Arial" w:cs="Arial"/>
          <w:sz w:val="22"/>
          <w:szCs w:val="22"/>
        </w:rPr>
        <w:t xml:space="preserve"> </w:t>
      </w:r>
      <w:ins w:id="892" w:author="Andreae, Emily A" w:date="2019-12-19T13:27:00Z">
        <w:r w:rsidR="00D9275D">
          <w:rPr>
            <w:rFonts w:ascii="Arial" w:hAnsi="Arial" w:cs="Arial"/>
            <w:sz w:val="22"/>
            <w:szCs w:val="22"/>
          </w:rPr>
          <w:t>statistically</w:t>
        </w:r>
      </w:ins>
      <w:del w:id="893" w:author="Andreae, Emily A" w:date="2019-12-19T13:27:00Z">
        <w:r w:rsidR="00553778" w:rsidRPr="0095454A" w:rsidDel="00D9275D">
          <w:rPr>
            <w:rFonts w:ascii="Arial" w:hAnsi="Arial" w:cs="Arial"/>
            <w:sz w:val="22"/>
            <w:szCs w:val="22"/>
          </w:rPr>
          <w:delText>the</w:delText>
        </w:r>
      </w:del>
      <w:r w:rsidR="00553778" w:rsidRPr="0095454A">
        <w:rPr>
          <w:rFonts w:ascii="Arial" w:hAnsi="Arial" w:cs="Arial"/>
          <w:sz w:val="22"/>
          <w:szCs w:val="22"/>
        </w:rPr>
        <w:t xml:space="preserve"> significan</w:t>
      </w:r>
      <w:ins w:id="894" w:author="Andreae, Emily A" w:date="2019-12-19T13:27:00Z">
        <w:r w:rsidR="00D9275D">
          <w:rPr>
            <w:rFonts w:ascii="Arial" w:hAnsi="Arial" w:cs="Arial"/>
            <w:sz w:val="22"/>
            <w:szCs w:val="22"/>
          </w:rPr>
          <w:t>t</w:t>
        </w:r>
      </w:ins>
      <w:del w:id="895" w:author="Andreae, Emily A" w:date="2019-12-19T13:27:00Z">
        <w:r w:rsidR="00553778" w:rsidRPr="0095454A" w:rsidDel="00D9275D">
          <w:rPr>
            <w:rFonts w:ascii="Arial" w:hAnsi="Arial" w:cs="Arial"/>
            <w:sz w:val="22"/>
            <w:szCs w:val="22"/>
          </w:rPr>
          <w:delText xml:space="preserve">ce </w:delText>
        </w:r>
        <w:r w:rsidR="0075378B" w:rsidRPr="0095454A" w:rsidDel="00D9275D">
          <w:rPr>
            <w:rFonts w:ascii="Arial" w:hAnsi="Arial" w:cs="Arial"/>
            <w:sz w:val="22"/>
            <w:szCs w:val="22"/>
          </w:rPr>
          <w:delText>differential</w:delText>
        </w:r>
      </w:del>
      <w:del w:id="896" w:author="Andreae, Emily A" w:date="2019-12-19T13:28:00Z">
        <w:r w:rsidR="0075378B" w:rsidRPr="0095454A" w:rsidDel="00D9275D">
          <w:rPr>
            <w:rFonts w:ascii="Arial" w:hAnsi="Arial" w:cs="Arial"/>
            <w:sz w:val="22"/>
            <w:szCs w:val="22"/>
          </w:rPr>
          <w:delText xml:space="preserve"> </w:delText>
        </w:r>
      </w:del>
      <w:ins w:id="897" w:author="Andreae, Emily A" w:date="2019-12-19T13:28:00Z">
        <w:r w:rsidR="00D9275D">
          <w:rPr>
            <w:rFonts w:ascii="Arial" w:hAnsi="Arial" w:cs="Arial"/>
            <w:sz w:val="22"/>
            <w:szCs w:val="22"/>
          </w:rPr>
          <w:t xml:space="preserve"> changes in </w:t>
        </w:r>
      </w:ins>
      <w:r w:rsidR="0075378B" w:rsidRPr="0095454A">
        <w:rPr>
          <w:rFonts w:ascii="Arial" w:hAnsi="Arial" w:cs="Arial"/>
          <w:sz w:val="22"/>
          <w:szCs w:val="22"/>
        </w:rPr>
        <w:t>gene expression</w:t>
      </w:r>
      <w:del w:id="898" w:author="Andreae, Emily A" w:date="2019-12-19T13:28:00Z">
        <w:r w:rsidR="0075378B" w:rsidRPr="0095454A" w:rsidDel="00D9275D">
          <w:rPr>
            <w:rFonts w:ascii="Arial" w:hAnsi="Arial" w:cs="Arial"/>
            <w:sz w:val="22"/>
            <w:szCs w:val="22"/>
          </w:rPr>
          <w:delText xml:space="preserve"> to </w:delText>
        </w:r>
        <w:r w:rsidR="00553778" w:rsidRPr="0095454A" w:rsidDel="00D9275D">
          <w:rPr>
            <w:rFonts w:ascii="Arial" w:hAnsi="Arial" w:cs="Arial"/>
            <w:sz w:val="22"/>
            <w:szCs w:val="22"/>
          </w:rPr>
          <w:delText>11,529 ncRNAs</w:delText>
        </w:r>
      </w:del>
      <w:r w:rsidR="00553778" w:rsidRPr="0095454A">
        <w:rPr>
          <w:rFonts w:ascii="Arial" w:hAnsi="Arial" w:cs="Arial"/>
          <w:sz w:val="22"/>
          <w:szCs w:val="22"/>
        </w:rPr>
        <w:t xml:space="preserve">. </w:t>
      </w:r>
    </w:p>
    <w:p w14:paraId="151E9B1E" w14:textId="7CE13353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667AE36C" w14:textId="0A266C68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7F1988C6" w14:textId="4F285647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5982B5F0" w14:textId="6B5B946E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335A1DB3" w14:textId="19462A59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33D35D7E" w14:textId="11625BE4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056BE225" w14:textId="77777777" w:rsidR="00856CFE" w:rsidRPr="0095454A" w:rsidRDefault="00856CFE" w:rsidP="00422F32">
      <w:pPr>
        <w:jc w:val="both"/>
        <w:rPr>
          <w:rFonts w:ascii="Arial" w:hAnsi="Arial" w:cs="Arial"/>
          <w:sz w:val="22"/>
          <w:szCs w:val="22"/>
        </w:rPr>
      </w:pPr>
    </w:p>
    <w:p w14:paraId="2C5E1CAB" w14:textId="3FABF703" w:rsidR="006E42AA" w:rsidRPr="0095454A" w:rsidRDefault="006E42AA" w:rsidP="006E42AA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sz w:val="22"/>
          <w:szCs w:val="22"/>
        </w:rPr>
        <w:t xml:space="preserve"> </w:t>
      </w:r>
    </w:p>
    <w:p w14:paraId="78FA0E39" w14:textId="2C008E41" w:rsidR="006E42AA" w:rsidRPr="0095454A" w:rsidRDefault="006E42AA" w:rsidP="00B02075">
      <w:pPr>
        <w:jc w:val="both"/>
        <w:rPr>
          <w:rFonts w:ascii="Arial" w:hAnsi="Arial" w:cs="Arial"/>
          <w:sz w:val="22"/>
          <w:szCs w:val="22"/>
        </w:rPr>
      </w:pPr>
    </w:p>
    <w:p w14:paraId="6A244199" w14:textId="0BF58146" w:rsidR="00B02075" w:rsidRPr="0095454A" w:rsidRDefault="00B02075" w:rsidP="003E48FE">
      <w:pPr>
        <w:jc w:val="both"/>
        <w:rPr>
          <w:rFonts w:ascii="Arial" w:hAnsi="Arial" w:cs="Arial"/>
          <w:sz w:val="22"/>
          <w:szCs w:val="22"/>
        </w:rPr>
      </w:pPr>
    </w:p>
    <w:p w14:paraId="646D031D" w14:textId="77777777" w:rsidR="00B02075" w:rsidRPr="0095454A" w:rsidRDefault="00B02075" w:rsidP="003E48FE">
      <w:pPr>
        <w:jc w:val="both"/>
        <w:rPr>
          <w:rFonts w:ascii="Arial" w:hAnsi="Arial" w:cs="Arial"/>
          <w:sz w:val="22"/>
          <w:szCs w:val="22"/>
        </w:rPr>
      </w:pPr>
    </w:p>
    <w:p w14:paraId="48CADF57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29E6F7D4" w14:textId="77777777" w:rsidR="00A343BF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noProof/>
        </w:rPr>
        <w:lastRenderedPageBreak/>
        <w:drawing>
          <wp:inline distT="0" distB="0" distL="0" distR="0" wp14:anchorId="7A7D5DE7" wp14:editId="3688634D">
            <wp:extent cx="6858000" cy="6474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716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4D1F9D04" w14:textId="7D7AE40E" w:rsidR="00A343BF" w:rsidRPr="0095454A" w:rsidRDefault="00A002D6" w:rsidP="006F02BA">
      <w:pPr>
        <w:rPr>
          <w:rFonts w:ascii="Arial" w:hAnsi="Arial" w:cs="Arial"/>
          <w:sz w:val="22"/>
          <w:szCs w:val="22"/>
        </w:rPr>
      </w:pPr>
      <w:r w:rsidRPr="00A7423F">
        <w:rPr>
          <w:rFonts w:ascii="Arial" w:hAnsi="Arial" w:cs="Arial"/>
          <w:b/>
          <w:sz w:val="22"/>
          <w:szCs w:val="22"/>
        </w:rPr>
        <w:t>Figure 2</w:t>
      </w:r>
      <w:r w:rsidR="00A343BF" w:rsidRPr="0095454A">
        <w:rPr>
          <w:rFonts w:ascii="Arial" w:hAnsi="Arial" w:cs="Arial"/>
          <w:sz w:val="22"/>
          <w:szCs w:val="22"/>
        </w:rPr>
        <w:t xml:space="preserve">. </w:t>
      </w:r>
      <w:r w:rsidR="00A343BF" w:rsidRPr="00D9275D">
        <w:rPr>
          <w:rFonts w:ascii="Arial" w:hAnsi="Arial" w:cs="Arial"/>
          <w:b/>
          <w:sz w:val="22"/>
          <w:szCs w:val="22"/>
        </w:rPr>
        <w:t xml:space="preserve">Pan-cancer </w:t>
      </w:r>
      <w:ins w:id="899" w:author="Andreae, Emily A" w:date="2019-12-19T13:33:00Z">
        <w:r w:rsidR="00D9275D" w:rsidRPr="00D9275D">
          <w:rPr>
            <w:rFonts w:ascii="Arial" w:hAnsi="Arial" w:cs="Arial"/>
            <w:b/>
            <w:sz w:val="22"/>
            <w:szCs w:val="22"/>
          </w:rPr>
          <w:t>d</w:t>
        </w:r>
      </w:ins>
      <w:del w:id="900" w:author="Andreae, Emily A" w:date="2019-12-19T13:33:00Z">
        <w:r w:rsidR="00A343BF" w:rsidRPr="00D9275D" w:rsidDel="00D9275D">
          <w:rPr>
            <w:rFonts w:ascii="Arial" w:hAnsi="Arial" w:cs="Arial"/>
            <w:b/>
            <w:sz w:val="22"/>
            <w:szCs w:val="22"/>
          </w:rPr>
          <w:delText>D</w:delText>
        </w:r>
      </w:del>
      <w:r w:rsidR="00A343BF" w:rsidRPr="00D9275D">
        <w:rPr>
          <w:rFonts w:ascii="Arial" w:hAnsi="Arial" w:cs="Arial"/>
          <w:b/>
          <w:sz w:val="22"/>
          <w:szCs w:val="22"/>
        </w:rPr>
        <w:t>own-</w:t>
      </w:r>
      <w:ins w:id="901" w:author="Andreae, Emily A" w:date="2019-12-19T13:33:00Z">
        <w:r w:rsidR="00D9275D" w:rsidRPr="00D9275D">
          <w:rPr>
            <w:rFonts w:ascii="Arial" w:hAnsi="Arial" w:cs="Arial"/>
            <w:b/>
            <w:sz w:val="22"/>
            <w:szCs w:val="22"/>
          </w:rPr>
          <w:t>r</w:t>
        </w:r>
      </w:ins>
      <w:del w:id="902" w:author="Andreae, Emily A" w:date="2019-12-19T13:33:00Z">
        <w:r w:rsidR="00A343BF" w:rsidRPr="00D9275D" w:rsidDel="00D9275D">
          <w:rPr>
            <w:rFonts w:ascii="Arial" w:hAnsi="Arial" w:cs="Arial"/>
            <w:b/>
            <w:sz w:val="22"/>
            <w:szCs w:val="22"/>
          </w:rPr>
          <w:delText>R</w:delText>
        </w:r>
      </w:del>
      <w:r w:rsidR="00A343BF" w:rsidRPr="00D9275D">
        <w:rPr>
          <w:rFonts w:ascii="Arial" w:hAnsi="Arial" w:cs="Arial"/>
          <w:b/>
          <w:sz w:val="22"/>
          <w:szCs w:val="22"/>
        </w:rPr>
        <w:t xml:space="preserve">egulation of PANC754 </w:t>
      </w:r>
      <w:ins w:id="903" w:author="Andreae, Emily A" w:date="2019-12-19T13:33:00Z">
        <w:r w:rsidR="00D9275D" w:rsidRPr="00D9275D">
          <w:rPr>
            <w:rFonts w:ascii="Arial" w:hAnsi="Arial" w:cs="Arial"/>
            <w:b/>
            <w:sz w:val="22"/>
            <w:szCs w:val="22"/>
          </w:rPr>
          <w:t>a</w:t>
        </w:r>
      </w:ins>
      <w:r w:rsidR="00A343BF" w:rsidRPr="00D9275D">
        <w:rPr>
          <w:rFonts w:ascii="Arial" w:hAnsi="Arial" w:cs="Arial"/>
          <w:b/>
          <w:sz w:val="22"/>
          <w:szCs w:val="22"/>
        </w:rPr>
        <w:t xml:space="preserve">cross 23 </w:t>
      </w:r>
      <w:ins w:id="904" w:author="Andreae, Emily A" w:date="2019-12-19T13:33:00Z">
        <w:r w:rsidR="00D9275D" w:rsidRPr="00D9275D">
          <w:rPr>
            <w:rFonts w:ascii="Arial" w:hAnsi="Arial" w:cs="Arial"/>
            <w:b/>
            <w:sz w:val="22"/>
            <w:szCs w:val="22"/>
          </w:rPr>
          <w:t>h</w:t>
        </w:r>
      </w:ins>
      <w:del w:id="905" w:author="Andreae, Emily A" w:date="2019-12-19T13:33:00Z">
        <w:r w:rsidR="00A343BF" w:rsidRPr="00D9275D" w:rsidDel="00D9275D">
          <w:rPr>
            <w:rFonts w:ascii="Arial" w:hAnsi="Arial" w:cs="Arial"/>
            <w:b/>
            <w:sz w:val="22"/>
            <w:szCs w:val="22"/>
          </w:rPr>
          <w:delText>H</w:delText>
        </w:r>
      </w:del>
      <w:r w:rsidR="00A343BF" w:rsidRPr="00D9275D">
        <w:rPr>
          <w:rFonts w:ascii="Arial" w:hAnsi="Arial" w:cs="Arial"/>
          <w:b/>
          <w:sz w:val="22"/>
          <w:szCs w:val="22"/>
        </w:rPr>
        <w:t xml:space="preserve">uman </w:t>
      </w:r>
      <w:ins w:id="906" w:author="Andreae, Emily A" w:date="2019-12-19T13:33:00Z">
        <w:r w:rsidR="00D9275D" w:rsidRPr="00D9275D">
          <w:rPr>
            <w:rFonts w:ascii="Arial" w:hAnsi="Arial" w:cs="Arial"/>
            <w:b/>
            <w:sz w:val="22"/>
            <w:szCs w:val="22"/>
          </w:rPr>
          <w:t>c</w:t>
        </w:r>
      </w:ins>
      <w:del w:id="907" w:author="Andreae, Emily A" w:date="2019-12-19T13:33:00Z">
        <w:r w:rsidR="00A343BF" w:rsidRPr="00D9275D" w:rsidDel="00D9275D">
          <w:rPr>
            <w:rFonts w:ascii="Arial" w:hAnsi="Arial" w:cs="Arial"/>
            <w:b/>
            <w:sz w:val="22"/>
            <w:szCs w:val="22"/>
          </w:rPr>
          <w:delText>C</w:delText>
        </w:r>
      </w:del>
      <w:r w:rsidR="00A343BF" w:rsidRPr="00D9275D">
        <w:rPr>
          <w:rFonts w:ascii="Arial" w:hAnsi="Arial" w:cs="Arial"/>
          <w:b/>
          <w:sz w:val="22"/>
          <w:szCs w:val="22"/>
        </w:rPr>
        <w:t>ancers</w:t>
      </w:r>
      <w:r w:rsidR="00387464" w:rsidRPr="00D9275D">
        <w:rPr>
          <w:rFonts w:ascii="Arial" w:hAnsi="Arial" w:cs="Arial"/>
          <w:b/>
          <w:sz w:val="22"/>
          <w:szCs w:val="22"/>
        </w:rPr>
        <w:t>.</w:t>
      </w:r>
      <w:r w:rsidR="00387464" w:rsidRPr="0095454A">
        <w:rPr>
          <w:rFonts w:ascii="Arial" w:hAnsi="Arial" w:cs="Arial"/>
          <w:sz w:val="22"/>
          <w:szCs w:val="22"/>
        </w:rPr>
        <w:t xml:space="preserve"> </w:t>
      </w:r>
      <w:ins w:id="908" w:author="Andreae, Emily A" w:date="2019-12-19T13:33:00Z">
        <w:r w:rsidR="00D9275D">
          <w:rPr>
            <w:rFonts w:ascii="Arial" w:hAnsi="Arial" w:cs="Arial"/>
            <w:sz w:val="22"/>
            <w:szCs w:val="22"/>
          </w:rPr>
          <w:t>Gene expression data from tumor</w:t>
        </w:r>
      </w:ins>
      <w:del w:id="909" w:author="Andreae, Emily A" w:date="2019-12-19T13:33:00Z">
        <w:r w:rsidR="007D7938" w:rsidRPr="0095454A" w:rsidDel="00D9275D">
          <w:rPr>
            <w:rFonts w:ascii="Arial" w:hAnsi="Arial" w:cs="Arial"/>
            <w:sz w:val="22"/>
            <w:szCs w:val="22"/>
          </w:rPr>
          <w:delText>Cancer</w:delText>
        </w:r>
      </w:del>
      <w:r w:rsidR="007D7938" w:rsidRPr="0095454A">
        <w:rPr>
          <w:rFonts w:ascii="Arial" w:hAnsi="Arial" w:cs="Arial"/>
          <w:sz w:val="22"/>
          <w:szCs w:val="22"/>
        </w:rPr>
        <w:t xml:space="preserve"> samples were collected from the TCGA project (N=10,490). </w:t>
      </w:r>
      <w:r w:rsidR="0002481C" w:rsidRPr="0095454A">
        <w:rPr>
          <w:rFonts w:ascii="Arial" w:hAnsi="Arial" w:cs="Arial"/>
          <w:sz w:val="22"/>
          <w:szCs w:val="22"/>
        </w:rPr>
        <w:t xml:space="preserve">Gene expression level was log2 transformed before the meta-analysis. </w:t>
      </w:r>
      <w:r w:rsidR="007D7938" w:rsidRPr="0095454A">
        <w:rPr>
          <w:rFonts w:ascii="Arial" w:hAnsi="Arial" w:cs="Arial"/>
          <w:sz w:val="22"/>
          <w:szCs w:val="22"/>
        </w:rPr>
        <w:t xml:space="preserve">Both fixed effect </w:t>
      </w:r>
      <w:del w:id="910" w:author="Andreae, Emily A" w:date="2019-12-19T13:34:00Z">
        <w:r w:rsidR="007D7938" w:rsidRPr="0095454A" w:rsidDel="00D9275D">
          <w:rPr>
            <w:rFonts w:ascii="Arial" w:hAnsi="Arial" w:cs="Arial"/>
            <w:sz w:val="22"/>
            <w:szCs w:val="22"/>
          </w:rPr>
          <w:delText xml:space="preserve">model and </w:delText>
        </w:r>
      </w:del>
      <w:r w:rsidR="007D7938" w:rsidRPr="0095454A">
        <w:rPr>
          <w:rFonts w:ascii="Arial" w:hAnsi="Arial" w:cs="Arial"/>
          <w:sz w:val="22"/>
          <w:szCs w:val="22"/>
        </w:rPr>
        <w:t>random effect model</w:t>
      </w:r>
      <w:ins w:id="911" w:author="Andreae, Emily A" w:date="2019-12-19T13:34:00Z">
        <w:r w:rsidR="00D9275D">
          <w:rPr>
            <w:rFonts w:ascii="Arial" w:hAnsi="Arial" w:cs="Arial"/>
            <w:sz w:val="22"/>
            <w:szCs w:val="22"/>
          </w:rPr>
          <w:t>s</w:t>
        </w:r>
      </w:ins>
      <w:r w:rsidR="007D7938" w:rsidRPr="0095454A">
        <w:rPr>
          <w:rFonts w:ascii="Arial" w:hAnsi="Arial" w:cs="Arial"/>
          <w:sz w:val="22"/>
          <w:szCs w:val="22"/>
        </w:rPr>
        <w:t xml:space="preserve"> were applied for </w:t>
      </w:r>
      <w:ins w:id="912" w:author="Andreae, Emily A" w:date="2019-12-19T13:34:00Z">
        <w:r w:rsidR="00D9275D">
          <w:rPr>
            <w:rFonts w:ascii="Arial" w:hAnsi="Arial" w:cs="Arial"/>
            <w:sz w:val="22"/>
            <w:szCs w:val="22"/>
          </w:rPr>
          <w:t xml:space="preserve">analysis of </w:t>
        </w:r>
      </w:ins>
      <w:r w:rsidR="007D7938" w:rsidRPr="0095454A">
        <w:rPr>
          <w:rFonts w:ascii="Arial" w:hAnsi="Arial" w:cs="Arial"/>
          <w:sz w:val="22"/>
          <w:szCs w:val="22"/>
        </w:rPr>
        <w:t>the aggregat</w:t>
      </w:r>
      <w:ins w:id="913" w:author="Andreae, Emily A" w:date="2019-12-19T13:34:00Z">
        <w:r w:rsidR="00D9275D">
          <w:rPr>
            <w:rFonts w:ascii="Arial" w:hAnsi="Arial" w:cs="Arial"/>
            <w:sz w:val="22"/>
            <w:szCs w:val="22"/>
          </w:rPr>
          <w:t>ed data</w:t>
        </w:r>
      </w:ins>
      <w:del w:id="914" w:author="Andreae, Emily A" w:date="2019-12-19T13:34:00Z">
        <w:r w:rsidR="007D7938" w:rsidRPr="0095454A" w:rsidDel="00D9275D">
          <w:rPr>
            <w:rFonts w:ascii="Arial" w:hAnsi="Arial" w:cs="Arial"/>
            <w:sz w:val="22"/>
            <w:szCs w:val="22"/>
          </w:rPr>
          <w:delText>ion.</w:delText>
        </w:r>
      </w:del>
      <w:ins w:id="915" w:author="Andreae, Emily A" w:date="2019-12-19T13:34:00Z">
        <w:r w:rsidR="00D9275D">
          <w:rPr>
            <w:rFonts w:ascii="Arial" w:hAnsi="Arial" w:cs="Arial"/>
            <w:sz w:val="22"/>
            <w:szCs w:val="22"/>
          </w:rPr>
          <w:t>, and</w:t>
        </w:r>
      </w:ins>
      <w:r w:rsidR="007D7938" w:rsidRPr="0095454A">
        <w:rPr>
          <w:rFonts w:ascii="Arial" w:hAnsi="Arial" w:cs="Arial"/>
          <w:sz w:val="22"/>
          <w:szCs w:val="22"/>
        </w:rPr>
        <w:t xml:space="preserve"> 95% CI was applied to show the risk and protective effect </w:t>
      </w:r>
      <w:ins w:id="916" w:author="Andreae, Emily A" w:date="2019-12-19T13:35:00Z">
        <w:r w:rsidR="00D9275D">
          <w:rPr>
            <w:rFonts w:ascii="Arial" w:hAnsi="Arial" w:cs="Arial"/>
            <w:sz w:val="22"/>
            <w:szCs w:val="22"/>
          </w:rPr>
          <w:t xml:space="preserve">of gene expression </w:t>
        </w:r>
      </w:ins>
      <w:r w:rsidR="007D7938" w:rsidRPr="0095454A">
        <w:rPr>
          <w:rFonts w:ascii="Arial" w:hAnsi="Arial" w:cs="Arial"/>
          <w:sz w:val="22"/>
          <w:szCs w:val="22"/>
        </w:rPr>
        <w:t>to overall survival time. In order to show more details for different studies,</w:t>
      </w:r>
      <w:r w:rsidR="0002481C" w:rsidRPr="0095454A">
        <w:t xml:space="preserve"> </w:t>
      </w:r>
      <w:r w:rsidR="0002481C" w:rsidRPr="0095454A">
        <w:rPr>
          <w:rFonts w:ascii="Arial" w:hAnsi="Arial" w:cs="Arial"/>
          <w:sz w:val="22"/>
          <w:szCs w:val="22"/>
        </w:rPr>
        <w:t xml:space="preserve">any standardized mean difference (SMD) </w:t>
      </w:r>
      <w:r w:rsidR="007D7938" w:rsidRPr="0095454A">
        <w:rPr>
          <w:rFonts w:ascii="Arial" w:hAnsi="Arial" w:cs="Arial"/>
          <w:sz w:val="22"/>
          <w:szCs w:val="22"/>
        </w:rPr>
        <w:t xml:space="preserve">higher than 3 and lower than -3 was </w:t>
      </w:r>
      <w:ins w:id="917" w:author="Andreae, Emily A" w:date="2019-12-19T13:35:00Z">
        <w:r w:rsidR="00D9275D">
          <w:rPr>
            <w:rFonts w:ascii="Arial" w:hAnsi="Arial" w:cs="Arial"/>
            <w:sz w:val="22"/>
            <w:szCs w:val="22"/>
          </w:rPr>
          <w:t>denoted</w:t>
        </w:r>
      </w:ins>
      <w:del w:id="918" w:author="Andreae, Emily A" w:date="2019-12-19T13:35:00Z">
        <w:r w:rsidR="007D7938" w:rsidRPr="0095454A" w:rsidDel="00D9275D">
          <w:rPr>
            <w:rFonts w:ascii="Arial" w:hAnsi="Arial" w:cs="Arial"/>
            <w:sz w:val="22"/>
            <w:szCs w:val="22"/>
          </w:rPr>
          <w:delText>showed</w:delText>
        </w:r>
      </w:del>
      <w:r w:rsidR="007D7938" w:rsidRPr="0095454A">
        <w:rPr>
          <w:rFonts w:ascii="Arial" w:hAnsi="Arial" w:cs="Arial"/>
          <w:sz w:val="22"/>
          <w:szCs w:val="22"/>
        </w:rPr>
        <w:t xml:space="preserve"> with </w:t>
      </w:r>
      <w:ins w:id="919" w:author="Andreae, Emily A" w:date="2019-12-19T13:35:00Z">
        <w:r w:rsidR="00D9275D">
          <w:rPr>
            <w:rFonts w:ascii="Arial" w:hAnsi="Arial" w:cs="Arial"/>
            <w:sz w:val="22"/>
            <w:szCs w:val="22"/>
          </w:rPr>
          <w:t xml:space="preserve">an </w:t>
        </w:r>
      </w:ins>
      <w:r w:rsidR="007D7938" w:rsidRPr="0095454A">
        <w:rPr>
          <w:rFonts w:ascii="Arial" w:hAnsi="Arial" w:cs="Arial"/>
          <w:sz w:val="22"/>
          <w:szCs w:val="22"/>
        </w:rPr>
        <w:t>arrow</w:t>
      </w:r>
      <w:ins w:id="920" w:author="Andreae, Emily A" w:date="2019-12-19T13:35:00Z">
        <w:r w:rsidR="00D9275D">
          <w:rPr>
            <w:rFonts w:ascii="Arial" w:hAnsi="Arial" w:cs="Arial"/>
            <w:sz w:val="22"/>
            <w:szCs w:val="22"/>
          </w:rPr>
          <w:t xml:space="preserve">, </w:t>
        </w:r>
      </w:ins>
      <w:del w:id="921" w:author="Andreae, Emily A" w:date="2019-12-19T13:35:00Z">
        <w:r w:rsidR="007D7938" w:rsidRPr="0095454A" w:rsidDel="00D9275D">
          <w:rPr>
            <w:rFonts w:ascii="Arial" w:hAnsi="Arial" w:cs="Arial"/>
            <w:sz w:val="22"/>
            <w:szCs w:val="22"/>
          </w:rPr>
          <w:delText>.</w:delText>
        </w:r>
      </w:del>
      <w:r w:rsidR="007D7938" w:rsidRPr="0095454A">
        <w:rPr>
          <w:rFonts w:ascii="Arial" w:hAnsi="Arial" w:cs="Arial"/>
          <w:sz w:val="22"/>
          <w:szCs w:val="22"/>
        </w:rPr>
        <w:t xml:space="preserve"> </w:t>
      </w:r>
      <w:ins w:id="922" w:author="Andreae, Emily A" w:date="2019-12-19T13:35:00Z">
        <w:r w:rsidR="00D9275D">
          <w:rPr>
            <w:rFonts w:ascii="Arial" w:hAnsi="Arial" w:cs="Arial"/>
            <w:sz w:val="22"/>
            <w:szCs w:val="22"/>
          </w:rPr>
          <w:t>and the b</w:t>
        </w:r>
      </w:ins>
      <w:del w:id="923" w:author="Andreae, Emily A" w:date="2019-12-19T13:35:00Z">
        <w:r w:rsidR="007D7938" w:rsidRPr="0095454A" w:rsidDel="00D9275D">
          <w:rPr>
            <w:rFonts w:ascii="Arial" w:hAnsi="Arial" w:cs="Arial"/>
            <w:sz w:val="22"/>
            <w:szCs w:val="22"/>
          </w:rPr>
          <w:delText>B</w:delText>
        </w:r>
      </w:del>
      <w:r w:rsidR="007D7938" w:rsidRPr="0095454A">
        <w:rPr>
          <w:rFonts w:ascii="Arial" w:hAnsi="Arial" w:cs="Arial"/>
          <w:sz w:val="22"/>
          <w:szCs w:val="22"/>
        </w:rPr>
        <w:t xml:space="preserve">lue filled parallelograms represent the </w:t>
      </w:r>
      <w:r w:rsidR="0002481C" w:rsidRPr="0095454A">
        <w:rPr>
          <w:rFonts w:ascii="Arial" w:hAnsi="Arial" w:cs="Arial"/>
          <w:sz w:val="22"/>
          <w:szCs w:val="22"/>
        </w:rPr>
        <w:t>SMD</w:t>
      </w:r>
      <w:r w:rsidR="007D7938" w:rsidRPr="0095454A">
        <w:rPr>
          <w:rFonts w:ascii="Arial" w:hAnsi="Arial" w:cs="Arial"/>
          <w:sz w:val="22"/>
          <w:szCs w:val="22"/>
        </w:rPr>
        <w:t xml:space="preserve"> for fixed effect model and random effect model.</w:t>
      </w:r>
      <w:ins w:id="924" w:author="Andreae, Emily A" w:date="2019-12-19T13:36:00Z">
        <w:r w:rsidR="00D9275D">
          <w:rPr>
            <w:rFonts w:ascii="Arial" w:hAnsi="Arial" w:cs="Arial"/>
            <w:sz w:val="22"/>
            <w:szCs w:val="22"/>
          </w:rPr>
          <w:t xml:space="preserve"> Abbreviations: </w:t>
        </w:r>
        <w:commentRangeStart w:id="925"/>
        <w:r w:rsidR="00D9275D">
          <w:rPr>
            <w:rFonts w:ascii="Arial" w:hAnsi="Arial" w:cs="Arial"/>
            <w:sz w:val="22"/>
            <w:szCs w:val="22"/>
          </w:rPr>
          <w:t>T</w:t>
        </w:r>
        <w:r w:rsidR="00A73C1C">
          <w:rPr>
            <w:rFonts w:ascii="Arial" w:hAnsi="Arial" w:cs="Arial"/>
            <w:sz w:val="22"/>
            <w:szCs w:val="22"/>
          </w:rPr>
          <w:t>E=tissue expression,</w:t>
        </w:r>
        <w:r w:rsidR="00D9275D">
          <w:rPr>
            <w:rFonts w:ascii="Arial" w:hAnsi="Arial" w:cs="Arial"/>
            <w:sz w:val="22"/>
            <w:szCs w:val="22"/>
          </w:rPr>
          <w:t xml:space="preserve"> seTE=standardized tissue expression.</w:t>
        </w:r>
        <w:commentRangeEnd w:id="925"/>
        <w:r w:rsidR="00D9275D">
          <w:rPr>
            <w:rStyle w:val="CommentReference"/>
          </w:rPr>
          <w:commentReference w:id="925"/>
        </w:r>
      </w:ins>
    </w:p>
    <w:p w14:paraId="50D77ADE" w14:textId="77777777" w:rsidR="00A343BF" w:rsidRPr="0095454A" w:rsidRDefault="00A343BF" w:rsidP="003E48FE">
      <w:pPr>
        <w:jc w:val="both"/>
        <w:rPr>
          <w:rFonts w:ascii="Arial" w:hAnsi="Arial" w:cs="Arial"/>
          <w:sz w:val="22"/>
          <w:szCs w:val="22"/>
        </w:rPr>
      </w:pPr>
    </w:p>
    <w:p w14:paraId="75917D5F" w14:textId="77777777" w:rsidR="00CD1714" w:rsidRPr="0095454A" w:rsidRDefault="00CD1714" w:rsidP="003E48FE">
      <w:pPr>
        <w:jc w:val="both"/>
        <w:rPr>
          <w:rFonts w:ascii="Arial" w:hAnsi="Arial" w:cs="Arial"/>
          <w:sz w:val="22"/>
          <w:szCs w:val="22"/>
        </w:rPr>
      </w:pPr>
    </w:p>
    <w:p w14:paraId="6983A6D6" w14:textId="77777777" w:rsidR="00CD1714" w:rsidRPr="0095454A" w:rsidRDefault="00CD1714" w:rsidP="00887F15">
      <w:pPr>
        <w:jc w:val="center"/>
        <w:rPr>
          <w:rFonts w:ascii="Arial" w:hAnsi="Arial" w:cs="Arial"/>
          <w:sz w:val="22"/>
          <w:szCs w:val="22"/>
        </w:rPr>
      </w:pPr>
    </w:p>
    <w:p w14:paraId="7AA44D5C" w14:textId="77777777" w:rsidR="006A6994" w:rsidRPr="0095454A" w:rsidRDefault="006A6994" w:rsidP="003E48FE">
      <w:pPr>
        <w:jc w:val="both"/>
        <w:rPr>
          <w:rFonts w:ascii="Arial" w:hAnsi="Arial" w:cs="Arial"/>
          <w:sz w:val="22"/>
          <w:szCs w:val="22"/>
        </w:rPr>
      </w:pPr>
    </w:p>
    <w:p w14:paraId="0C38B8AA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7710F725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60E638C8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7B1D31AF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2A080F65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1243633F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3E431B4A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2F7AB096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10D54802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37645332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1ED8842D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7353721C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634D8C1D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31051CC3" w14:textId="77777777" w:rsidR="00893BBD" w:rsidRPr="0095454A" w:rsidRDefault="00893BBD" w:rsidP="003E48FE">
      <w:pPr>
        <w:jc w:val="both"/>
        <w:rPr>
          <w:rFonts w:ascii="Arial" w:hAnsi="Arial" w:cs="Arial"/>
          <w:sz w:val="22"/>
          <w:szCs w:val="22"/>
        </w:rPr>
      </w:pPr>
    </w:p>
    <w:p w14:paraId="2C2D31B8" w14:textId="06E9A209" w:rsidR="006A6994" w:rsidRPr="0095454A" w:rsidRDefault="00B808AA" w:rsidP="00AF6243">
      <w:pPr>
        <w:jc w:val="center"/>
        <w:rPr>
          <w:rFonts w:ascii="Arial" w:hAnsi="Arial" w:cs="Arial"/>
          <w:sz w:val="22"/>
          <w:szCs w:val="22"/>
          <w:lang w:eastAsia="zh-CN"/>
        </w:rPr>
      </w:pPr>
      <w:r w:rsidRPr="0095454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1C07CDD" wp14:editId="4BF9DF41">
            <wp:extent cx="6735851" cy="5116430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883" cy="51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2141" w14:textId="77777777" w:rsidR="004226FF" w:rsidRPr="0095454A" w:rsidRDefault="004226FF" w:rsidP="00D17C55">
      <w:pPr>
        <w:jc w:val="center"/>
        <w:rPr>
          <w:rFonts w:ascii="Arial" w:hAnsi="Arial" w:cs="Arial"/>
          <w:sz w:val="22"/>
          <w:szCs w:val="22"/>
          <w:lang w:eastAsia="zh-CN"/>
        </w:rPr>
      </w:pPr>
    </w:p>
    <w:p w14:paraId="10DDAA69" w14:textId="278A03F3" w:rsidR="008E6E0D" w:rsidRPr="0095454A" w:rsidRDefault="004226FF" w:rsidP="008E6E0D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4856CA" w:rsidRPr="0095454A">
        <w:rPr>
          <w:rFonts w:ascii="Arial" w:hAnsi="Arial" w:cs="Arial"/>
          <w:b/>
          <w:sz w:val="22"/>
          <w:szCs w:val="22"/>
        </w:rPr>
        <w:t>3</w:t>
      </w:r>
      <w:r w:rsidRPr="0095454A">
        <w:rPr>
          <w:rFonts w:ascii="Arial" w:hAnsi="Arial" w:cs="Arial"/>
          <w:b/>
          <w:sz w:val="22"/>
          <w:szCs w:val="22"/>
        </w:rPr>
        <w:t xml:space="preserve">. </w:t>
      </w:r>
      <w:r w:rsidR="007778A5" w:rsidRPr="0095454A">
        <w:rPr>
          <w:rFonts w:ascii="Arial" w:hAnsi="Arial" w:cs="Arial"/>
          <w:b/>
          <w:sz w:val="22"/>
          <w:szCs w:val="22"/>
        </w:rPr>
        <w:t>PANC754 significantly</w:t>
      </w:r>
      <w:r w:rsidR="007778A5" w:rsidRPr="0095454A">
        <w:rPr>
          <w:rFonts w:ascii="Arial" w:hAnsi="Arial" w:cs="Arial" w:hint="eastAsia"/>
          <w:b/>
          <w:sz w:val="22"/>
          <w:szCs w:val="22"/>
          <w:lang w:eastAsia="zh-CN"/>
        </w:rPr>
        <w:t xml:space="preserve"> </w:t>
      </w:r>
      <w:r w:rsidR="007778A5" w:rsidRPr="0095454A">
        <w:rPr>
          <w:rFonts w:ascii="Arial" w:hAnsi="Arial" w:cs="Arial"/>
          <w:b/>
          <w:sz w:val="22"/>
          <w:szCs w:val="22"/>
          <w:lang w:eastAsia="zh-CN"/>
        </w:rPr>
        <w:t xml:space="preserve">suppressed cell growth and induced </w:t>
      </w:r>
      <w:del w:id="926" w:author="Andreae, Emily A" w:date="2019-12-19T13:50:00Z">
        <w:r w:rsidR="007778A5" w:rsidRPr="0095454A" w:rsidDel="00D00E28">
          <w:rPr>
            <w:rFonts w:ascii="Arial" w:hAnsi="Arial" w:cs="Arial"/>
            <w:b/>
            <w:sz w:val="22"/>
            <w:szCs w:val="22"/>
            <w:lang w:eastAsia="zh-CN"/>
          </w:rPr>
          <w:delText xml:space="preserve">cell </w:delText>
        </w:r>
      </w:del>
      <w:r w:rsidR="007778A5" w:rsidRPr="0095454A">
        <w:rPr>
          <w:rFonts w:ascii="Arial" w:hAnsi="Arial" w:cs="Arial"/>
          <w:b/>
          <w:sz w:val="22"/>
          <w:szCs w:val="22"/>
          <w:lang w:eastAsia="zh-CN"/>
        </w:rPr>
        <w:t xml:space="preserve">apoptosis of tumor cells </w:t>
      </w:r>
      <w:r w:rsidRPr="0095454A">
        <w:rPr>
          <w:rFonts w:ascii="Arial" w:hAnsi="Arial" w:cs="Arial"/>
          <w:sz w:val="22"/>
          <w:szCs w:val="22"/>
        </w:rPr>
        <w:t>PANC754 significantly</w:t>
      </w:r>
      <w:r w:rsidRPr="0095454A">
        <w:rPr>
          <w:rFonts w:ascii="Arial" w:hAnsi="Arial" w:cs="Arial" w:hint="eastAsia"/>
          <w:sz w:val="22"/>
          <w:szCs w:val="22"/>
          <w:lang w:eastAsia="zh-CN"/>
        </w:rPr>
        <w:t xml:space="preserve"> </w:t>
      </w:r>
      <w:r w:rsidR="007778A5" w:rsidRPr="0095454A">
        <w:rPr>
          <w:rFonts w:ascii="Arial" w:hAnsi="Arial" w:cs="Arial"/>
          <w:sz w:val="22"/>
          <w:szCs w:val="22"/>
          <w:lang w:eastAsia="zh-CN"/>
        </w:rPr>
        <w:t xml:space="preserve">suppressed cell growth of </w:t>
      </w:r>
      <w:r w:rsidR="00BE125D" w:rsidRPr="0095454A">
        <w:rPr>
          <w:rFonts w:ascii="Arial" w:hAnsi="Arial" w:cs="Arial"/>
          <w:sz w:val="22"/>
          <w:szCs w:val="22"/>
        </w:rPr>
        <w:t xml:space="preserve">esophageal cancer Eca109 cells </w:t>
      </w:r>
      <w:r w:rsidR="00BE125D" w:rsidRPr="0095454A">
        <w:rPr>
          <w:rFonts w:ascii="Arial" w:hAnsi="Arial" w:cs="Arial"/>
          <w:sz w:val="22"/>
          <w:szCs w:val="22"/>
          <w:lang w:eastAsia="zh-CN"/>
        </w:rPr>
        <w:t xml:space="preserve">(A) </w:t>
      </w:r>
      <w:r w:rsidR="00BE125D" w:rsidRPr="0095454A">
        <w:rPr>
          <w:rFonts w:ascii="Arial" w:hAnsi="Arial" w:cs="Arial"/>
          <w:sz w:val="22"/>
          <w:szCs w:val="22"/>
        </w:rPr>
        <w:t xml:space="preserve">and </w:t>
      </w:r>
      <w:r w:rsidR="00BE125D" w:rsidRPr="0095454A">
        <w:rPr>
          <w:rFonts w:ascii="Arial" w:hAnsi="Arial" w:cs="Arial" w:hint="eastAsia"/>
          <w:sz w:val="22"/>
          <w:szCs w:val="22"/>
        </w:rPr>
        <w:t xml:space="preserve">gastric cancer MGC803 </w:t>
      </w:r>
      <w:r w:rsidR="00BE125D" w:rsidRPr="0095454A">
        <w:rPr>
          <w:rFonts w:ascii="Arial" w:hAnsi="Arial" w:cs="Arial"/>
          <w:sz w:val="22"/>
          <w:szCs w:val="22"/>
        </w:rPr>
        <w:t xml:space="preserve">cells </w:t>
      </w:r>
      <w:r w:rsidR="00BE125D" w:rsidRPr="0095454A">
        <w:rPr>
          <w:rFonts w:ascii="Arial" w:hAnsi="Arial" w:cs="Arial"/>
          <w:sz w:val="22"/>
          <w:szCs w:val="22"/>
          <w:lang w:eastAsia="zh-CN"/>
        </w:rPr>
        <w:t xml:space="preserve">(B) by CCK-8 assay. (C) </w:t>
      </w:r>
      <w:r w:rsidR="00BE125D" w:rsidRPr="0095454A">
        <w:rPr>
          <w:rFonts w:ascii="Arial" w:hAnsi="Arial" w:cs="Arial"/>
          <w:sz w:val="22"/>
          <w:szCs w:val="22"/>
        </w:rPr>
        <w:t>PANC754</w:t>
      </w:r>
      <w:r w:rsidR="007778A5" w:rsidRPr="0095454A">
        <w:rPr>
          <w:rFonts w:ascii="Arial" w:hAnsi="Arial" w:cs="Arial"/>
          <w:sz w:val="22"/>
          <w:szCs w:val="22"/>
          <w:lang w:eastAsia="zh-CN"/>
        </w:rPr>
        <w:t xml:space="preserve"> </w:t>
      </w:r>
      <w:r w:rsidRPr="0095454A">
        <w:rPr>
          <w:rFonts w:ascii="Arial" w:hAnsi="Arial" w:cs="Arial"/>
          <w:sz w:val="22"/>
          <w:szCs w:val="22"/>
          <w:lang w:eastAsia="zh-CN"/>
        </w:rPr>
        <w:t xml:space="preserve">induced cell apoptosis of colorectal cancer </w:t>
      </w:r>
      <w:ins w:id="927" w:author="Andreae, Emily A" w:date="2019-12-19T13:50:00Z">
        <w:r w:rsidR="00D00E28">
          <w:rPr>
            <w:rFonts w:ascii="Arial" w:hAnsi="Arial" w:cs="Arial"/>
            <w:sz w:val="22"/>
            <w:szCs w:val="22"/>
            <w:lang w:eastAsia="zh-CN"/>
          </w:rPr>
          <w:t xml:space="preserve">cell line </w:t>
        </w:r>
      </w:ins>
      <w:r w:rsidRPr="0095454A">
        <w:rPr>
          <w:rFonts w:ascii="Arial" w:hAnsi="Arial" w:cs="Arial"/>
          <w:sz w:val="22"/>
          <w:szCs w:val="22"/>
          <w:lang w:eastAsia="zh-CN"/>
        </w:rPr>
        <w:t xml:space="preserve">SW480 by detection of </w:t>
      </w:r>
      <w:r w:rsidRPr="0095454A">
        <w:rPr>
          <w:rFonts w:ascii="Arial" w:hAnsi="Arial" w:cs="Arial"/>
          <w:sz w:val="22"/>
          <w:szCs w:val="22"/>
        </w:rPr>
        <w:t>flow cytometry</w:t>
      </w:r>
      <w:r w:rsidR="008E6E0D" w:rsidRPr="0095454A">
        <w:rPr>
          <w:rFonts w:ascii="Arial" w:hAnsi="Arial" w:cs="Arial"/>
          <w:sz w:val="22"/>
          <w:szCs w:val="22"/>
        </w:rPr>
        <w:t>. Control, untransfected group; pcDNA3.1, transfected with empty pcDNA3.1 plasmid group; PANC754, transfected with pcDNA3.1-PANC754 overexpression plasmid group; ***, P&lt;0.01</w:t>
      </w:r>
      <w:ins w:id="928" w:author="Andreae, Emily A" w:date="2019-12-19T13:51:00Z">
        <w:r w:rsidR="00D00E28">
          <w:rPr>
            <w:rFonts w:ascii="Arial" w:hAnsi="Arial" w:cs="Arial"/>
            <w:sz w:val="22"/>
            <w:szCs w:val="22"/>
          </w:rPr>
          <w:t>.</w:t>
        </w:r>
      </w:ins>
    </w:p>
    <w:p w14:paraId="22DF31EC" w14:textId="77777777" w:rsidR="004226FF" w:rsidRPr="0095454A" w:rsidRDefault="004226FF" w:rsidP="00D17C55">
      <w:pPr>
        <w:rPr>
          <w:rFonts w:ascii="Arial" w:hAnsi="Arial" w:cs="Arial"/>
          <w:sz w:val="22"/>
          <w:szCs w:val="22"/>
          <w:lang w:eastAsia="zh-CN"/>
        </w:rPr>
      </w:pPr>
    </w:p>
    <w:p w14:paraId="678AF1EA" w14:textId="77777777" w:rsidR="006A1746" w:rsidRPr="0095454A" w:rsidRDefault="006A1746" w:rsidP="00D17C55">
      <w:pPr>
        <w:rPr>
          <w:rFonts w:ascii="Arial" w:hAnsi="Arial" w:cs="Arial"/>
          <w:b/>
          <w:sz w:val="22"/>
          <w:szCs w:val="22"/>
        </w:rPr>
      </w:pPr>
    </w:p>
    <w:p w14:paraId="586F8D46" w14:textId="77777777" w:rsidR="006A1746" w:rsidRPr="0095454A" w:rsidRDefault="006A1746" w:rsidP="006A1746">
      <w:pPr>
        <w:jc w:val="both"/>
        <w:rPr>
          <w:rFonts w:ascii="Arial" w:hAnsi="Arial" w:cs="Arial"/>
          <w:b/>
          <w:sz w:val="22"/>
          <w:szCs w:val="22"/>
        </w:rPr>
      </w:pPr>
    </w:p>
    <w:p w14:paraId="4A8BAC84" w14:textId="77777777" w:rsidR="006A1746" w:rsidRPr="0095454A" w:rsidRDefault="006A1746" w:rsidP="006A1746">
      <w:pPr>
        <w:jc w:val="both"/>
        <w:rPr>
          <w:rFonts w:ascii="Arial" w:hAnsi="Arial" w:cs="Arial"/>
          <w:b/>
          <w:sz w:val="22"/>
          <w:szCs w:val="22"/>
        </w:rPr>
      </w:pPr>
    </w:p>
    <w:p w14:paraId="6B6627FB" w14:textId="77777777" w:rsidR="006A1746" w:rsidRPr="0095454A" w:rsidRDefault="006A1746" w:rsidP="006F02BA">
      <w:pPr>
        <w:rPr>
          <w:rFonts w:ascii="Arial" w:hAnsi="Arial" w:cs="Arial"/>
          <w:b/>
          <w:sz w:val="22"/>
          <w:szCs w:val="22"/>
        </w:rPr>
      </w:pPr>
      <w:r w:rsidRPr="0095454A">
        <w:rPr>
          <w:rFonts w:ascii="Arial" w:hAnsi="Arial" w:cs="Arial"/>
          <w:b/>
          <w:noProof/>
          <w:sz w:val="22"/>
          <w:szCs w:val="22"/>
        </w:rPr>
        <w:lastRenderedPageBreak/>
        <w:drawing>
          <wp:inline distT="0" distB="0" distL="0" distR="0" wp14:anchorId="0F13BC59" wp14:editId="032D6C4A">
            <wp:extent cx="6972663" cy="43129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48" cy="43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B4D4" w14:textId="77777777" w:rsidR="00226603" w:rsidRPr="0095454A" w:rsidRDefault="00226603" w:rsidP="0056478D">
      <w:pPr>
        <w:jc w:val="center"/>
        <w:rPr>
          <w:rFonts w:ascii="Arial" w:hAnsi="Arial" w:cs="Arial"/>
          <w:b/>
          <w:sz w:val="22"/>
          <w:szCs w:val="22"/>
        </w:rPr>
      </w:pPr>
    </w:p>
    <w:p w14:paraId="53DE118A" w14:textId="49042C20" w:rsidR="006A1746" w:rsidRPr="0095454A" w:rsidRDefault="006A1746" w:rsidP="006A1746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>Figure 4. PANC754 significantly inhibited hepatocellular carcinoma HepG2 cell</w:t>
      </w:r>
      <w:del w:id="929" w:author="Andreae, Emily A" w:date="2019-12-19T13:59:00Z">
        <w:r w:rsidRPr="0095454A" w:rsidDel="00162D1A">
          <w:rPr>
            <w:rFonts w:ascii="Arial" w:hAnsi="Arial" w:cs="Arial"/>
            <w:b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 migration and Bel7402 cell</w:t>
      </w:r>
      <w:del w:id="930" w:author="Andreae, Emily A" w:date="2019-12-19T13:59:00Z">
        <w:r w:rsidRPr="0095454A" w:rsidDel="00162D1A">
          <w:rPr>
            <w:rFonts w:ascii="Arial" w:hAnsi="Arial" w:cs="Arial"/>
            <w:b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 invasion</w:t>
      </w:r>
      <w:ins w:id="931" w:author="Andreae, Emily A" w:date="2019-12-19T13:59:00Z">
        <w:r w:rsidR="00162D1A">
          <w:rPr>
            <w:rFonts w:ascii="Arial" w:hAnsi="Arial" w:cs="Arial"/>
            <w:b/>
            <w:sz w:val="22"/>
            <w:szCs w:val="22"/>
          </w:rPr>
          <w:t>.</w:t>
        </w:r>
      </w:ins>
      <w:r w:rsidRPr="0095454A">
        <w:rPr>
          <w:rFonts w:ascii="Arial" w:hAnsi="Arial" w:cs="Arial"/>
          <w:sz w:val="22"/>
          <w:szCs w:val="22"/>
        </w:rPr>
        <w:t xml:space="preserve"> (A)</w:t>
      </w:r>
      <w:ins w:id="932" w:author="Andreae, Emily A" w:date="2019-12-19T13:59:00Z">
        <w:r w:rsidR="00162D1A">
          <w:rPr>
            <w:rFonts w:ascii="Arial" w:hAnsi="Arial" w:cs="Arial"/>
            <w:sz w:val="22"/>
            <w:szCs w:val="22"/>
          </w:rPr>
          <w:t xml:space="preserve"> Scratch assay for untransfected, empty vector, and PANC754 overexpressed cells</w:t>
        </w:r>
      </w:ins>
      <w:del w:id="933" w:author="Andreae, Emily A" w:date="2019-12-19T13:59:00Z">
        <w:r w:rsidRPr="0095454A" w:rsidDel="00162D1A">
          <w:rPr>
            <w:rFonts w:ascii="Arial" w:hAnsi="Arial" w:cs="Arial"/>
            <w:sz w:val="22"/>
            <w:szCs w:val="22"/>
          </w:rPr>
          <w:delText xml:space="preserve"> wound healing repair experiment of PANC754</w:delText>
        </w:r>
      </w:del>
      <w:r w:rsidRPr="0095454A">
        <w:rPr>
          <w:rFonts w:ascii="Arial" w:hAnsi="Arial" w:cs="Arial"/>
          <w:sz w:val="22"/>
          <w:szCs w:val="22"/>
        </w:rPr>
        <w:t xml:space="preserve">; (B) Statistical histogram of (A); (C) </w:t>
      </w:r>
      <w:ins w:id="934" w:author="Andreae, Emily A" w:date="2019-12-19T14:00:00Z">
        <w:r w:rsidR="00162D1A">
          <w:rPr>
            <w:rFonts w:ascii="Arial" w:hAnsi="Arial" w:cs="Arial"/>
            <w:sz w:val="22"/>
            <w:szCs w:val="22"/>
          </w:rPr>
          <w:t>a</w:t>
        </w:r>
      </w:ins>
      <w:del w:id="935" w:author="Andreae, Emily A" w:date="2019-12-19T14:00:00Z">
        <w:r w:rsidRPr="0095454A" w:rsidDel="00162D1A">
          <w:rPr>
            <w:rFonts w:ascii="Arial" w:hAnsi="Arial" w:cs="Arial"/>
            <w:sz w:val="22"/>
            <w:szCs w:val="22"/>
          </w:rPr>
          <w:delText>the</w:delText>
        </w:r>
      </w:del>
      <w:r w:rsidRPr="0095454A">
        <w:rPr>
          <w:rFonts w:ascii="Arial" w:hAnsi="Arial" w:cs="Arial"/>
          <w:sz w:val="22"/>
          <w:szCs w:val="22"/>
        </w:rPr>
        <w:t xml:space="preserve"> representative invasion assay of </w:t>
      </w:r>
      <w:ins w:id="936" w:author="Andreae, Emily A" w:date="2019-12-19T14:00:00Z">
        <w:r w:rsidR="00162D1A">
          <w:rPr>
            <w:rFonts w:ascii="Arial" w:hAnsi="Arial" w:cs="Arial"/>
            <w:sz w:val="22"/>
            <w:szCs w:val="22"/>
          </w:rPr>
          <w:t xml:space="preserve">untransfected, empty vector, and PANC754 overexpressed cells. </w:t>
        </w:r>
      </w:ins>
      <w:del w:id="937" w:author="Andreae, Emily A" w:date="2019-12-19T14:00:00Z">
        <w:r w:rsidRPr="0095454A" w:rsidDel="00162D1A">
          <w:rPr>
            <w:rFonts w:ascii="Arial" w:hAnsi="Arial" w:cs="Arial"/>
            <w:sz w:val="22"/>
            <w:szCs w:val="22"/>
          </w:rPr>
          <w:delText xml:space="preserve">PANC754; </w:delText>
        </w:r>
      </w:del>
      <w:r w:rsidRPr="0095454A">
        <w:rPr>
          <w:rFonts w:ascii="Arial" w:hAnsi="Arial" w:cs="Arial"/>
          <w:sz w:val="22"/>
          <w:szCs w:val="22"/>
        </w:rPr>
        <w:t>(D) Statistical histogram of (C). Control, untransfected group; pcDNA3.1, transfected with empty pcDNA3.1 plasmid group; PANC754, transfected with pcDNA3.1-PANC754 overexpression plasmid group; ***, P&lt;0.01</w:t>
      </w:r>
      <w:ins w:id="938" w:author="Andreae, Emily A" w:date="2019-12-19T14:01:00Z">
        <w:r w:rsidR="00162D1A">
          <w:rPr>
            <w:rFonts w:ascii="Arial" w:hAnsi="Arial" w:cs="Arial"/>
            <w:sz w:val="22"/>
            <w:szCs w:val="22"/>
          </w:rPr>
          <w:t>.</w:t>
        </w:r>
      </w:ins>
    </w:p>
    <w:p w14:paraId="0953C3E3" w14:textId="77777777" w:rsidR="006A1746" w:rsidRPr="0095454A" w:rsidRDefault="006A1746" w:rsidP="00D17C55">
      <w:pPr>
        <w:rPr>
          <w:rFonts w:ascii="Arial" w:hAnsi="Arial" w:cs="Arial"/>
          <w:sz w:val="22"/>
          <w:szCs w:val="22"/>
          <w:lang w:eastAsia="zh-CN"/>
        </w:rPr>
      </w:pPr>
    </w:p>
    <w:p w14:paraId="6D8E8C64" w14:textId="77777777" w:rsidR="006A1746" w:rsidRPr="0095454A" w:rsidRDefault="006A1746" w:rsidP="00D17C55">
      <w:pPr>
        <w:rPr>
          <w:rFonts w:ascii="Arial" w:hAnsi="Arial" w:cs="Arial"/>
          <w:sz w:val="22"/>
          <w:szCs w:val="22"/>
          <w:lang w:eastAsia="zh-CN"/>
        </w:rPr>
      </w:pPr>
    </w:p>
    <w:p w14:paraId="10ACC99F" w14:textId="77777777" w:rsidR="006A6994" w:rsidRPr="0095454A" w:rsidRDefault="006A6994" w:rsidP="006670FF">
      <w:pPr>
        <w:jc w:val="center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0A01114" wp14:editId="17BBD69B">
            <wp:extent cx="6938459" cy="7532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59" cy="75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A4D0" w14:textId="6C1EA93C" w:rsidR="00185DC6" w:rsidRPr="0095454A" w:rsidRDefault="006A6994" w:rsidP="00185DC6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ins w:id="939" w:author="Andreae, Emily A" w:date="2019-12-19T14:51:00Z">
        <w:r w:rsidR="00873B2B">
          <w:rPr>
            <w:rFonts w:ascii="Arial" w:hAnsi="Arial" w:cs="Arial"/>
            <w:b/>
            <w:sz w:val="22"/>
            <w:szCs w:val="22"/>
            <w:lang w:eastAsia="zh-CN"/>
          </w:rPr>
          <w:t>6</w:t>
        </w:r>
      </w:ins>
      <w:del w:id="940" w:author="Andreae, Emily A" w:date="2019-12-19T14:51:00Z">
        <w:r w:rsidR="003B1904" w:rsidRPr="0095454A" w:rsidDel="00873B2B">
          <w:rPr>
            <w:rFonts w:ascii="Arial" w:hAnsi="Arial" w:cs="Arial" w:hint="eastAsia"/>
            <w:b/>
            <w:sz w:val="22"/>
            <w:szCs w:val="22"/>
            <w:lang w:eastAsia="zh-CN"/>
          </w:rPr>
          <w:delText>5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. PANC754 significantly down-regulated the mRNA expression of oncogenes by QPCR detection </w:t>
      </w:r>
      <w:r w:rsidRPr="0095454A">
        <w:rPr>
          <w:rFonts w:ascii="Arial" w:hAnsi="Arial" w:cs="Arial"/>
          <w:sz w:val="22"/>
          <w:szCs w:val="22"/>
        </w:rPr>
        <w:t>(A) CDK2</w:t>
      </w:r>
      <w:del w:id="941" w:author="Andreae, Emily A" w:date="2019-12-19T14:46:00Z">
        <w:r w:rsidRPr="0095454A" w:rsidDel="00873B2B">
          <w:rPr>
            <w:rFonts w:ascii="Arial" w:hAnsi="Arial" w:cs="Arial"/>
            <w:sz w:val="22"/>
            <w:szCs w:val="22"/>
          </w:rPr>
          <w:delText xml:space="preserve"> mRNA level</w:delText>
        </w:r>
      </w:del>
      <w:r w:rsidRPr="0095454A">
        <w:rPr>
          <w:rFonts w:ascii="Arial" w:hAnsi="Arial" w:cs="Arial"/>
          <w:sz w:val="22"/>
          <w:szCs w:val="22"/>
        </w:rPr>
        <w:t>; (B) CSMD3</w:t>
      </w:r>
      <w:del w:id="942" w:author="Andreae, Emily A" w:date="2019-12-19T14:46:00Z">
        <w:r w:rsidRPr="0095454A" w:rsidDel="00873B2B">
          <w:rPr>
            <w:rFonts w:ascii="Arial" w:hAnsi="Arial" w:cs="Arial"/>
            <w:sz w:val="22"/>
            <w:szCs w:val="22"/>
          </w:rPr>
          <w:delText xml:space="preserve"> mRNA level</w:delText>
        </w:r>
      </w:del>
      <w:r w:rsidRPr="0095454A">
        <w:rPr>
          <w:rFonts w:ascii="Arial" w:hAnsi="Arial" w:cs="Arial"/>
          <w:sz w:val="22"/>
          <w:szCs w:val="22"/>
        </w:rPr>
        <w:t>; (C) KRAS</w:t>
      </w:r>
      <w:del w:id="943" w:author="Andreae, Emily A" w:date="2019-12-19T14:46:00Z">
        <w:r w:rsidRPr="0095454A" w:rsidDel="00873B2B">
          <w:rPr>
            <w:rFonts w:ascii="Arial" w:hAnsi="Arial" w:cs="Arial"/>
            <w:sz w:val="22"/>
            <w:szCs w:val="22"/>
          </w:rPr>
          <w:delText xml:space="preserve"> mRNA level</w:delText>
        </w:r>
      </w:del>
      <w:r w:rsidRPr="0095454A">
        <w:rPr>
          <w:rFonts w:ascii="Arial" w:hAnsi="Arial" w:cs="Arial"/>
          <w:sz w:val="22"/>
          <w:szCs w:val="22"/>
        </w:rPr>
        <w:t>; (D) MUC16</w:t>
      </w:r>
      <w:del w:id="944" w:author="Andreae, Emily A" w:date="2019-12-19T14:47:00Z">
        <w:r w:rsidRPr="0095454A" w:rsidDel="00873B2B">
          <w:rPr>
            <w:rFonts w:ascii="Arial" w:hAnsi="Arial" w:cs="Arial"/>
            <w:sz w:val="22"/>
            <w:szCs w:val="22"/>
          </w:rPr>
          <w:delText xml:space="preserve"> mRNA level</w:delText>
        </w:r>
      </w:del>
      <w:r w:rsidRPr="0095454A">
        <w:rPr>
          <w:rFonts w:ascii="Arial" w:hAnsi="Arial" w:cs="Arial"/>
          <w:sz w:val="22"/>
          <w:szCs w:val="22"/>
        </w:rPr>
        <w:t xml:space="preserve">; (E) </w:t>
      </w:r>
      <w:del w:id="945" w:author="Andreae, Emily A" w:date="2019-12-19T14:47:00Z">
        <w:r w:rsidRPr="0095454A" w:rsidDel="00873B2B">
          <w:rPr>
            <w:rFonts w:ascii="Arial" w:hAnsi="Arial" w:cs="Arial"/>
            <w:sz w:val="22"/>
            <w:szCs w:val="22"/>
          </w:rPr>
          <w:delText>TTN mRNA level</w:delText>
        </w:r>
      </w:del>
      <w:r w:rsidRPr="0095454A">
        <w:rPr>
          <w:rFonts w:ascii="Arial" w:hAnsi="Arial" w:cs="Arial"/>
          <w:sz w:val="22"/>
          <w:szCs w:val="22"/>
        </w:rPr>
        <w:t xml:space="preserve">; </w:t>
      </w:r>
      <w:ins w:id="946" w:author="Andreae, Emily A" w:date="2019-12-19T14:47:00Z">
        <w:r w:rsidR="00873B2B">
          <w:rPr>
            <w:rFonts w:ascii="Arial" w:hAnsi="Arial" w:cs="Arial"/>
            <w:sz w:val="22"/>
            <w:szCs w:val="22"/>
          </w:rPr>
          <w:t xml:space="preserve">and </w:t>
        </w:r>
      </w:ins>
      <w:r w:rsidRPr="0095454A">
        <w:rPr>
          <w:rFonts w:ascii="Arial" w:hAnsi="Arial" w:cs="Arial"/>
          <w:sz w:val="22"/>
          <w:szCs w:val="22"/>
        </w:rPr>
        <w:t xml:space="preserve">(F) </w:t>
      </w:r>
      <w:r w:rsidR="00185DC6" w:rsidRPr="0095454A">
        <w:rPr>
          <w:rFonts w:ascii="Arial" w:hAnsi="Arial" w:cs="Arial"/>
          <w:sz w:val="22"/>
          <w:szCs w:val="22"/>
        </w:rPr>
        <w:t>PKI</w:t>
      </w:r>
      <w:r w:rsidRPr="0095454A">
        <w:rPr>
          <w:rFonts w:ascii="Arial" w:hAnsi="Arial" w:cs="Arial"/>
          <w:sz w:val="22"/>
          <w:szCs w:val="22"/>
        </w:rPr>
        <w:t>3</w:t>
      </w:r>
      <w:r w:rsidR="00185DC6" w:rsidRPr="0095454A">
        <w:rPr>
          <w:rFonts w:ascii="Arial" w:hAnsi="Arial" w:cs="Arial"/>
          <w:sz w:val="22"/>
          <w:szCs w:val="22"/>
        </w:rPr>
        <w:t>CA</w:t>
      </w:r>
      <w:r w:rsidRPr="0095454A">
        <w:rPr>
          <w:rFonts w:ascii="Arial" w:hAnsi="Arial" w:cs="Arial"/>
          <w:sz w:val="22"/>
          <w:szCs w:val="22"/>
        </w:rPr>
        <w:t xml:space="preserve"> mRNA level</w:t>
      </w:r>
      <w:ins w:id="947" w:author="Andreae, Emily A" w:date="2019-12-19T14:47:00Z">
        <w:r w:rsidR="00873B2B">
          <w:rPr>
            <w:rFonts w:ascii="Arial" w:hAnsi="Arial" w:cs="Arial"/>
            <w:sz w:val="22"/>
            <w:szCs w:val="22"/>
          </w:rPr>
          <w:t>s were compared between untransfected, empty vector, and PANC754 overexpressed cells</w:t>
        </w:r>
      </w:ins>
      <w:r w:rsidR="00185DC6" w:rsidRPr="0095454A">
        <w:rPr>
          <w:rFonts w:ascii="Arial" w:hAnsi="Arial" w:cs="Arial"/>
          <w:sz w:val="22"/>
          <w:szCs w:val="22"/>
        </w:rPr>
        <w:t xml:space="preserve">. Control, untransfected group; pcDNA3.1, transfected with empty </w:t>
      </w:r>
      <w:r w:rsidR="008E0835" w:rsidRPr="0095454A">
        <w:rPr>
          <w:rFonts w:ascii="Arial" w:hAnsi="Arial" w:cs="Arial"/>
          <w:sz w:val="22"/>
          <w:szCs w:val="22"/>
        </w:rPr>
        <w:t xml:space="preserve">pcDNA3.1 </w:t>
      </w:r>
      <w:r w:rsidR="00185DC6" w:rsidRPr="0095454A">
        <w:rPr>
          <w:rFonts w:ascii="Arial" w:hAnsi="Arial" w:cs="Arial"/>
          <w:sz w:val="22"/>
          <w:szCs w:val="22"/>
        </w:rPr>
        <w:t>plasmid group; PANC754, transfected with pcDNA3.1-PANC754 overexpression plasmid group; *, P&lt;0.05; **, P&lt;0.03; ***, P&lt;0.01</w:t>
      </w:r>
      <w:r w:rsidR="00273C8C" w:rsidRPr="0095454A">
        <w:rPr>
          <w:rFonts w:ascii="Arial" w:hAnsi="Arial" w:cs="Arial"/>
          <w:sz w:val="22"/>
          <w:szCs w:val="22"/>
        </w:rPr>
        <w:t>.</w:t>
      </w:r>
    </w:p>
    <w:p w14:paraId="0622A76B" w14:textId="304938C6" w:rsidR="006A6994" w:rsidRPr="0095454A" w:rsidRDefault="006A6994" w:rsidP="006670FF">
      <w:pPr>
        <w:tabs>
          <w:tab w:val="center" w:pos="5400"/>
          <w:tab w:val="left" w:pos="8038"/>
        </w:tabs>
        <w:jc w:val="both"/>
        <w:rPr>
          <w:rFonts w:ascii="Arial" w:hAnsi="Arial" w:cs="Arial"/>
          <w:sz w:val="22"/>
          <w:szCs w:val="22"/>
        </w:rPr>
      </w:pPr>
    </w:p>
    <w:p w14:paraId="6D61D593" w14:textId="77777777" w:rsidR="00FC5ACF" w:rsidRPr="0095454A" w:rsidRDefault="00FC5ACF" w:rsidP="006670FF">
      <w:pPr>
        <w:tabs>
          <w:tab w:val="center" w:pos="5400"/>
          <w:tab w:val="left" w:pos="8038"/>
        </w:tabs>
        <w:jc w:val="both"/>
        <w:rPr>
          <w:rFonts w:ascii="Arial" w:hAnsi="Arial" w:cs="Arial"/>
          <w:sz w:val="22"/>
          <w:szCs w:val="22"/>
        </w:rPr>
      </w:pPr>
    </w:p>
    <w:p w14:paraId="5D4B5CEA" w14:textId="77777777" w:rsidR="00FC5ACF" w:rsidRPr="0095454A" w:rsidRDefault="00FC5ACF" w:rsidP="006670FF">
      <w:pPr>
        <w:tabs>
          <w:tab w:val="center" w:pos="5400"/>
          <w:tab w:val="left" w:pos="8038"/>
        </w:tabs>
        <w:jc w:val="both"/>
        <w:rPr>
          <w:rFonts w:ascii="Arial" w:hAnsi="Arial" w:cs="Arial"/>
          <w:sz w:val="22"/>
          <w:szCs w:val="22"/>
        </w:rPr>
      </w:pPr>
    </w:p>
    <w:p w14:paraId="2F38683B" w14:textId="77777777" w:rsidR="00FC5ACF" w:rsidRPr="0095454A" w:rsidRDefault="00FC5ACF" w:rsidP="006670FF">
      <w:pPr>
        <w:tabs>
          <w:tab w:val="center" w:pos="5400"/>
          <w:tab w:val="left" w:pos="8038"/>
        </w:tabs>
        <w:jc w:val="both"/>
        <w:rPr>
          <w:rFonts w:ascii="Arial" w:hAnsi="Arial" w:cs="Arial"/>
          <w:sz w:val="22"/>
          <w:szCs w:val="22"/>
        </w:rPr>
      </w:pPr>
    </w:p>
    <w:p w14:paraId="22037681" w14:textId="77777777" w:rsidR="00FC5ACF" w:rsidRPr="0095454A" w:rsidRDefault="00FC5ACF" w:rsidP="006670FF">
      <w:pPr>
        <w:tabs>
          <w:tab w:val="center" w:pos="5400"/>
          <w:tab w:val="left" w:pos="8038"/>
        </w:tabs>
        <w:jc w:val="both"/>
        <w:rPr>
          <w:rFonts w:ascii="Arial" w:hAnsi="Arial" w:cs="Arial"/>
          <w:sz w:val="22"/>
          <w:szCs w:val="22"/>
        </w:rPr>
      </w:pPr>
    </w:p>
    <w:p w14:paraId="557714B2" w14:textId="49644477" w:rsidR="00A9383B" w:rsidRPr="0095454A" w:rsidRDefault="00A9383B" w:rsidP="00216102">
      <w:pPr>
        <w:tabs>
          <w:tab w:val="center" w:pos="5400"/>
          <w:tab w:val="left" w:pos="8038"/>
        </w:tabs>
        <w:jc w:val="center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E83C93" wp14:editId="25B897F8">
            <wp:extent cx="7194110" cy="3785543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62" cy="3794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2E9F5" w14:textId="77777777" w:rsidR="00A9383B" w:rsidRPr="0095454A" w:rsidRDefault="00A9383B" w:rsidP="00216102">
      <w:pPr>
        <w:tabs>
          <w:tab w:val="center" w:pos="5400"/>
          <w:tab w:val="left" w:pos="8038"/>
        </w:tabs>
        <w:jc w:val="center"/>
        <w:rPr>
          <w:rFonts w:ascii="Arial" w:hAnsi="Arial" w:cs="Arial"/>
          <w:sz w:val="22"/>
          <w:szCs w:val="22"/>
        </w:rPr>
      </w:pPr>
    </w:p>
    <w:p w14:paraId="66A52DB6" w14:textId="62EE8514" w:rsidR="00A9383B" w:rsidRPr="0095454A" w:rsidRDefault="00A9383B" w:rsidP="00A9383B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ins w:id="948" w:author="Andreae, Emily A" w:date="2019-12-19T14:51:00Z">
        <w:r w:rsidR="00873B2B">
          <w:rPr>
            <w:rFonts w:ascii="Arial" w:hAnsi="Arial" w:cs="Arial"/>
            <w:b/>
            <w:sz w:val="22"/>
            <w:szCs w:val="22"/>
          </w:rPr>
          <w:t>5</w:t>
        </w:r>
      </w:ins>
      <w:del w:id="949" w:author="Andreae, Emily A" w:date="2019-12-19T14:51:00Z">
        <w:r w:rsidRPr="0095454A" w:rsidDel="00873B2B">
          <w:rPr>
            <w:rFonts w:ascii="Arial" w:hAnsi="Arial" w:cs="Arial"/>
            <w:b/>
            <w:sz w:val="22"/>
            <w:szCs w:val="22"/>
          </w:rPr>
          <w:delText>6</w:delText>
        </w:r>
      </w:del>
      <w:r w:rsidRPr="0095454A">
        <w:rPr>
          <w:rFonts w:ascii="Arial" w:hAnsi="Arial" w:cs="Arial"/>
          <w:b/>
          <w:sz w:val="22"/>
          <w:szCs w:val="22"/>
        </w:rPr>
        <w:t>.</w:t>
      </w:r>
      <w:r w:rsidRPr="0095454A">
        <w:rPr>
          <w:rFonts w:ascii="Arial" w:hAnsi="Arial" w:cs="Arial" w:hint="eastAsia"/>
          <w:b/>
          <w:sz w:val="22"/>
          <w:szCs w:val="22"/>
        </w:rPr>
        <w:t xml:space="preserve"> The </w:t>
      </w:r>
      <w:r w:rsidRPr="0095454A">
        <w:rPr>
          <w:rFonts w:ascii="Arial" w:hAnsi="Arial" w:cs="Arial"/>
          <w:b/>
          <w:sz w:val="22"/>
          <w:szCs w:val="22"/>
        </w:rPr>
        <w:t>regulation targets of PANC754 were investigated based on the sequence complementary theory</w:t>
      </w:r>
      <w:ins w:id="950" w:author="Andreae, Emily A" w:date="2019-12-19T14:51:00Z">
        <w:r w:rsidR="00A5067C">
          <w:rPr>
            <w:rFonts w:ascii="Arial" w:hAnsi="Arial" w:cs="Arial"/>
            <w:b/>
            <w:sz w:val="22"/>
            <w:szCs w:val="22"/>
          </w:rPr>
          <w:t>.</w:t>
        </w:r>
      </w:ins>
      <w:r w:rsidRPr="0095454A">
        <w:rPr>
          <w:rFonts w:ascii="Arial" w:hAnsi="Arial" w:cs="Arial"/>
          <w:sz w:val="22"/>
          <w:szCs w:val="22"/>
        </w:rPr>
        <w:t xml:space="preserve"> (A) </w:t>
      </w:r>
      <w:ins w:id="951" w:author="Andreae, Emily A" w:date="2019-12-19T14:51:00Z">
        <w:r w:rsidR="00A5067C">
          <w:rPr>
            <w:rFonts w:ascii="Arial" w:hAnsi="Arial" w:cs="Arial"/>
            <w:sz w:val="22"/>
            <w:szCs w:val="22"/>
          </w:rPr>
          <w:t>S</w:t>
        </w:r>
      </w:ins>
      <w:del w:id="952" w:author="Andreae, Emily A" w:date="2019-12-19T14:51:00Z">
        <w:r w:rsidRPr="0095454A" w:rsidDel="00A5067C">
          <w:rPr>
            <w:rFonts w:ascii="Arial" w:hAnsi="Arial" w:cs="Arial"/>
            <w:sz w:val="22"/>
            <w:szCs w:val="22"/>
          </w:rPr>
          <w:delText>the s</w:delText>
        </w:r>
      </w:del>
      <w:r w:rsidRPr="0095454A">
        <w:rPr>
          <w:rFonts w:ascii="Arial" w:hAnsi="Arial" w:cs="Arial"/>
          <w:sz w:val="22"/>
          <w:szCs w:val="22"/>
        </w:rPr>
        <w:t xml:space="preserve">equence alignment analysis of </w:t>
      </w:r>
      <w:r w:rsidRPr="00A5067C">
        <w:rPr>
          <w:rFonts w:ascii="Arial" w:hAnsi="Arial" w:cs="Arial"/>
          <w:i/>
          <w:sz w:val="22"/>
          <w:szCs w:val="22"/>
        </w:rPr>
        <w:t>PANC754</w:t>
      </w:r>
      <w:r w:rsidRPr="0095454A">
        <w:rPr>
          <w:rFonts w:ascii="Arial" w:hAnsi="Arial" w:cs="Arial"/>
          <w:sz w:val="22"/>
          <w:szCs w:val="22"/>
        </w:rPr>
        <w:t xml:space="preserve"> to 55,270,388 non-redundant sequences collected from GenBank, EMBL, DDBJ, PDB</w:t>
      </w:r>
      <w:ins w:id="953" w:author="Andreae, Emily A" w:date="2019-12-19T14:52:00Z">
        <w:r w:rsidR="00A5067C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and RefSeq </w:t>
      </w:r>
      <w:ins w:id="954" w:author="Andreae, Emily A" w:date="2019-12-19T14:52:00Z">
        <w:r w:rsidR="00A5067C">
          <w:rPr>
            <w:rFonts w:ascii="Arial" w:hAnsi="Arial" w:cs="Arial"/>
            <w:sz w:val="22"/>
            <w:szCs w:val="22"/>
          </w:rPr>
          <w:t xml:space="preserve">databases </w:t>
        </w:r>
      </w:ins>
      <w:r w:rsidRPr="0095454A">
        <w:rPr>
          <w:rFonts w:ascii="Arial" w:hAnsi="Arial" w:cs="Arial"/>
          <w:sz w:val="22"/>
          <w:szCs w:val="22"/>
        </w:rPr>
        <w:t xml:space="preserve">with NCBI </w:t>
      </w:r>
      <w:hyperlink r:id="rId28" w:history="1">
        <w:r w:rsidRPr="0095454A">
          <w:rPr>
            <w:rFonts w:ascii="Arial" w:hAnsi="Arial" w:cs="Arial"/>
            <w:sz w:val="22"/>
            <w:szCs w:val="22"/>
          </w:rPr>
          <w:t>blastn suite</w:t>
        </w:r>
      </w:hyperlink>
      <w:r w:rsidRPr="0095454A">
        <w:rPr>
          <w:rFonts w:ascii="Arial" w:hAnsi="Arial" w:cs="Arial"/>
          <w:sz w:val="22"/>
          <w:szCs w:val="22"/>
        </w:rPr>
        <w:t xml:space="preserve"> tools with default </w:t>
      </w:r>
      <w:hyperlink r:id="rId29" w:anchor="i" w:tooltip="Show/hide algorithm parameters" w:history="1">
        <w:r w:rsidRPr="0095454A">
          <w:rPr>
            <w:rFonts w:ascii="Arial" w:hAnsi="Arial" w:cs="Arial"/>
            <w:sz w:val="22"/>
            <w:szCs w:val="22"/>
          </w:rPr>
          <w:t>algorithm parameters</w:t>
        </w:r>
      </w:hyperlink>
      <w:r w:rsidRPr="0095454A">
        <w:rPr>
          <w:rFonts w:ascii="Arial" w:hAnsi="Arial" w:cs="Arial"/>
          <w:sz w:val="22"/>
          <w:szCs w:val="22"/>
        </w:rPr>
        <w:t xml:space="preserve">. (B) </w:t>
      </w:r>
      <w:ins w:id="955" w:author="Andreae, Emily A" w:date="2019-12-19T14:52:00Z">
        <w:r w:rsidR="00A5067C">
          <w:rPr>
            <w:rFonts w:ascii="Arial" w:hAnsi="Arial" w:cs="Arial"/>
            <w:sz w:val="22"/>
            <w:szCs w:val="22"/>
          </w:rPr>
          <w:t>A s</w:t>
        </w:r>
      </w:ins>
      <w:del w:id="956" w:author="Andreae, Emily A" w:date="2019-12-19T14:52:00Z">
        <w:r w:rsidRPr="0095454A" w:rsidDel="00A5067C">
          <w:rPr>
            <w:rFonts w:ascii="Arial" w:hAnsi="Arial" w:cs="Arial"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sz w:val="22"/>
          <w:szCs w:val="22"/>
        </w:rPr>
        <w:t xml:space="preserve">lanted cladogram </w:t>
      </w:r>
      <w:del w:id="957" w:author="Andreae, Emily A" w:date="2019-12-19T14:52:00Z">
        <w:r w:rsidRPr="0095454A" w:rsidDel="00A5067C">
          <w:rPr>
            <w:rFonts w:ascii="Arial" w:hAnsi="Arial" w:cs="Arial"/>
            <w:sz w:val="22"/>
            <w:szCs w:val="22"/>
          </w:rPr>
          <w:delText xml:space="preserve">was conducted to </w:delText>
        </w:r>
      </w:del>
      <w:r w:rsidRPr="0095454A">
        <w:rPr>
          <w:rFonts w:ascii="Arial" w:hAnsi="Arial" w:cs="Arial"/>
          <w:sz w:val="22"/>
          <w:szCs w:val="22"/>
        </w:rPr>
        <w:t>display</w:t>
      </w:r>
      <w:ins w:id="958" w:author="Andreae, Emily A" w:date="2019-12-19T14:52:00Z">
        <w:r w:rsidR="00A5067C">
          <w:rPr>
            <w:rFonts w:ascii="Arial" w:hAnsi="Arial" w:cs="Arial"/>
            <w:sz w:val="22"/>
            <w:szCs w:val="22"/>
          </w:rPr>
          <w:t>s</w:t>
        </w:r>
      </w:ins>
      <w:r w:rsidRPr="0095454A">
        <w:rPr>
          <w:rFonts w:ascii="Arial" w:hAnsi="Arial" w:cs="Arial"/>
          <w:sz w:val="22"/>
          <w:szCs w:val="22"/>
        </w:rPr>
        <w:t xml:space="preserve"> the distance </w:t>
      </w:r>
      <w:ins w:id="959" w:author="Andreae, Emily A" w:date="2019-12-19T14:52:00Z">
        <w:r w:rsidR="00A5067C">
          <w:rPr>
            <w:rFonts w:ascii="Arial" w:hAnsi="Arial" w:cs="Arial"/>
            <w:sz w:val="22"/>
            <w:szCs w:val="22"/>
          </w:rPr>
          <w:t>i.e., degree of</w:t>
        </w:r>
      </w:ins>
      <w:del w:id="960" w:author="Andreae, Emily A" w:date="2019-12-19T14:52:00Z">
        <w:r w:rsidRPr="0095454A" w:rsidDel="00A5067C">
          <w:rPr>
            <w:rFonts w:ascii="Arial" w:hAnsi="Arial" w:cs="Arial"/>
            <w:sz w:val="22"/>
            <w:szCs w:val="22"/>
          </w:rPr>
          <w:delText>or</w:delText>
        </w:r>
      </w:del>
      <w:r w:rsidRPr="0095454A">
        <w:rPr>
          <w:rFonts w:ascii="Arial" w:hAnsi="Arial" w:cs="Arial"/>
          <w:sz w:val="22"/>
          <w:szCs w:val="22"/>
        </w:rPr>
        <w:t xml:space="preserve"> similarity between PANC754 and KPNA4,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ins w:id="961" w:author="Andreae, Emily A" w:date="2019-12-19T14:52:00Z">
        <w:r w:rsidR="00A5067C">
          <w:rPr>
            <w:rFonts w:ascii="Arial" w:hAnsi="Arial" w:cs="Arial"/>
            <w:sz w:val="22"/>
            <w:szCs w:val="22"/>
          </w:rPr>
          <w:t>,</w:t>
        </w:r>
      </w:ins>
      <w:r w:rsidRPr="0095454A">
        <w:rPr>
          <w:rFonts w:ascii="Arial" w:hAnsi="Arial" w:cs="Arial"/>
          <w:sz w:val="22"/>
          <w:szCs w:val="22"/>
        </w:rPr>
        <w:t xml:space="preserve"> </w:t>
      </w:r>
      <w:ins w:id="962" w:author="Andreae, Emily A" w:date="2019-12-19T14:52:00Z">
        <w:r w:rsidR="00A5067C">
          <w:rPr>
            <w:rFonts w:ascii="Arial" w:hAnsi="Arial" w:cs="Arial"/>
            <w:sz w:val="22"/>
            <w:szCs w:val="22"/>
          </w:rPr>
          <w:t>and</w:t>
        </w:r>
      </w:ins>
      <w:del w:id="963" w:author="Andreae, Emily A" w:date="2019-12-19T14:52:00Z">
        <w:r w:rsidRPr="0095454A" w:rsidDel="00A5067C">
          <w:rPr>
            <w:rFonts w:ascii="Arial" w:hAnsi="Arial" w:cs="Arial"/>
            <w:sz w:val="22"/>
            <w:szCs w:val="22"/>
          </w:rPr>
          <w:delText>or</w:delText>
        </w:r>
      </w:del>
      <w:r w:rsidRPr="0095454A">
        <w:rPr>
          <w:rFonts w:ascii="Arial" w:hAnsi="Arial" w:cs="Arial"/>
          <w:sz w:val="22"/>
          <w:szCs w:val="22"/>
        </w:rPr>
        <w:t xml:space="preserve"> other</w:t>
      </w:r>
      <w:ins w:id="964" w:author="Andreae, Emily A" w:date="2019-12-19T14:52:00Z">
        <w:r w:rsidR="00A5067C">
          <w:rPr>
            <w:rFonts w:ascii="Arial" w:hAnsi="Arial" w:cs="Arial"/>
            <w:sz w:val="22"/>
            <w:szCs w:val="22"/>
          </w:rPr>
          <w:t xml:space="preserve"> genes with complementary sequences</w:t>
        </w:r>
      </w:ins>
      <w:del w:id="965" w:author="Andreae, Emily A" w:date="2019-12-19T14:52:00Z">
        <w:r w:rsidRPr="0095454A" w:rsidDel="00A5067C">
          <w:rPr>
            <w:rFonts w:ascii="Arial" w:hAnsi="Arial" w:cs="Arial"/>
            <w:sz w:val="22"/>
            <w:szCs w:val="22"/>
          </w:rPr>
          <w:delText>s</w:delText>
        </w:r>
      </w:del>
      <w:r w:rsidRPr="0095454A">
        <w:rPr>
          <w:rFonts w:ascii="Arial" w:hAnsi="Arial" w:cs="Arial"/>
          <w:sz w:val="22"/>
          <w:szCs w:val="22"/>
        </w:rPr>
        <w:t xml:space="preserve">. (C) </w:t>
      </w:r>
      <w:ins w:id="966" w:author="Andreae, Emily A" w:date="2019-12-19T14:53:00Z">
        <w:r w:rsidR="00A5067C">
          <w:rPr>
            <w:rFonts w:ascii="Arial" w:hAnsi="Arial" w:cs="Arial"/>
            <w:sz w:val="22"/>
            <w:szCs w:val="22"/>
          </w:rPr>
          <w:t>A</w:t>
        </w:r>
      </w:ins>
      <w:del w:id="967" w:author="Andreae, Emily A" w:date="2019-12-19T14:53:00Z">
        <w:r w:rsidRPr="0095454A" w:rsidDel="00A5067C">
          <w:rPr>
            <w:rFonts w:ascii="Arial" w:hAnsi="Arial" w:cs="Arial"/>
            <w:sz w:val="22"/>
            <w:szCs w:val="22"/>
          </w:rPr>
          <w:delText>The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5454A">
        <w:rPr>
          <w:rFonts w:ascii="Arial" w:hAnsi="Arial" w:cs="Arial"/>
          <w:sz w:val="22"/>
          <w:szCs w:val="22"/>
        </w:rPr>
        <w:t>heatmap</w:t>
      </w:r>
      <w:bookmarkStart w:id="968" w:name="_GoBack"/>
      <w:bookmarkEnd w:id="968"/>
      <w:proofErr w:type="spellEnd"/>
      <w:r w:rsidRPr="0095454A">
        <w:rPr>
          <w:rFonts w:ascii="Arial" w:hAnsi="Arial" w:cs="Arial"/>
          <w:sz w:val="22"/>
          <w:szCs w:val="22"/>
        </w:rPr>
        <w:t xml:space="preserve"> of the co-expression analysis </w:t>
      </w:r>
      <w:ins w:id="969" w:author="Andreae, Emily A" w:date="2019-12-19T14:53:00Z">
        <w:r w:rsidR="00A5067C">
          <w:rPr>
            <w:rFonts w:ascii="Arial" w:hAnsi="Arial" w:cs="Arial"/>
            <w:sz w:val="22"/>
            <w:szCs w:val="22"/>
          </w:rPr>
          <w:t xml:space="preserve">depicts the degree of </w:t>
        </w:r>
      </w:ins>
      <w:ins w:id="970" w:author="Andreae, Emily A" w:date="2019-12-19T14:54:00Z">
        <w:r w:rsidR="00A5067C">
          <w:rPr>
            <w:rFonts w:ascii="Arial" w:hAnsi="Arial" w:cs="Arial"/>
            <w:sz w:val="22"/>
            <w:szCs w:val="22"/>
          </w:rPr>
          <w:t>association between PANC754 overexpression and potential gene targets</w:t>
        </w:r>
      </w:ins>
      <w:del w:id="971" w:author="Andreae, Emily A" w:date="2019-12-19T14:53:00Z">
        <w:r w:rsidRPr="0095454A" w:rsidDel="00A5067C">
          <w:rPr>
            <w:rFonts w:ascii="Arial" w:hAnsi="Arial" w:cs="Arial"/>
            <w:sz w:val="22"/>
            <w:szCs w:val="22"/>
          </w:rPr>
          <w:delText xml:space="preserve">was performed to discover the </w:delText>
        </w:r>
      </w:del>
      <w:del w:id="972" w:author="Andreae, Emily A" w:date="2019-12-19T14:54:00Z">
        <w:r w:rsidRPr="0095454A" w:rsidDel="00A5067C">
          <w:rPr>
            <w:rFonts w:ascii="Arial" w:hAnsi="Arial" w:cs="Arial"/>
            <w:sz w:val="22"/>
            <w:szCs w:val="22"/>
          </w:rPr>
          <w:delText>regulated targets of antisense ncRNA PANC754 based on the sequence complementary theory</w:delText>
        </w:r>
      </w:del>
      <w:r w:rsidRPr="0095454A">
        <w:rPr>
          <w:rFonts w:ascii="Arial" w:hAnsi="Arial" w:cs="Arial"/>
          <w:sz w:val="22"/>
          <w:szCs w:val="22"/>
        </w:rPr>
        <w:t>.</w:t>
      </w:r>
    </w:p>
    <w:p w14:paraId="325685E4" w14:textId="77777777" w:rsidR="00A9383B" w:rsidRPr="0095454A" w:rsidRDefault="00A9383B" w:rsidP="00216102">
      <w:pPr>
        <w:tabs>
          <w:tab w:val="center" w:pos="5400"/>
          <w:tab w:val="left" w:pos="8038"/>
        </w:tabs>
        <w:jc w:val="center"/>
        <w:rPr>
          <w:rFonts w:ascii="Arial" w:hAnsi="Arial" w:cs="Arial"/>
          <w:sz w:val="22"/>
          <w:szCs w:val="22"/>
        </w:rPr>
      </w:pPr>
    </w:p>
    <w:p w14:paraId="79E5E8E2" w14:textId="27563C5D" w:rsidR="00FC5ACF" w:rsidRPr="0095454A" w:rsidRDefault="00FC5ACF" w:rsidP="00216102">
      <w:pPr>
        <w:tabs>
          <w:tab w:val="center" w:pos="5400"/>
          <w:tab w:val="left" w:pos="8038"/>
        </w:tabs>
        <w:jc w:val="center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1765A32" wp14:editId="5E75E2ED">
            <wp:extent cx="6383165" cy="4933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16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EEA9" w14:textId="77777777" w:rsidR="000449FB" w:rsidRPr="0095454A" w:rsidRDefault="000449FB" w:rsidP="00216102">
      <w:pPr>
        <w:tabs>
          <w:tab w:val="center" w:pos="5400"/>
          <w:tab w:val="left" w:pos="8038"/>
        </w:tabs>
        <w:jc w:val="center"/>
        <w:rPr>
          <w:rFonts w:ascii="Arial" w:hAnsi="Arial" w:cs="Arial"/>
          <w:sz w:val="22"/>
          <w:szCs w:val="22"/>
        </w:rPr>
      </w:pPr>
    </w:p>
    <w:p w14:paraId="6D761AD6" w14:textId="49B96B7D" w:rsidR="00721E24" w:rsidRDefault="00721E24" w:rsidP="00721E24">
      <w:pPr>
        <w:jc w:val="both"/>
        <w:rPr>
          <w:rFonts w:ascii="Arial" w:hAnsi="Arial" w:cs="Arial"/>
          <w:sz w:val="22"/>
          <w:szCs w:val="22"/>
        </w:rPr>
      </w:pPr>
      <w:r w:rsidRPr="0095454A">
        <w:rPr>
          <w:rFonts w:ascii="Arial" w:hAnsi="Arial" w:cs="Arial"/>
          <w:b/>
          <w:sz w:val="22"/>
          <w:szCs w:val="22"/>
        </w:rPr>
        <w:t xml:space="preserve">Figure </w:t>
      </w:r>
      <w:r w:rsidR="00333266" w:rsidRPr="0095454A">
        <w:rPr>
          <w:rFonts w:ascii="Arial" w:hAnsi="Arial" w:cs="Arial"/>
          <w:b/>
          <w:sz w:val="22"/>
          <w:szCs w:val="22"/>
        </w:rPr>
        <w:t>7</w:t>
      </w:r>
      <w:r w:rsidRPr="0095454A">
        <w:rPr>
          <w:rFonts w:ascii="Arial" w:hAnsi="Arial" w:cs="Arial"/>
          <w:b/>
          <w:sz w:val="22"/>
          <w:szCs w:val="22"/>
        </w:rPr>
        <w:t>. Western blot</w:t>
      </w:r>
      <w:ins w:id="973" w:author="Andreae, Emily A" w:date="2019-12-19T15:09:00Z">
        <w:r w:rsidR="00B1035E">
          <w:rPr>
            <w:rFonts w:ascii="Arial" w:hAnsi="Arial" w:cs="Arial"/>
            <w:b/>
            <w:sz w:val="22"/>
            <w:szCs w:val="22"/>
          </w:rPr>
          <w:t xml:space="preserve"> analysis of nuclear extracts and lysates from transfected tumor cell lines </w:t>
        </w:r>
      </w:ins>
      <w:del w:id="974" w:author="Andreae, Emily A" w:date="2019-12-19T15:09:00Z">
        <w:r w:rsidRPr="0095454A" w:rsidDel="00B1035E">
          <w:rPr>
            <w:rFonts w:ascii="Arial" w:hAnsi="Arial" w:cs="Arial"/>
            <w:b/>
            <w:sz w:val="22"/>
            <w:szCs w:val="22"/>
          </w:rPr>
          <w:delText xml:space="preserve">ting experiments </w:delText>
        </w:r>
      </w:del>
      <w:r w:rsidRPr="0095454A">
        <w:rPr>
          <w:rFonts w:ascii="Arial" w:hAnsi="Arial" w:cs="Arial"/>
          <w:b/>
          <w:sz w:val="22"/>
          <w:szCs w:val="22"/>
        </w:rPr>
        <w:t xml:space="preserve">confirmed </w:t>
      </w:r>
      <w:del w:id="975" w:author="Andreae, Emily A" w:date="2019-12-19T15:09:00Z">
        <w:r w:rsidRPr="0095454A" w:rsidDel="00B1035E">
          <w:rPr>
            <w:rFonts w:ascii="Arial" w:hAnsi="Arial" w:cs="Arial"/>
            <w:b/>
            <w:sz w:val="22"/>
            <w:szCs w:val="22"/>
          </w:rPr>
          <w:delText xml:space="preserve">the </w:delText>
        </w:r>
      </w:del>
      <w:r w:rsidRPr="0095454A">
        <w:rPr>
          <w:rFonts w:ascii="Arial" w:hAnsi="Arial" w:cs="Arial"/>
          <w:b/>
          <w:sz w:val="22"/>
          <w:szCs w:val="22"/>
        </w:rPr>
        <w:t>potential targets of PANC754.</w:t>
      </w:r>
      <w:r w:rsidRPr="00B1035E">
        <w:rPr>
          <w:rFonts w:ascii="Arial" w:hAnsi="Arial" w:cs="Arial"/>
          <w:sz w:val="22"/>
          <w:szCs w:val="22"/>
        </w:rPr>
        <w:t xml:space="preserve"> </w:t>
      </w:r>
      <w:del w:id="976" w:author="Andreae, Emily A" w:date="2019-12-19T15:10:00Z">
        <w:r w:rsidRPr="0095454A" w:rsidDel="00B1035E">
          <w:rPr>
            <w:rFonts w:ascii="Arial" w:hAnsi="Arial" w:cs="Arial"/>
            <w:b/>
            <w:sz w:val="22"/>
            <w:szCs w:val="22"/>
          </w:rPr>
          <w:delText xml:space="preserve"> </w:delText>
        </w:r>
      </w:del>
      <w:r w:rsidRPr="0095454A">
        <w:rPr>
          <w:rFonts w:ascii="Arial" w:hAnsi="Arial" w:cs="Arial"/>
          <w:sz w:val="22"/>
          <w:szCs w:val="22"/>
        </w:rPr>
        <w:t xml:space="preserve">Nuclear protein of KPNA4 and total protein of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r w:rsidRPr="0095454A">
        <w:rPr>
          <w:rFonts w:ascii="Arial" w:hAnsi="Arial" w:cs="Arial"/>
          <w:sz w:val="22"/>
          <w:szCs w:val="22"/>
        </w:rPr>
        <w:t xml:space="preserve"> were detected by </w:t>
      </w:r>
      <w:ins w:id="977" w:author="Andreae, Emily A" w:date="2019-12-19T15:10:00Z">
        <w:r w:rsidR="00B1035E">
          <w:rPr>
            <w:rFonts w:ascii="Arial" w:hAnsi="Arial" w:cs="Arial"/>
            <w:sz w:val="22"/>
            <w:szCs w:val="22"/>
          </w:rPr>
          <w:t>W</w:t>
        </w:r>
      </w:ins>
      <w:del w:id="978" w:author="Andreae, Emily A" w:date="2019-12-19T15:10:00Z">
        <w:r w:rsidRPr="0095454A" w:rsidDel="00B1035E">
          <w:rPr>
            <w:rFonts w:ascii="Arial" w:hAnsi="Arial" w:cs="Arial"/>
            <w:sz w:val="22"/>
            <w:szCs w:val="22"/>
          </w:rPr>
          <w:delText>w</w:delText>
        </w:r>
      </w:del>
      <w:r w:rsidRPr="0095454A">
        <w:rPr>
          <w:rFonts w:ascii="Arial" w:hAnsi="Arial" w:cs="Arial"/>
          <w:sz w:val="22"/>
          <w:szCs w:val="22"/>
        </w:rPr>
        <w:t>estern blot</w:t>
      </w:r>
      <w:del w:id="979" w:author="Andreae, Emily A" w:date="2019-12-19T15:10:00Z">
        <w:r w:rsidRPr="0095454A" w:rsidDel="00B1035E">
          <w:rPr>
            <w:rFonts w:ascii="Arial" w:hAnsi="Arial" w:cs="Arial"/>
            <w:sz w:val="22"/>
            <w:szCs w:val="22"/>
          </w:rPr>
          <w:delText>ting</w:delText>
        </w:r>
      </w:del>
      <w:r w:rsidRPr="0095454A">
        <w:rPr>
          <w:rFonts w:ascii="Arial" w:hAnsi="Arial" w:cs="Arial"/>
          <w:sz w:val="22"/>
          <w:szCs w:val="22"/>
        </w:rPr>
        <w:t xml:space="preserve"> in </w:t>
      </w:r>
      <w:del w:id="980" w:author="Andreae, Emily A" w:date="2019-12-19T15:11:00Z">
        <w:r w:rsidRPr="0095454A" w:rsidDel="00B1035E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Pr="0095454A">
        <w:rPr>
          <w:rFonts w:ascii="Arial" w:hAnsi="Arial" w:cs="Arial"/>
          <w:sz w:val="22"/>
          <w:szCs w:val="22"/>
        </w:rPr>
        <w:t xml:space="preserve">esophageal cancer </w:t>
      </w:r>
      <w:commentRangeStart w:id="981"/>
      <w:r w:rsidRPr="0095454A">
        <w:rPr>
          <w:rFonts w:ascii="Arial" w:hAnsi="Arial" w:cs="Arial"/>
          <w:sz w:val="22"/>
          <w:szCs w:val="22"/>
        </w:rPr>
        <w:t xml:space="preserve">Eca109 cell-line </w:t>
      </w:r>
      <w:r w:rsidRPr="0095454A">
        <w:rPr>
          <w:rFonts w:ascii="Arial" w:hAnsi="Arial" w:cs="Arial"/>
          <w:b/>
          <w:sz w:val="22"/>
          <w:szCs w:val="22"/>
        </w:rPr>
        <w:t>(C)</w:t>
      </w:r>
      <w:r w:rsidRPr="0095454A">
        <w:rPr>
          <w:rFonts w:ascii="Arial" w:hAnsi="Arial" w:cs="Arial"/>
          <w:sz w:val="22"/>
          <w:szCs w:val="22"/>
        </w:rPr>
        <w:t xml:space="preserve">, hepatocellular </w:t>
      </w:r>
      <w:commentRangeEnd w:id="981"/>
      <w:r w:rsidR="00187904">
        <w:rPr>
          <w:rStyle w:val="CommentReference"/>
        </w:rPr>
        <w:commentReference w:id="981"/>
      </w:r>
      <w:r w:rsidRPr="0095454A">
        <w:rPr>
          <w:rFonts w:ascii="Arial" w:hAnsi="Arial" w:cs="Arial"/>
          <w:sz w:val="22"/>
          <w:szCs w:val="22"/>
        </w:rPr>
        <w:t xml:space="preserve">carcinoma HepG2 </w:t>
      </w:r>
      <w:r w:rsidRPr="0095454A">
        <w:rPr>
          <w:rFonts w:ascii="Arial" w:hAnsi="Arial" w:cs="Arial"/>
          <w:b/>
          <w:sz w:val="22"/>
          <w:szCs w:val="22"/>
        </w:rPr>
        <w:t>(D)</w:t>
      </w:r>
      <w:r w:rsidRPr="0095454A">
        <w:rPr>
          <w:rFonts w:ascii="Arial" w:hAnsi="Arial" w:cs="Arial"/>
          <w:sz w:val="22"/>
          <w:szCs w:val="22"/>
        </w:rPr>
        <w:t xml:space="preserve"> and Bel-7402 </w:t>
      </w:r>
      <w:r w:rsidRPr="0095454A">
        <w:rPr>
          <w:rFonts w:ascii="Arial" w:hAnsi="Arial" w:cs="Arial"/>
          <w:b/>
          <w:sz w:val="22"/>
          <w:szCs w:val="22"/>
        </w:rPr>
        <w:t>(A)</w:t>
      </w:r>
      <w:r w:rsidRPr="0095454A">
        <w:rPr>
          <w:rFonts w:ascii="Arial" w:hAnsi="Arial" w:cs="Arial"/>
          <w:sz w:val="22"/>
          <w:szCs w:val="22"/>
        </w:rPr>
        <w:t xml:space="preserve"> cell-lines, </w:t>
      </w:r>
      <w:r w:rsidRPr="0095454A">
        <w:rPr>
          <w:rFonts w:ascii="Arial" w:hAnsi="Arial" w:cs="Arial" w:hint="eastAsia"/>
          <w:sz w:val="22"/>
          <w:szCs w:val="22"/>
        </w:rPr>
        <w:t xml:space="preserve">gastric cancer MGC803 </w:t>
      </w:r>
      <w:r w:rsidRPr="0095454A">
        <w:rPr>
          <w:rFonts w:ascii="Arial" w:hAnsi="Arial" w:cs="Arial"/>
          <w:sz w:val="22"/>
          <w:szCs w:val="22"/>
        </w:rPr>
        <w:t xml:space="preserve">cell-line </w:t>
      </w:r>
      <w:r w:rsidRPr="0095454A">
        <w:rPr>
          <w:rFonts w:ascii="Arial" w:hAnsi="Arial" w:cs="Arial"/>
          <w:b/>
          <w:sz w:val="22"/>
          <w:szCs w:val="22"/>
        </w:rPr>
        <w:t xml:space="preserve">(E), </w:t>
      </w:r>
      <w:r w:rsidRPr="0095454A">
        <w:rPr>
          <w:rFonts w:ascii="Arial" w:hAnsi="Arial" w:cs="Arial"/>
          <w:sz w:val="22"/>
          <w:szCs w:val="22"/>
        </w:rPr>
        <w:t xml:space="preserve">and colorectal cancer </w:t>
      </w:r>
      <w:ins w:id="982" w:author="Andreae, Emily A" w:date="2019-12-19T15:13:00Z">
        <w:r w:rsidR="00187904">
          <w:rPr>
            <w:rFonts w:ascii="Arial" w:hAnsi="Arial" w:cs="Arial"/>
            <w:sz w:val="22"/>
            <w:szCs w:val="22"/>
          </w:rPr>
          <w:t xml:space="preserve">cell lines </w:t>
        </w:r>
      </w:ins>
      <w:r w:rsidRPr="0095454A">
        <w:rPr>
          <w:rFonts w:ascii="Arial" w:hAnsi="Arial" w:cs="Arial"/>
          <w:sz w:val="22"/>
          <w:szCs w:val="22"/>
        </w:rPr>
        <w:t xml:space="preserve">SW480 </w:t>
      </w:r>
      <w:r w:rsidRPr="0095454A">
        <w:rPr>
          <w:rFonts w:ascii="Arial" w:hAnsi="Arial" w:cs="Arial"/>
          <w:b/>
          <w:sz w:val="22"/>
          <w:szCs w:val="22"/>
        </w:rPr>
        <w:t>(F)</w:t>
      </w:r>
      <w:r w:rsidRPr="0095454A">
        <w:rPr>
          <w:rFonts w:ascii="Arial" w:hAnsi="Arial" w:cs="Arial"/>
          <w:sz w:val="22"/>
          <w:szCs w:val="22"/>
        </w:rPr>
        <w:t xml:space="preserve"> and DLD1 </w:t>
      </w:r>
      <w:r w:rsidRPr="0095454A">
        <w:rPr>
          <w:rFonts w:ascii="Arial" w:hAnsi="Arial" w:cs="Arial"/>
          <w:b/>
          <w:sz w:val="22"/>
          <w:szCs w:val="22"/>
        </w:rPr>
        <w:t>(B)</w:t>
      </w:r>
      <w:del w:id="983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 xml:space="preserve"> cell-lines</w:delText>
        </w:r>
      </w:del>
      <w:r w:rsidRPr="0095454A">
        <w:rPr>
          <w:rFonts w:ascii="Arial" w:hAnsi="Arial" w:cs="Arial"/>
          <w:sz w:val="22"/>
          <w:szCs w:val="22"/>
        </w:rPr>
        <w:t xml:space="preserve">, respectively. Lamin B </w:t>
      </w:r>
      <w:ins w:id="984" w:author="Andreae, Emily A" w:date="2019-12-19T15:14:00Z">
        <w:r w:rsidR="00187904">
          <w:rPr>
            <w:rFonts w:ascii="Arial" w:hAnsi="Arial" w:cs="Arial"/>
            <w:sz w:val="22"/>
            <w:szCs w:val="22"/>
          </w:rPr>
          <w:t xml:space="preserve">was the </w:t>
        </w:r>
      </w:ins>
      <w:del w:id="985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 xml:space="preserve">served as the </w:delText>
        </w:r>
      </w:del>
      <w:r w:rsidRPr="0095454A">
        <w:rPr>
          <w:rFonts w:ascii="Arial" w:hAnsi="Arial" w:cs="Arial"/>
          <w:sz w:val="22"/>
          <w:szCs w:val="22"/>
        </w:rPr>
        <w:t xml:space="preserve">loading control </w:t>
      </w:r>
      <w:ins w:id="986" w:author="Andreae, Emily A" w:date="2019-12-19T15:14:00Z">
        <w:r w:rsidR="00187904">
          <w:rPr>
            <w:rFonts w:ascii="Arial" w:hAnsi="Arial" w:cs="Arial"/>
            <w:sz w:val="22"/>
            <w:szCs w:val="22"/>
          </w:rPr>
          <w:t xml:space="preserve">for </w:t>
        </w:r>
      </w:ins>
      <w:del w:id="987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>of the</w:delText>
        </w:r>
      </w:del>
      <w:r w:rsidRPr="0095454A">
        <w:rPr>
          <w:rFonts w:ascii="Arial" w:hAnsi="Arial" w:cs="Arial"/>
          <w:sz w:val="22"/>
          <w:szCs w:val="22"/>
        </w:rPr>
        <w:t xml:space="preserve"> nuclear protein KPNA4</w:t>
      </w:r>
      <w:ins w:id="988" w:author="Andreae, Emily A" w:date="2019-12-19T15:14:00Z">
        <w:r w:rsidR="00187904">
          <w:rPr>
            <w:rFonts w:ascii="Arial" w:hAnsi="Arial" w:cs="Arial"/>
            <w:sz w:val="22"/>
            <w:szCs w:val="22"/>
          </w:rPr>
          <w:t xml:space="preserve"> while</w:t>
        </w:r>
      </w:ins>
      <w:del w:id="989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>;</w:delText>
        </w:r>
      </w:del>
      <w:r w:rsidRPr="0095454A">
        <w:rPr>
          <w:rFonts w:ascii="Arial" w:hAnsi="Arial" w:cs="Arial"/>
          <w:sz w:val="22"/>
          <w:szCs w:val="22"/>
        </w:rPr>
        <w:t xml:space="preserve"> GAPDH served as the loading control of the </w:t>
      </w:r>
      <w:del w:id="990" w:author="Andreae, Emily A" w:date="2019-12-20T08:41:00Z">
        <w:r w:rsidRPr="0095454A" w:rsidDel="00A73C1C">
          <w:rPr>
            <w:rFonts w:ascii="Arial" w:hAnsi="Arial" w:cs="Arial"/>
            <w:sz w:val="22"/>
            <w:szCs w:val="22"/>
          </w:rPr>
          <w:delText>cytoplastic</w:delText>
        </w:r>
      </w:del>
      <w:ins w:id="991" w:author="Andreae, Emily A" w:date="2019-12-20T08:41:00Z">
        <w:r w:rsidR="00A73C1C" w:rsidRPr="0095454A">
          <w:rPr>
            <w:rFonts w:ascii="Arial" w:hAnsi="Arial" w:cs="Arial"/>
            <w:sz w:val="22"/>
            <w:szCs w:val="22"/>
          </w:rPr>
          <w:t>cytoplasmic</w:t>
        </w:r>
      </w:ins>
      <w:r w:rsidRPr="0095454A">
        <w:rPr>
          <w:rFonts w:ascii="Arial" w:hAnsi="Arial" w:cs="Arial"/>
          <w:sz w:val="22"/>
          <w:szCs w:val="22"/>
        </w:rPr>
        <w:t xml:space="preserve"> protein </w:t>
      </w:r>
      <w:r w:rsidR="00956A7B" w:rsidRPr="0095454A">
        <w:rPr>
          <w:rFonts w:ascii="Arial" w:hAnsi="Arial" w:cs="Arial"/>
          <w:sz w:val="22"/>
          <w:szCs w:val="22"/>
        </w:rPr>
        <w:t>MTMR8</w:t>
      </w:r>
      <w:ins w:id="992" w:author="Andreae, Emily A" w:date="2019-12-19T15:14:00Z">
        <w:r w:rsidR="00187904">
          <w:rPr>
            <w:rFonts w:ascii="Arial" w:hAnsi="Arial" w:cs="Arial"/>
            <w:sz w:val="22"/>
            <w:szCs w:val="22"/>
          </w:rPr>
          <w:t>.</w:t>
        </w:r>
      </w:ins>
      <w:del w:id="993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>; the</w:delText>
        </w:r>
      </w:del>
      <w:r w:rsidRPr="0095454A">
        <w:rPr>
          <w:rFonts w:ascii="Arial" w:hAnsi="Arial" w:cs="Arial"/>
          <w:sz w:val="22"/>
          <w:szCs w:val="22"/>
        </w:rPr>
        <w:t xml:space="preserve"> </w:t>
      </w:r>
      <w:ins w:id="994" w:author="Andreae, Emily A" w:date="2019-12-19T15:14:00Z">
        <w:r w:rsidR="00187904">
          <w:rPr>
            <w:rFonts w:ascii="Arial" w:hAnsi="Arial" w:cs="Arial"/>
            <w:sz w:val="22"/>
            <w:szCs w:val="22"/>
          </w:rPr>
          <w:t>N</w:t>
        </w:r>
      </w:ins>
      <w:del w:id="995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>n</w:delText>
        </w:r>
      </w:del>
      <w:r w:rsidRPr="0095454A">
        <w:rPr>
          <w:rFonts w:ascii="Arial" w:hAnsi="Arial" w:cs="Arial"/>
          <w:sz w:val="22"/>
          <w:szCs w:val="22"/>
        </w:rPr>
        <w:t>umber under the band represent</w:t>
      </w:r>
      <w:del w:id="996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>ed</w:delText>
        </w:r>
      </w:del>
      <w:r w:rsidRPr="0095454A">
        <w:rPr>
          <w:rFonts w:ascii="Arial" w:hAnsi="Arial" w:cs="Arial"/>
          <w:sz w:val="22"/>
          <w:szCs w:val="22"/>
        </w:rPr>
        <w:t xml:space="preserve"> the normalized ratio of</w:t>
      </w:r>
      <w:del w:id="997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 xml:space="preserve"> the</w:delText>
        </w:r>
      </w:del>
      <w:r w:rsidRPr="0095454A">
        <w:rPr>
          <w:rFonts w:ascii="Arial" w:hAnsi="Arial" w:cs="Arial"/>
          <w:sz w:val="22"/>
          <w:szCs w:val="22"/>
        </w:rPr>
        <w:t xml:space="preserve"> band </w:t>
      </w:r>
      <w:del w:id="998" w:author="Andreae, Emily A" w:date="2019-12-19T15:14:00Z">
        <w:r w:rsidRPr="0095454A" w:rsidDel="00187904">
          <w:rPr>
            <w:rFonts w:ascii="Arial" w:hAnsi="Arial" w:cs="Arial"/>
            <w:sz w:val="22"/>
            <w:szCs w:val="22"/>
          </w:rPr>
          <w:delText>grey-</w:delText>
        </w:r>
      </w:del>
      <w:r w:rsidRPr="0095454A">
        <w:rPr>
          <w:rFonts w:ascii="Arial" w:hAnsi="Arial" w:cs="Arial"/>
          <w:sz w:val="22"/>
          <w:szCs w:val="22"/>
        </w:rPr>
        <w:t>intensity</w:t>
      </w:r>
      <w:ins w:id="999" w:author="Andreae, Emily A" w:date="2019-12-19T15:14:00Z">
        <w:r w:rsidR="00187904">
          <w:rPr>
            <w:rFonts w:ascii="Arial" w:hAnsi="Arial" w:cs="Arial"/>
            <w:sz w:val="22"/>
            <w:szCs w:val="22"/>
          </w:rPr>
          <w:t xml:space="preserve"> of the target protein</w:t>
        </w:r>
      </w:ins>
      <w:r w:rsidRPr="0095454A">
        <w:rPr>
          <w:rFonts w:ascii="Arial" w:hAnsi="Arial" w:cs="Arial"/>
          <w:sz w:val="22"/>
          <w:szCs w:val="22"/>
        </w:rPr>
        <w:t xml:space="preserve">: band intensity of </w:t>
      </w:r>
      <w:ins w:id="1000" w:author="Andreae, Emily A" w:date="2019-12-19T15:15:00Z">
        <w:r w:rsidR="00187904">
          <w:rPr>
            <w:rFonts w:ascii="Arial" w:hAnsi="Arial" w:cs="Arial"/>
            <w:sz w:val="22"/>
            <w:szCs w:val="22"/>
          </w:rPr>
          <w:t xml:space="preserve">the </w:t>
        </w:r>
      </w:ins>
      <w:del w:id="1001" w:author="Andreae, Emily A" w:date="2019-12-19T15:15:00Z">
        <w:r w:rsidRPr="0095454A" w:rsidDel="00187904">
          <w:rPr>
            <w:rFonts w:ascii="Arial" w:hAnsi="Arial" w:cs="Arial"/>
            <w:sz w:val="22"/>
            <w:szCs w:val="22"/>
          </w:rPr>
          <w:delText xml:space="preserve">target protein/ band intensity of </w:delText>
        </w:r>
      </w:del>
      <w:r w:rsidRPr="0095454A">
        <w:rPr>
          <w:rFonts w:ascii="Arial" w:hAnsi="Arial" w:cs="Arial"/>
          <w:sz w:val="22"/>
          <w:szCs w:val="22"/>
        </w:rPr>
        <w:t>loading control</w:t>
      </w:r>
      <w:ins w:id="1002" w:author="Andreae, Emily A" w:date="2019-12-19T15:15:00Z">
        <w:r w:rsidR="00187904">
          <w:rPr>
            <w:rFonts w:ascii="Arial" w:hAnsi="Arial" w:cs="Arial"/>
            <w:sz w:val="22"/>
            <w:szCs w:val="22"/>
          </w:rPr>
          <w:t>.</w:t>
        </w:r>
      </w:ins>
      <w:del w:id="1003" w:author="Andreae, Emily A" w:date="2019-12-19T15:15:00Z">
        <w:r w:rsidRPr="0095454A" w:rsidDel="00187904">
          <w:rPr>
            <w:rFonts w:ascii="Arial" w:hAnsi="Arial" w:cs="Arial"/>
            <w:sz w:val="22"/>
            <w:szCs w:val="22"/>
          </w:rPr>
          <w:delText>;</w:delText>
        </w:r>
      </w:del>
      <w:r w:rsidRPr="0095454A">
        <w:rPr>
          <w:rFonts w:ascii="Arial" w:hAnsi="Arial" w:cs="Arial"/>
          <w:sz w:val="22"/>
          <w:szCs w:val="22"/>
        </w:rPr>
        <w:t xml:space="preserve"> Control, untransfected group; pcDNA3.1, transfected with empty pcDNA3.1 plasmid group; PANC754, transfected with pcDNA3.1-PANC754 overexpression plasmid group</w:t>
      </w:r>
      <w:ins w:id="1004" w:author="Andreae, Emily A" w:date="2019-12-19T15:15:00Z">
        <w:r w:rsidR="00187904">
          <w:rPr>
            <w:rFonts w:ascii="Arial" w:hAnsi="Arial" w:cs="Arial"/>
            <w:sz w:val="22"/>
            <w:szCs w:val="22"/>
          </w:rPr>
          <w:t>.</w:t>
        </w:r>
      </w:ins>
    </w:p>
    <w:p w14:paraId="32231F1B" w14:textId="6936E317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79B2CD88" w14:textId="31C54B81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78EE4F34" w14:textId="7B655753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79D4105F" w14:textId="12E4BBAA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6C0035EE" w14:textId="3960D69A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5315B599" w14:textId="0A006F8C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4DC3F712" w14:textId="7D0A48FE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0E9F3136" w14:textId="749462FD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7BA6702E" w14:textId="34F5F06B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5A150C0A" w14:textId="0D6CEE47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26FDC22E" w14:textId="2D8A5D54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302B395B" w14:textId="4EEC9222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64AEF6DE" w14:textId="1C852E11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3C4506E3" w14:textId="5E8E5914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p w14:paraId="31FB4544" w14:textId="29B11382" w:rsidR="00C506D4" w:rsidRDefault="00C506D4" w:rsidP="00721E24">
      <w:pPr>
        <w:jc w:val="both"/>
        <w:rPr>
          <w:rFonts w:ascii="Arial" w:hAnsi="Arial" w:cs="Arial"/>
          <w:sz w:val="22"/>
          <w:szCs w:val="22"/>
        </w:rPr>
      </w:pPr>
    </w:p>
    <w:sectPr w:rsidR="00C506D4" w:rsidSect="0096118E">
      <w:pgSz w:w="12240" w:h="15840"/>
      <w:pgMar w:top="720" w:right="720" w:bottom="720" w:left="72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Andreae, Emily A" w:date="2019-12-19T08:04:00Z" w:initials="AEA">
    <w:p w14:paraId="3F282FC9" w14:textId="5ADF80EF" w:rsidR="00756C0F" w:rsidRDefault="00756C0F">
      <w:pPr>
        <w:pStyle w:val="CommentText"/>
      </w:pPr>
      <w:r>
        <w:rPr>
          <w:rStyle w:val="CommentReference"/>
        </w:rPr>
        <w:annotationRef/>
      </w:r>
      <w:r>
        <w:t>From the information provided, it looks like there are two corresponding authors, so I added the “s” here.</w:t>
      </w:r>
    </w:p>
  </w:comment>
  <w:comment w:id="62" w:author="Andreae, Emily A" w:date="2019-12-19T09:36:00Z" w:initials="AEA">
    <w:p w14:paraId="03F25806" w14:textId="4963740D" w:rsidR="00756C0F" w:rsidRDefault="00756C0F">
      <w:pPr>
        <w:pStyle w:val="CommentText"/>
      </w:pPr>
      <w:r>
        <w:rPr>
          <w:rStyle w:val="CommentReference"/>
        </w:rPr>
        <w:annotationRef/>
      </w:r>
      <w:r>
        <w:t>Please cite global cancer statistics as well.</w:t>
      </w:r>
    </w:p>
  </w:comment>
  <w:comment w:id="73" w:author="Andreae, Emily A" w:date="2019-12-19T13:02:00Z" w:initials="AEA">
    <w:p w14:paraId="0B52C278" w14:textId="49CCD06C" w:rsidR="00756C0F" w:rsidRDefault="00756C0F">
      <w:pPr>
        <w:pStyle w:val="CommentText"/>
      </w:pPr>
      <w:r>
        <w:rPr>
          <w:rStyle w:val="CommentReference"/>
        </w:rPr>
        <w:annotationRef/>
      </w:r>
      <w:r>
        <w:t>Superscript citations generally go after a period though some editorial styles differ. When in doubt, check the current issue of your target journal for stylistic formatting.</w:t>
      </w:r>
    </w:p>
  </w:comment>
  <w:comment w:id="82" w:author="Andreae, Emily A" w:date="2019-12-20T08:23:00Z" w:initials="AEA">
    <w:p w14:paraId="343CE8DB" w14:textId="7399D41F" w:rsidR="00960631" w:rsidRDefault="00960631">
      <w:pPr>
        <w:pStyle w:val="CommentText"/>
      </w:pPr>
      <w:r>
        <w:rPr>
          <w:rStyle w:val="CommentReference"/>
        </w:rPr>
        <w:annotationRef/>
      </w:r>
      <w:r w:rsidR="000D6A5C">
        <w:t>Please add references 12, 14, and 18 here.</w:t>
      </w:r>
    </w:p>
  </w:comment>
  <w:comment w:id="92" w:author="Andreae, Emily A" w:date="2019-12-20T08:08:00Z" w:initials="AEA">
    <w:p w14:paraId="1745EB89" w14:textId="17712A53" w:rsidR="000C7F71" w:rsidRDefault="000C7F71">
      <w:pPr>
        <w:pStyle w:val="CommentText"/>
      </w:pPr>
      <w:r>
        <w:rPr>
          <w:rStyle w:val="CommentReference"/>
        </w:rPr>
        <w:annotationRef/>
      </w:r>
      <w:r>
        <w:t>Maybe include reference #14 here?</w:t>
      </w:r>
    </w:p>
  </w:comment>
  <w:comment w:id="270" w:author="Andreae, Emily A" w:date="2019-12-19T14:50:00Z" w:initials="AEA">
    <w:p w14:paraId="3C716A6D" w14:textId="2AB1F2BC" w:rsidR="00756C0F" w:rsidRDefault="00756C0F">
      <w:pPr>
        <w:pStyle w:val="CommentText"/>
      </w:pPr>
      <w:r>
        <w:rPr>
          <w:rStyle w:val="CommentReference"/>
        </w:rPr>
        <w:annotationRef/>
      </w:r>
      <w:r w:rsidR="002C61D2">
        <w:t xml:space="preserve">Please double-check the figure order. I believe </w:t>
      </w:r>
      <w:r>
        <w:t>Figures 5 and 6 are mislabeled.</w:t>
      </w:r>
    </w:p>
  </w:comment>
  <w:comment w:id="320" w:author="Andreae, Emily A" w:date="2019-12-20T08:13:00Z" w:initials="AEA">
    <w:p w14:paraId="04DB5D07" w14:textId="6FCE6A02" w:rsidR="000C7F71" w:rsidRDefault="000C7F71">
      <w:pPr>
        <w:pStyle w:val="CommentText"/>
      </w:pPr>
      <w:r>
        <w:rPr>
          <w:rStyle w:val="CommentReference"/>
        </w:rPr>
        <w:annotationRef/>
      </w:r>
      <w:r>
        <w:t>Please double-check the number for this reference.</w:t>
      </w:r>
      <w:r w:rsidR="00960631">
        <w:t xml:space="preserve"> Perhaps cite reference numbers 36 and 37 here?</w:t>
      </w:r>
    </w:p>
  </w:comment>
  <w:comment w:id="319" w:author="Andreae, Emily A" w:date="2019-12-19T15:03:00Z" w:initials="AEA">
    <w:p w14:paraId="188F677A" w14:textId="0D7B1ED2" w:rsidR="00756C0F" w:rsidRDefault="00756C0F">
      <w:pPr>
        <w:pStyle w:val="CommentText"/>
      </w:pPr>
      <w:r>
        <w:rPr>
          <w:rStyle w:val="CommentReference"/>
        </w:rPr>
        <w:annotationRef/>
      </w:r>
      <w:r>
        <w:t>Information from these papers should be presented separately from your results to ensure your results stand out. Perhaps you could add a sentence or two as a closing sentence for the previous paragraph?</w:t>
      </w:r>
    </w:p>
  </w:comment>
  <w:comment w:id="367" w:author="Andreae, Emily A" w:date="2019-12-19T15:22:00Z" w:initials="AEA">
    <w:p w14:paraId="6CE99526" w14:textId="33EFA3AD" w:rsidR="00756C0F" w:rsidRDefault="00756C0F">
      <w:pPr>
        <w:pStyle w:val="CommentText"/>
      </w:pPr>
      <w:r>
        <w:rPr>
          <w:rStyle w:val="CommentReference"/>
        </w:rPr>
        <w:annotationRef/>
      </w:r>
      <w:r>
        <w:t>I think you are missing a figure at the end.</w:t>
      </w:r>
    </w:p>
  </w:comment>
  <w:comment w:id="394" w:author="Andreae, Emily A" w:date="2019-12-20T08:17:00Z" w:initials="AEA">
    <w:p w14:paraId="6BEEF863" w14:textId="5DD4A98E" w:rsidR="00960631" w:rsidRDefault="00960631">
      <w:pPr>
        <w:pStyle w:val="CommentText"/>
      </w:pPr>
      <w:r>
        <w:rPr>
          <w:rStyle w:val="CommentReference"/>
        </w:rPr>
        <w:annotationRef/>
      </w:r>
      <w:r>
        <w:t>Maybe include references 12, 14, and 18 here?</w:t>
      </w:r>
    </w:p>
  </w:comment>
  <w:comment w:id="395" w:author="Andreae, Emily A" w:date="2019-12-20T08:16:00Z" w:initials="AEA">
    <w:p w14:paraId="7AB78DDC" w14:textId="060EAAD2" w:rsidR="00960631" w:rsidRDefault="00960631">
      <w:pPr>
        <w:pStyle w:val="CommentText"/>
      </w:pPr>
      <w:r>
        <w:rPr>
          <w:rStyle w:val="CommentReference"/>
        </w:rPr>
        <w:annotationRef/>
      </w:r>
      <w:r>
        <w:t>Maybe also include reference numbers 12, 14, and 18 here?</w:t>
      </w:r>
    </w:p>
  </w:comment>
  <w:comment w:id="469" w:author="Andreae, Emily A" w:date="2019-12-19T15:42:00Z" w:initials="AEA">
    <w:p w14:paraId="22129648" w14:textId="1164313E" w:rsidR="00756C0F" w:rsidRDefault="00756C0F">
      <w:pPr>
        <w:pStyle w:val="CommentText"/>
      </w:pPr>
      <w:r>
        <w:rPr>
          <w:rStyle w:val="CommentReference"/>
        </w:rPr>
        <w:annotationRef/>
      </w:r>
      <w:r w:rsidR="000D6A5C">
        <w:t>This information doesn’t seem to be as important for the section, so I removed it</w:t>
      </w:r>
      <w:r>
        <w:t>.</w:t>
      </w:r>
    </w:p>
  </w:comment>
  <w:comment w:id="657" w:author="Andreae, Emily A" w:date="2019-12-19T16:13:00Z" w:initials="AEA">
    <w:p w14:paraId="31A5A153" w14:textId="5795C929" w:rsidR="00756C0F" w:rsidRDefault="00756C0F">
      <w:pPr>
        <w:pStyle w:val="CommentText"/>
      </w:pPr>
      <w:r>
        <w:rPr>
          <w:rStyle w:val="CommentReference"/>
        </w:rPr>
        <w:annotationRef/>
      </w:r>
      <w:r>
        <w:t>Please list the number of images take per insert as well as magnification used for imaging.</w:t>
      </w:r>
    </w:p>
  </w:comment>
  <w:comment w:id="703" w:author="Andreae, Emily A" w:date="2019-12-20T07:49:00Z" w:initials="AEA">
    <w:p w14:paraId="79CE334B" w14:textId="606278D2" w:rsidR="002C61D2" w:rsidRDefault="002C61D2">
      <w:pPr>
        <w:pStyle w:val="CommentText"/>
      </w:pPr>
      <w:r>
        <w:rPr>
          <w:rStyle w:val="CommentReference"/>
        </w:rPr>
        <w:annotationRef/>
      </w:r>
      <w:r>
        <w:t>Please list the film used for blot development.</w:t>
      </w:r>
    </w:p>
  </w:comment>
  <w:comment w:id="709" w:author="Andreae, Emily A" w:date="2019-12-20T07:50:00Z" w:initials="AEA">
    <w:p w14:paraId="0290155F" w14:textId="73D4E081" w:rsidR="002C61D2" w:rsidRDefault="002C61D2">
      <w:pPr>
        <w:pStyle w:val="CommentText"/>
      </w:pPr>
      <w:r>
        <w:rPr>
          <w:rStyle w:val="CommentReference"/>
        </w:rPr>
        <w:annotationRef/>
      </w:r>
      <w:r>
        <w:t>Please add the version number of the software and list if you applied any background subtraction settings (local, global, etc.).</w:t>
      </w:r>
    </w:p>
  </w:comment>
  <w:comment w:id="721" w:author="Andreae, Emily A" w:date="2019-12-20T07:52:00Z" w:initials="AEA">
    <w:p w14:paraId="51FBFECC" w14:textId="60797FF0" w:rsidR="002C61D2" w:rsidRDefault="002C61D2">
      <w:pPr>
        <w:pStyle w:val="CommentText"/>
      </w:pPr>
      <w:r>
        <w:rPr>
          <w:rStyle w:val="CommentReference"/>
        </w:rPr>
        <w:annotationRef/>
      </w:r>
      <w:r w:rsidR="008871D4">
        <w:t xml:space="preserve">Without a corresponding standard curve of the target protein, </w:t>
      </w:r>
      <w:r>
        <w:t>Western blots are a proxy measure for the total a</w:t>
      </w:r>
      <w:r w:rsidR="000D6A5C">
        <w:t>mount of a target protein, so I reworked this part of the sentence.</w:t>
      </w:r>
    </w:p>
  </w:comment>
  <w:comment w:id="773" w:author="Andreae, Emily A" w:date="2019-12-20T08:36:00Z" w:initials="AEA">
    <w:p w14:paraId="3C1C3D00" w14:textId="56D69287" w:rsidR="00357B44" w:rsidRDefault="00357B44">
      <w:pPr>
        <w:pStyle w:val="CommentText"/>
      </w:pPr>
      <w:r>
        <w:rPr>
          <w:rStyle w:val="CommentReference"/>
        </w:rPr>
        <w:annotationRef/>
      </w:r>
      <w:r>
        <w:t>The information contained in these figure legends doesn’t always match up with the figure legends placed next to the preliminary figures.</w:t>
      </w:r>
    </w:p>
  </w:comment>
  <w:comment w:id="849" w:author="Andreae, Emily A" w:date="2019-12-20T08:37:00Z" w:initials="AEA">
    <w:p w14:paraId="519739D1" w14:textId="10445276" w:rsidR="00357B44" w:rsidRDefault="00357B44">
      <w:pPr>
        <w:pStyle w:val="CommentText"/>
      </w:pPr>
      <w:r>
        <w:rPr>
          <w:rStyle w:val="CommentReference"/>
        </w:rPr>
        <w:annotationRef/>
      </w:r>
      <w:r>
        <w:t>Make sure these figures are organized and described in order from A to F.</w:t>
      </w:r>
    </w:p>
  </w:comment>
  <w:comment w:id="880" w:author="Andreae, Emily A" w:date="2019-12-19T13:28:00Z" w:initials="AEA">
    <w:p w14:paraId="1C3674F0" w14:textId="4C2D133E" w:rsidR="00756C0F" w:rsidRDefault="00756C0F">
      <w:pPr>
        <w:pStyle w:val="CommentText"/>
      </w:pPr>
      <w:r>
        <w:rPr>
          <w:rStyle w:val="CommentReference"/>
        </w:rPr>
        <w:annotationRef/>
      </w:r>
      <w:r>
        <w:t>If possible, please add a line denoting the p-value threshold for statistical significance and circle the data point of interest.</w:t>
      </w:r>
    </w:p>
  </w:comment>
  <w:comment w:id="925" w:author="Andreae, Emily A" w:date="2019-12-19T13:36:00Z" w:initials="AEA">
    <w:p w14:paraId="509666DE" w14:textId="59CF2309" w:rsidR="00756C0F" w:rsidRDefault="00756C0F">
      <w:pPr>
        <w:pStyle w:val="CommentText"/>
      </w:pPr>
      <w:r>
        <w:rPr>
          <w:rStyle w:val="CommentReference"/>
        </w:rPr>
        <w:annotationRef/>
      </w:r>
      <w:r>
        <w:t>This is my best guess for these abbreviations.</w:t>
      </w:r>
    </w:p>
  </w:comment>
  <w:comment w:id="981" w:author="Andreae, Emily A" w:date="2019-12-19T15:13:00Z" w:initials="AEA">
    <w:p w14:paraId="3657256A" w14:textId="101092D0" w:rsidR="00756C0F" w:rsidRDefault="00756C0F">
      <w:pPr>
        <w:pStyle w:val="CommentText"/>
      </w:pPr>
      <w:r>
        <w:rPr>
          <w:rStyle w:val="CommentReference"/>
        </w:rPr>
        <w:annotationRef/>
      </w:r>
      <w:r>
        <w:t>Why isn’t this figure 6A?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F282FC9" w15:done="0"/>
  <w15:commentEx w15:paraId="03F25806" w15:done="0"/>
  <w15:commentEx w15:paraId="0B52C278" w15:done="0"/>
  <w15:commentEx w15:paraId="343CE8DB" w15:done="0"/>
  <w15:commentEx w15:paraId="1745EB89" w15:done="0"/>
  <w15:commentEx w15:paraId="3C716A6D" w15:done="0"/>
  <w15:commentEx w15:paraId="04DB5D07" w15:done="0"/>
  <w15:commentEx w15:paraId="188F677A" w15:done="0"/>
  <w15:commentEx w15:paraId="6CE99526" w15:done="0"/>
  <w15:commentEx w15:paraId="6BEEF863" w15:done="0"/>
  <w15:commentEx w15:paraId="7AB78DDC" w15:done="0"/>
  <w15:commentEx w15:paraId="22129648" w15:done="0"/>
  <w15:commentEx w15:paraId="31A5A153" w15:done="0"/>
  <w15:commentEx w15:paraId="79CE334B" w15:done="0"/>
  <w15:commentEx w15:paraId="0290155F" w15:done="0"/>
  <w15:commentEx w15:paraId="51FBFECC" w15:done="0"/>
  <w15:commentEx w15:paraId="3C1C3D00" w15:done="0"/>
  <w15:commentEx w15:paraId="519739D1" w15:done="0"/>
  <w15:commentEx w15:paraId="1C3674F0" w15:done="0"/>
  <w15:commentEx w15:paraId="509666DE" w15:done="0"/>
  <w15:commentEx w15:paraId="3657256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vP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dreae, Emily A">
    <w15:presenceInfo w15:providerId="AD" w15:userId="S-1-5-21-2000478354-1637723038-1606980848-1759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ature Genetics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0ese0awerxv5me5avdpzvwqf9a5treea0ef&quot;&gt;My EndNote Library-Saved&lt;record-ids&gt;&lt;item&gt;15195&lt;/item&gt;&lt;item&gt;24925&lt;/item&gt;&lt;item&gt;26013&lt;/item&gt;&lt;item&gt;26068&lt;/item&gt;&lt;item&gt;26075&lt;/item&gt;&lt;item&gt;26076&lt;/item&gt;&lt;item&gt;26079&lt;/item&gt;&lt;item&gt;26080&lt;/item&gt;&lt;item&gt;26081&lt;/item&gt;&lt;item&gt;26082&lt;/item&gt;&lt;item&gt;26087&lt;/item&gt;&lt;item&gt;26122&lt;/item&gt;&lt;item&gt;26139&lt;/item&gt;&lt;item&gt;26140&lt;/item&gt;&lt;item&gt;26141&lt;/item&gt;&lt;item&gt;26142&lt;/item&gt;&lt;item&gt;26143&lt;/item&gt;&lt;item&gt;26144&lt;/item&gt;&lt;item&gt;26145&lt;/item&gt;&lt;item&gt;26146&lt;/item&gt;&lt;item&gt;26147&lt;/item&gt;&lt;item&gt;26148&lt;/item&gt;&lt;item&gt;26149&lt;/item&gt;&lt;item&gt;26151&lt;/item&gt;&lt;item&gt;26152&lt;/item&gt;&lt;item&gt;26154&lt;/item&gt;&lt;item&gt;26155&lt;/item&gt;&lt;item&gt;26157&lt;/item&gt;&lt;item&gt;26158&lt;/item&gt;&lt;item&gt;26159&lt;/item&gt;&lt;item&gt;26160&lt;/item&gt;&lt;item&gt;26161&lt;/item&gt;&lt;item&gt;26162&lt;/item&gt;&lt;item&gt;26163&lt;/item&gt;&lt;item&gt;26169&lt;/item&gt;&lt;item&gt;26170&lt;/item&gt;&lt;item&gt;26171&lt;/item&gt;&lt;item&gt;26172&lt;/item&gt;&lt;item&gt;26173&lt;/item&gt;&lt;item&gt;26184&lt;/item&gt;&lt;item&gt;26188&lt;/item&gt;&lt;item&gt;26191&lt;/item&gt;&lt;item&gt;26192&lt;/item&gt;&lt;item&gt;26193&lt;/item&gt;&lt;item&gt;26195&lt;/item&gt;&lt;item&gt;26199&lt;/item&gt;&lt;/record-ids&gt;&lt;/item&gt;&lt;/Libraries&gt;"/>
  </w:docVars>
  <w:rsids>
    <w:rsidRoot w:val="000A551C"/>
    <w:rsid w:val="00001B14"/>
    <w:rsid w:val="00002212"/>
    <w:rsid w:val="00002E7B"/>
    <w:rsid w:val="00003D2D"/>
    <w:rsid w:val="00004661"/>
    <w:rsid w:val="00006C2A"/>
    <w:rsid w:val="0000711B"/>
    <w:rsid w:val="00013B19"/>
    <w:rsid w:val="0001442D"/>
    <w:rsid w:val="00014497"/>
    <w:rsid w:val="000146BC"/>
    <w:rsid w:val="0001581C"/>
    <w:rsid w:val="00016894"/>
    <w:rsid w:val="000171F2"/>
    <w:rsid w:val="00017566"/>
    <w:rsid w:val="000176F3"/>
    <w:rsid w:val="00017DD7"/>
    <w:rsid w:val="00020987"/>
    <w:rsid w:val="00021AC2"/>
    <w:rsid w:val="00022262"/>
    <w:rsid w:val="0002481C"/>
    <w:rsid w:val="00025182"/>
    <w:rsid w:val="00027D40"/>
    <w:rsid w:val="00030F95"/>
    <w:rsid w:val="000339A2"/>
    <w:rsid w:val="00034B46"/>
    <w:rsid w:val="00037374"/>
    <w:rsid w:val="0004260C"/>
    <w:rsid w:val="000449FB"/>
    <w:rsid w:val="00045546"/>
    <w:rsid w:val="000562AF"/>
    <w:rsid w:val="0005730E"/>
    <w:rsid w:val="0006138D"/>
    <w:rsid w:val="0006679F"/>
    <w:rsid w:val="0007203B"/>
    <w:rsid w:val="00077454"/>
    <w:rsid w:val="0008077A"/>
    <w:rsid w:val="0008312E"/>
    <w:rsid w:val="000843F2"/>
    <w:rsid w:val="00086953"/>
    <w:rsid w:val="000870DA"/>
    <w:rsid w:val="00087527"/>
    <w:rsid w:val="00090B80"/>
    <w:rsid w:val="0009128E"/>
    <w:rsid w:val="000916B6"/>
    <w:rsid w:val="000919F4"/>
    <w:rsid w:val="000A0AB2"/>
    <w:rsid w:val="000A16E0"/>
    <w:rsid w:val="000A1D0F"/>
    <w:rsid w:val="000A207C"/>
    <w:rsid w:val="000A551C"/>
    <w:rsid w:val="000A72B9"/>
    <w:rsid w:val="000B3134"/>
    <w:rsid w:val="000B3A92"/>
    <w:rsid w:val="000B4F6D"/>
    <w:rsid w:val="000B511E"/>
    <w:rsid w:val="000B72B5"/>
    <w:rsid w:val="000C00E5"/>
    <w:rsid w:val="000C1E0E"/>
    <w:rsid w:val="000C1F0A"/>
    <w:rsid w:val="000C4CD7"/>
    <w:rsid w:val="000C7248"/>
    <w:rsid w:val="000C7F71"/>
    <w:rsid w:val="000D113B"/>
    <w:rsid w:val="000D19E4"/>
    <w:rsid w:val="000D1C2B"/>
    <w:rsid w:val="000D1CB4"/>
    <w:rsid w:val="000D57D3"/>
    <w:rsid w:val="000D6A5C"/>
    <w:rsid w:val="000E0772"/>
    <w:rsid w:val="000E2DF9"/>
    <w:rsid w:val="000E76C2"/>
    <w:rsid w:val="000F1CD1"/>
    <w:rsid w:val="000F29CC"/>
    <w:rsid w:val="000F62AD"/>
    <w:rsid w:val="001001A5"/>
    <w:rsid w:val="00101C16"/>
    <w:rsid w:val="00106784"/>
    <w:rsid w:val="00106F61"/>
    <w:rsid w:val="00107FB0"/>
    <w:rsid w:val="001107A2"/>
    <w:rsid w:val="00111B39"/>
    <w:rsid w:val="00113FE3"/>
    <w:rsid w:val="00115441"/>
    <w:rsid w:val="00116C4E"/>
    <w:rsid w:val="00116D7E"/>
    <w:rsid w:val="0012100A"/>
    <w:rsid w:val="00123454"/>
    <w:rsid w:val="00126762"/>
    <w:rsid w:val="00127E52"/>
    <w:rsid w:val="0013205B"/>
    <w:rsid w:val="00132E87"/>
    <w:rsid w:val="00132FD0"/>
    <w:rsid w:val="00133D38"/>
    <w:rsid w:val="00136B7F"/>
    <w:rsid w:val="0014593D"/>
    <w:rsid w:val="00145BAF"/>
    <w:rsid w:val="00147BA9"/>
    <w:rsid w:val="001509BE"/>
    <w:rsid w:val="00150AE1"/>
    <w:rsid w:val="00150FFB"/>
    <w:rsid w:val="0015161E"/>
    <w:rsid w:val="00152970"/>
    <w:rsid w:val="001536D5"/>
    <w:rsid w:val="00154811"/>
    <w:rsid w:val="0015573C"/>
    <w:rsid w:val="00157208"/>
    <w:rsid w:val="00162D1A"/>
    <w:rsid w:val="0016426E"/>
    <w:rsid w:val="00165A96"/>
    <w:rsid w:val="00165B1F"/>
    <w:rsid w:val="00165BD3"/>
    <w:rsid w:val="001723DB"/>
    <w:rsid w:val="001837C8"/>
    <w:rsid w:val="001850E3"/>
    <w:rsid w:val="00185935"/>
    <w:rsid w:val="00185D02"/>
    <w:rsid w:val="00185DC6"/>
    <w:rsid w:val="00187904"/>
    <w:rsid w:val="00190ED6"/>
    <w:rsid w:val="00192085"/>
    <w:rsid w:val="00193428"/>
    <w:rsid w:val="001955C5"/>
    <w:rsid w:val="00196CCA"/>
    <w:rsid w:val="001A0AB6"/>
    <w:rsid w:val="001A6871"/>
    <w:rsid w:val="001A6ED9"/>
    <w:rsid w:val="001A6FFD"/>
    <w:rsid w:val="001A7D1F"/>
    <w:rsid w:val="001B0276"/>
    <w:rsid w:val="001B4A28"/>
    <w:rsid w:val="001B5770"/>
    <w:rsid w:val="001B64E2"/>
    <w:rsid w:val="001B7E0B"/>
    <w:rsid w:val="001C296D"/>
    <w:rsid w:val="001C37F8"/>
    <w:rsid w:val="001C5449"/>
    <w:rsid w:val="001C5851"/>
    <w:rsid w:val="001D1480"/>
    <w:rsid w:val="001D55CA"/>
    <w:rsid w:val="001D659D"/>
    <w:rsid w:val="001E025A"/>
    <w:rsid w:val="001E0EE9"/>
    <w:rsid w:val="001E3875"/>
    <w:rsid w:val="001E46C3"/>
    <w:rsid w:val="001E5298"/>
    <w:rsid w:val="001E58AB"/>
    <w:rsid w:val="001E7932"/>
    <w:rsid w:val="001F0FC2"/>
    <w:rsid w:val="001F10A9"/>
    <w:rsid w:val="001F2C0B"/>
    <w:rsid w:val="001F2E2F"/>
    <w:rsid w:val="001F67C4"/>
    <w:rsid w:val="001F76EE"/>
    <w:rsid w:val="00205E8D"/>
    <w:rsid w:val="0020625E"/>
    <w:rsid w:val="002116A0"/>
    <w:rsid w:val="00212F33"/>
    <w:rsid w:val="002130AF"/>
    <w:rsid w:val="00214E3D"/>
    <w:rsid w:val="00215E30"/>
    <w:rsid w:val="00216102"/>
    <w:rsid w:val="00217D65"/>
    <w:rsid w:val="002208DA"/>
    <w:rsid w:val="00222181"/>
    <w:rsid w:val="0022227B"/>
    <w:rsid w:val="00226284"/>
    <w:rsid w:val="00226603"/>
    <w:rsid w:val="00232398"/>
    <w:rsid w:val="002355A7"/>
    <w:rsid w:val="002406F4"/>
    <w:rsid w:val="002420E9"/>
    <w:rsid w:val="0024235A"/>
    <w:rsid w:val="00243939"/>
    <w:rsid w:val="00251028"/>
    <w:rsid w:val="002538E3"/>
    <w:rsid w:val="00254ED9"/>
    <w:rsid w:val="00255073"/>
    <w:rsid w:val="00255A93"/>
    <w:rsid w:val="0025736A"/>
    <w:rsid w:val="00261D3F"/>
    <w:rsid w:val="0026404B"/>
    <w:rsid w:val="0026520F"/>
    <w:rsid w:val="00265EBD"/>
    <w:rsid w:val="00265FE7"/>
    <w:rsid w:val="0027006E"/>
    <w:rsid w:val="00272E80"/>
    <w:rsid w:val="00273C8C"/>
    <w:rsid w:val="00280E09"/>
    <w:rsid w:val="00285CAE"/>
    <w:rsid w:val="00286819"/>
    <w:rsid w:val="00287F9E"/>
    <w:rsid w:val="00292828"/>
    <w:rsid w:val="00293999"/>
    <w:rsid w:val="0029482A"/>
    <w:rsid w:val="00295648"/>
    <w:rsid w:val="002A0325"/>
    <w:rsid w:val="002A1EF6"/>
    <w:rsid w:val="002A37B4"/>
    <w:rsid w:val="002A4498"/>
    <w:rsid w:val="002A4934"/>
    <w:rsid w:val="002A628F"/>
    <w:rsid w:val="002A7AA9"/>
    <w:rsid w:val="002B1391"/>
    <w:rsid w:val="002B348F"/>
    <w:rsid w:val="002B6273"/>
    <w:rsid w:val="002C0A79"/>
    <w:rsid w:val="002C2DA8"/>
    <w:rsid w:val="002C61D2"/>
    <w:rsid w:val="002C63AA"/>
    <w:rsid w:val="002D0ED3"/>
    <w:rsid w:val="002D32F1"/>
    <w:rsid w:val="002D42A3"/>
    <w:rsid w:val="002D51CD"/>
    <w:rsid w:val="002D61A8"/>
    <w:rsid w:val="002D6F9B"/>
    <w:rsid w:val="002E3E56"/>
    <w:rsid w:val="002E7109"/>
    <w:rsid w:val="002E799E"/>
    <w:rsid w:val="002F06D7"/>
    <w:rsid w:val="002F10D4"/>
    <w:rsid w:val="002F74F4"/>
    <w:rsid w:val="00304F3E"/>
    <w:rsid w:val="00310104"/>
    <w:rsid w:val="00311BA5"/>
    <w:rsid w:val="00313122"/>
    <w:rsid w:val="003133B5"/>
    <w:rsid w:val="003205E1"/>
    <w:rsid w:val="003222F6"/>
    <w:rsid w:val="00322482"/>
    <w:rsid w:val="00322860"/>
    <w:rsid w:val="00331C0E"/>
    <w:rsid w:val="00333266"/>
    <w:rsid w:val="0033726C"/>
    <w:rsid w:val="003434F5"/>
    <w:rsid w:val="00345641"/>
    <w:rsid w:val="00346182"/>
    <w:rsid w:val="003469C7"/>
    <w:rsid w:val="00346B01"/>
    <w:rsid w:val="00350E1E"/>
    <w:rsid w:val="003528F6"/>
    <w:rsid w:val="00352E63"/>
    <w:rsid w:val="00354822"/>
    <w:rsid w:val="00355726"/>
    <w:rsid w:val="00355969"/>
    <w:rsid w:val="00355DD2"/>
    <w:rsid w:val="00357B44"/>
    <w:rsid w:val="00357BAB"/>
    <w:rsid w:val="0036117D"/>
    <w:rsid w:val="003615AD"/>
    <w:rsid w:val="0036455E"/>
    <w:rsid w:val="00366EDE"/>
    <w:rsid w:val="00367494"/>
    <w:rsid w:val="0037366D"/>
    <w:rsid w:val="00374893"/>
    <w:rsid w:val="00383738"/>
    <w:rsid w:val="00383AD0"/>
    <w:rsid w:val="0038465A"/>
    <w:rsid w:val="003848C9"/>
    <w:rsid w:val="00387464"/>
    <w:rsid w:val="00387747"/>
    <w:rsid w:val="003945E6"/>
    <w:rsid w:val="003954A1"/>
    <w:rsid w:val="003A01EE"/>
    <w:rsid w:val="003A0405"/>
    <w:rsid w:val="003A1405"/>
    <w:rsid w:val="003A21DA"/>
    <w:rsid w:val="003A5725"/>
    <w:rsid w:val="003B1904"/>
    <w:rsid w:val="003B19F4"/>
    <w:rsid w:val="003B234A"/>
    <w:rsid w:val="003D0455"/>
    <w:rsid w:val="003D0483"/>
    <w:rsid w:val="003D150F"/>
    <w:rsid w:val="003D27C0"/>
    <w:rsid w:val="003D3ED7"/>
    <w:rsid w:val="003D4425"/>
    <w:rsid w:val="003D637F"/>
    <w:rsid w:val="003D7483"/>
    <w:rsid w:val="003D7702"/>
    <w:rsid w:val="003E3B9E"/>
    <w:rsid w:val="003E48FE"/>
    <w:rsid w:val="003E54A4"/>
    <w:rsid w:val="003F27A6"/>
    <w:rsid w:val="003F3A0C"/>
    <w:rsid w:val="003F5420"/>
    <w:rsid w:val="003F5503"/>
    <w:rsid w:val="003F7D14"/>
    <w:rsid w:val="004025B7"/>
    <w:rsid w:val="00403085"/>
    <w:rsid w:val="00403D3F"/>
    <w:rsid w:val="004046E8"/>
    <w:rsid w:val="00406819"/>
    <w:rsid w:val="004118E0"/>
    <w:rsid w:val="00413EA2"/>
    <w:rsid w:val="004146E5"/>
    <w:rsid w:val="004203A1"/>
    <w:rsid w:val="004226FF"/>
    <w:rsid w:val="00422F18"/>
    <w:rsid w:val="00422F32"/>
    <w:rsid w:val="00423978"/>
    <w:rsid w:val="0042629A"/>
    <w:rsid w:val="004277A8"/>
    <w:rsid w:val="00427BC8"/>
    <w:rsid w:val="0043176F"/>
    <w:rsid w:val="004329EE"/>
    <w:rsid w:val="00433AD0"/>
    <w:rsid w:val="004348D4"/>
    <w:rsid w:val="0043582B"/>
    <w:rsid w:val="00436125"/>
    <w:rsid w:val="004362EA"/>
    <w:rsid w:val="00441B03"/>
    <w:rsid w:val="0044455B"/>
    <w:rsid w:val="00445322"/>
    <w:rsid w:val="00445518"/>
    <w:rsid w:val="00453D7F"/>
    <w:rsid w:val="004551C2"/>
    <w:rsid w:val="0045568E"/>
    <w:rsid w:val="00461060"/>
    <w:rsid w:val="00466196"/>
    <w:rsid w:val="00470AE2"/>
    <w:rsid w:val="00471AE7"/>
    <w:rsid w:val="00475364"/>
    <w:rsid w:val="004757F0"/>
    <w:rsid w:val="004806A1"/>
    <w:rsid w:val="00480FF9"/>
    <w:rsid w:val="004831F4"/>
    <w:rsid w:val="004856CA"/>
    <w:rsid w:val="00490B7A"/>
    <w:rsid w:val="00491A97"/>
    <w:rsid w:val="00491E46"/>
    <w:rsid w:val="00496BB3"/>
    <w:rsid w:val="004A0CA8"/>
    <w:rsid w:val="004A1937"/>
    <w:rsid w:val="004A5184"/>
    <w:rsid w:val="004B0345"/>
    <w:rsid w:val="004B056D"/>
    <w:rsid w:val="004B0D71"/>
    <w:rsid w:val="004B1617"/>
    <w:rsid w:val="004B1F0E"/>
    <w:rsid w:val="004B2A3F"/>
    <w:rsid w:val="004B3912"/>
    <w:rsid w:val="004B55A0"/>
    <w:rsid w:val="004B7331"/>
    <w:rsid w:val="004C033D"/>
    <w:rsid w:val="004C052A"/>
    <w:rsid w:val="004C2311"/>
    <w:rsid w:val="004C33B6"/>
    <w:rsid w:val="004C3D6E"/>
    <w:rsid w:val="004D1694"/>
    <w:rsid w:val="004D2203"/>
    <w:rsid w:val="004D272F"/>
    <w:rsid w:val="004D57E5"/>
    <w:rsid w:val="004D5815"/>
    <w:rsid w:val="004D69B3"/>
    <w:rsid w:val="004E4B6F"/>
    <w:rsid w:val="004E5345"/>
    <w:rsid w:val="004E6D38"/>
    <w:rsid w:val="004F1FC6"/>
    <w:rsid w:val="004F3014"/>
    <w:rsid w:val="004F4CD7"/>
    <w:rsid w:val="005076ED"/>
    <w:rsid w:val="005078C5"/>
    <w:rsid w:val="005104F8"/>
    <w:rsid w:val="00512A22"/>
    <w:rsid w:val="005154EE"/>
    <w:rsid w:val="00517AE5"/>
    <w:rsid w:val="00520C73"/>
    <w:rsid w:val="00521438"/>
    <w:rsid w:val="00522FC4"/>
    <w:rsid w:val="005242B6"/>
    <w:rsid w:val="0052440B"/>
    <w:rsid w:val="00526B03"/>
    <w:rsid w:val="00531215"/>
    <w:rsid w:val="005312DC"/>
    <w:rsid w:val="00532284"/>
    <w:rsid w:val="00536A9B"/>
    <w:rsid w:val="005406F7"/>
    <w:rsid w:val="0054580A"/>
    <w:rsid w:val="00547114"/>
    <w:rsid w:val="00547FD2"/>
    <w:rsid w:val="005504DF"/>
    <w:rsid w:val="005521AE"/>
    <w:rsid w:val="0055272E"/>
    <w:rsid w:val="005534B7"/>
    <w:rsid w:val="00553778"/>
    <w:rsid w:val="005561D9"/>
    <w:rsid w:val="005574A3"/>
    <w:rsid w:val="005631E8"/>
    <w:rsid w:val="00563DAF"/>
    <w:rsid w:val="0056478D"/>
    <w:rsid w:val="005668A0"/>
    <w:rsid w:val="00566B1C"/>
    <w:rsid w:val="0057105C"/>
    <w:rsid w:val="00573DCE"/>
    <w:rsid w:val="0057472B"/>
    <w:rsid w:val="00575CCE"/>
    <w:rsid w:val="005801AF"/>
    <w:rsid w:val="0058356E"/>
    <w:rsid w:val="00584949"/>
    <w:rsid w:val="00584DC1"/>
    <w:rsid w:val="005871CE"/>
    <w:rsid w:val="00591843"/>
    <w:rsid w:val="00592FA5"/>
    <w:rsid w:val="00593129"/>
    <w:rsid w:val="00593A72"/>
    <w:rsid w:val="00597290"/>
    <w:rsid w:val="005979F7"/>
    <w:rsid w:val="005A39B7"/>
    <w:rsid w:val="005A42BF"/>
    <w:rsid w:val="005A4862"/>
    <w:rsid w:val="005B0C86"/>
    <w:rsid w:val="005B0FD9"/>
    <w:rsid w:val="005B180B"/>
    <w:rsid w:val="005B1F96"/>
    <w:rsid w:val="005B50C7"/>
    <w:rsid w:val="005B5A07"/>
    <w:rsid w:val="005C297C"/>
    <w:rsid w:val="005C4A23"/>
    <w:rsid w:val="005C536E"/>
    <w:rsid w:val="005C54BA"/>
    <w:rsid w:val="005C6AA8"/>
    <w:rsid w:val="005D02A9"/>
    <w:rsid w:val="005D4D6C"/>
    <w:rsid w:val="005E09B7"/>
    <w:rsid w:val="005E1C93"/>
    <w:rsid w:val="005E6B33"/>
    <w:rsid w:val="005E6C2A"/>
    <w:rsid w:val="005E7184"/>
    <w:rsid w:val="005E7A05"/>
    <w:rsid w:val="005F7AD9"/>
    <w:rsid w:val="006015C2"/>
    <w:rsid w:val="006023BB"/>
    <w:rsid w:val="00606E68"/>
    <w:rsid w:val="006077F6"/>
    <w:rsid w:val="00610950"/>
    <w:rsid w:val="00613B82"/>
    <w:rsid w:val="00614EE5"/>
    <w:rsid w:val="006174AB"/>
    <w:rsid w:val="006174B8"/>
    <w:rsid w:val="00620FA0"/>
    <w:rsid w:val="00621516"/>
    <w:rsid w:val="00625296"/>
    <w:rsid w:val="00634D80"/>
    <w:rsid w:val="00635767"/>
    <w:rsid w:val="00637604"/>
    <w:rsid w:val="00637DF0"/>
    <w:rsid w:val="00640B4D"/>
    <w:rsid w:val="00642A46"/>
    <w:rsid w:val="0064493A"/>
    <w:rsid w:val="00645A47"/>
    <w:rsid w:val="00647637"/>
    <w:rsid w:val="00654C60"/>
    <w:rsid w:val="00654E3C"/>
    <w:rsid w:val="00655A85"/>
    <w:rsid w:val="00660547"/>
    <w:rsid w:val="00662664"/>
    <w:rsid w:val="00664423"/>
    <w:rsid w:val="006670FF"/>
    <w:rsid w:val="0066739E"/>
    <w:rsid w:val="006673B3"/>
    <w:rsid w:val="0067137F"/>
    <w:rsid w:val="00675047"/>
    <w:rsid w:val="00677406"/>
    <w:rsid w:val="006807AF"/>
    <w:rsid w:val="006811A3"/>
    <w:rsid w:val="006812C8"/>
    <w:rsid w:val="00682049"/>
    <w:rsid w:val="0069160D"/>
    <w:rsid w:val="006922D3"/>
    <w:rsid w:val="006A09E9"/>
    <w:rsid w:val="006A1746"/>
    <w:rsid w:val="006A176E"/>
    <w:rsid w:val="006A1AFC"/>
    <w:rsid w:val="006A458C"/>
    <w:rsid w:val="006A585C"/>
    <w:rsid w:val="006A6274"/>
    <w:rsid w:val="006A6994"/>
    <w:rsid w:val="006A7550"/>
    <w:rsid w:val="006A7D03"/>
    <w:rsid w:val="006B13E6"/>
    <w:rsid w:val="006B29D5"/>
    <w:rsid w:val="006B647D"/>
    <w:rsid w:val="006C085B"/>
    <w:rsid w:val="006C1937"/>
    <w:rsid w:val="006C643D"/>
    <w:rsid w:val="006C6FA4"/>
    <w:rsid w:val="006C752F"/>
    <w:rsid w:val="006E07F1"/>
    <w:rsid w:val="006E0C2A"/>
    <w:rsid w:val="006E3C59"/>
    <w:rsid w:val="006E421C"/>
    <w:rsid w:val="006E42AA"/>
    <w:rsid w:val="006F02BA"/>
    <w:rsid w:val="006F36E4"/>
    <w:rsid w:val="006F6E2F"/>
    <w:rsid w:val="006F6F20"/>
    <w:rsid w:val="006F7ABC"/>
    <w:rsid w:val="00701977"/>
    <w:rsid w:val="00703F4A"/>
    <w:rsid w:val="0070566A"/>
    <w:rsid w:val="007058CB"/>
    <w:rsid w:val="00705BFF"/>
    <w:rsid w:val="00706666"/>
    <w:rsid w:val="00707D5D"/>
    <w:rsid w:val="00710694"/>
    <w:rsid w:val="00710A8B"/>
    <w:rsid w:val="00711B52"/>
    <w:rsid w:val="00711D20"/>
    <w:rsid w:val="00717414"/>
    <w:rsid w:val="00721E24"/>
    <w:rsid w:val="00730E04"/>
    <w:rsid w:val="0073181E"/>
    <w:rsid w:val="00732A56"/>
    <w:rsid w:val="00732F18"/>
    <w:rsid w:val="0074189C"/>
    <w:rsid w:val="007431E3"/>
    <w:rsid w:val="00744244"/>
    <w:rsid w:val="007448D7"/>
    <w:rsid w:val="0075378B"/>
    <w:rsid w:val="0075403C"/>
    <w:rsid w:val="00754A83"/>
    <w:rsid w:val="00755534"/>
    <w:rsid w:val="00756009"/>
    <w:rsid w:val="00756C0F"/>
    <w:rsid w:val="007604D3"/>
    <w:rsid w:val="007642EA"/>
    <w:rsid w:val="00764D67"/>
    <w:rsid w:val="0077063D"/>
    <w:rsid w:val="00774D1B"/>
    <w:rsid w:val="007778A5"/>
    <w:rsid w:val="00780E8D"/>
    <w:rsid w:val="00782B27"/>
    <w:rsid w:val="00782D5F"/>
    <w:rsid w:val="0078381D"/>
    <w:rsid w:val="0078427E"/>
    <w:rsid w:val="00791159"/>
    <w:rsid w:val="007958E1"/>
    <w:rsid w:val="007A01B1"/>
    <w:rsid w:val="007A2179"/>
    <w:rsid w:val="007A2E3F"/>
    <w:rsid w:val="007A3C1B"/>
    <w:rsid w:val="007B2ACD"/>
    <w:rsid w:val="007B2BBC"/>
    <w:rsid w:val="007B7345"/>
    <w:rsid w:val="007C17FC"/>
    <w:rsid w:val="007C2E3B"/>
    <w:rsid w:val="007C37CD"/>
    <w:rsid w:val="007C4311"/>
    <w:rsid w:val="007C46BF"/>
    <w:rsid w:val="007C600A"/>
    <w:rsid w:val="007C6C19"/>
    <w:rsid w:val="007D1B6C"/>
    <w:rsid w:val="007D3896"/>
    <w:rsid w:val="007D69FB"/>
    <w:rsid w:val="007D7938"/>
    <w:rsid w:val="007E5806"/>
    <w:rsid w:val="007F0147"/>
    <w:rsid w:val="007F2BD3"/>
    <w:rsid w:val="007F2C03"/>
    <w:rsid w:val="007F2EC3"/>
    <w:rsid w:val="007F4E3D"/>
    <w:rsid w:val="00803DB7"/>
    <w:rsid w:val="00804A4C"/>
    <w:rsid w:val="00804C1E"/>
    <w:rsid w:val="008126B0"/>
    <w:rsid w:val="00817AE7"/>
    <w:rsid w:val="0082044F"/>
    <w:rsid w:val="00823075"/>
    <w:rsid w:val="008247E9"/>
    <w:rsid w:val="008248C8"/>
    <w:rsid w:val="0082618F"/>
    <w:rsid w:val="00826607"/>
    <w:rsid w:val="008301E3"/>
    <w:rsid w:val="008318A6"/>
    <w:rsid w:val="0083391F"/>
    <w:rsid w:val="00834451"/>
    <w:rsid w:val="00835DE1"/>
    <w:rsid w:val="008423E2"/>
    <w:rsid w:val="008439DA"/>
    <w:rsid w:val="00846990"/>
    <w:rsid w:val="00846E7D"/>
    <w:rsid w:val="008471E8"/>
    <w:rsid w:val="0085005B"/>
    <w:rsid w:val="00850FBB"/>
    <w:rsid w:val="00852EC9"/>
    <w:rsid w:val="00852F28"/>
    <w:rsid w:val="00856993"/>
    <w:rsid w:val="00856CF2"/>
    <w:rsid w:val="00856CFE"/>
    <w:rsid w:val="0085790B"/>
    <w:rsid w:val="00857EA0"/>
    <w:rsid w:val="00866216"/>
    <w:rsid w:val="0086753F"/>
    <w:rsid w:val="008717DE"/>
    <w:rsid w:val="00873B2B"/>
    <w:rsid w:val="008764B3"/>
    <w:rsid w:val="008764BD"/>
    <w:rsid w:val="00876C4D"/>
    <w:rsid w:val="008803E4"/>
    <w:rsid w:val="00880B8E"/>
    <w:rsid w:val="00880D99"/>
    <w:rsid w:val="0088494F"/>
    <w:rsid w:val="00885A68"/>
    <w:rsid w:val="008860D6"/>
    <w:rsid w:val="008871D4"/>
    <w:rsid w:val="00887F15"/>
    <w:rsid w:val="008911AE"/>
    <w:rsid w:val="00893BBD"/>
    <w:rsid w:val="008945EC"/>
    <w:rsid w:val="008A0672"/>
    <w:rsid w:val="008A121C"/>
    <w:rsid w:val="008A46A6"/>
    <w:rsid w:val="008A55B6"/>
    <w:rsid w:val="008A5F01"/>
    <w:rsid w:val="008A5F94"/>
    <w:rsid w:val="008A6FD5"/>
    <w:rsid w:val="008A714E"/>
    <w:rsid w:val="008B056D"/>
    <w:rsid w:val="008B2912"/>
    <w:rsid w:val="008B334C"/>
    <w:rsid w:val="008B3EF8"/>
    <w:rsid w:val="008B4D41"/>
    <w:rsid w:val="008B64C8"/>
    <w:rsid w:val="008C0C6A"/>
    <w:rsid w:val="008C2E71"/>
    <w:rsid w:val="008C7739"/>
    <w:rsid w:val="008D3950"/>
    <w:rsid w:val="008D7057"/>
    <w:rsid w:val="008E05D7"/>
    <w:rsid w:val="008E0835"/>
    <w:rsid w:val="008E0B3E"/>
    <w:rsid w:val="008E1171"/>
    <w:rsid w:val="008E130B"/>
    <w:rsid w:val="008E234D"/>
    <w:rsid w:val="008E3E66"/>
    <w:rsid w:val="008E5691"/>
    <w:rsid w:val="008E6E0D"/>
    <w:rsid w:val="008F2A09"/>
    <w:rsid w:val="008F458E"/>
    <w:rsid w:val="008F474D"/>
    <w:rsid w:val="008F5C70"/>
    <w:rsid w:val="008F6DAB"/>
    <w:rsid w:val="008F7FEB"/>
    <w:rsid w:val="0090381D"/>
    <w:rsid w:val="00904F71"/>
    <w:rsid w:val="00906962"/>
    <w:rsid w:val="00910A60"/>
    <w:rsid w:val="00911808"/>
    <w:rsid w:val="009137CF"/>
    <w:rsid w:val="0091399B"/>
    <w:rsid w:val="00913DF8"/>
    <w:rsid w:val="00914AD4"/>
    <w:rsid w:val="00915252"/>
    <w:rsid w:val="0091566E"/>
    <w:rsid w:val="0091628C"/>
    <w:rsid w:val="00916F6E"/>
    <w:rsid w:val="00930AC3"/>
    <w:rsid w:val="0093138D"/>
    <w:rsid w:val="00931532"/>
    <w:rsid w:val="009326F6"/>
    <w:rsid w:val="009330E0"/>
    <w:rsid w:val="00933D70"/>
    <w:rsid w:val="00933E00"/>
    <w:rsid w:val="009357B4"/>
    <w:rsid w:val="009366B2"/>
    <w:rsid w:val="00937DDB"/>
    <w:rsid w:val="00940757"/>
    <w:rsid w:val="009408DE"/>
    <w:rsid w:val="009411B8"/>
    <w:rsid w:val="0094201C"/>
    <w:rsid w:val="009426D1"/>
    <w:rsid w:val="009442F0"/>
    <w:rsid w:val="00944CBD"/>
    <w:rsid w:val="00951A11"/>
    <w:rsid w:val="0095454A"/>
    <w:rsid w:val="00955668"/>
    <w:rsid w:val="00955AAB"/>
    <w:rsid w:val="00956721"/>
    <w:rsid w:val="00956A7B"/>
    <w:rsid w:val="00960631"/>
    <w:rsid w:val="0096118E"/>
    <w:rsid w:val="009614DA"/>
    <w:rsid w:val="00961B4A"/>
    <w:rsid w:val="00965FB3"/>
    <w:rsid w:val="00967FC7"/>
    <w:rsid w:val="00971C8E"/>
    <w:rsid w:val="00972EB9"/>
    <w:rsid w:val="00976A39"/>
    <w:rsid w:val="00977234"/>
    <w:rsid w:val="0097750C"/>
    <w:rsid w:val="00980B77"/>
    <w:rsid w:val="009816E1"/>
    <w:rsid w:val="00981DFC"/>
    <w:rsid w:val="00983269"/>
    <w:rsid w:val="009842AC"/>
    <w:rsid w:val="009847E5"/>
    <w:rsid w:val="00984C1C"/>
    <w:rsid w:val="00985443"/>
    <w:rsid w:val="00992D3A"/>
    <w:rsid w:val="00992E93"/>
    <w:rsid w:val="00993A41"/>
    <w:rsid w:val="009A1807"/>
    <w:rsid w:val="009A202A"/>
    <w:rsid w:val="009A3B7C"/>
    <w:rsid w:val="009A4A58"/>
    <w:rsid w:val="009A6815"/>
    <w:rsid w:val="009A6DFB"/>
    <w:rsid w:val="009A70A3"/>
    <w:rsid w:val="009A7B64"/>
    <w:rsid w:val="009B317D"/>
    <w:rsid w:val="009B4E4C"/>
    <w:rsid w:val="009B57AE"/>
    <w:rsid w:val="009C18F7"/>
    <w:rsid w:val="009C27D9"/>
    <w:rsid w:val="009C4617"/>
    <w:rsid w:val="009C5900"/>
    <w:rsid w:val="009C6AB3"/>
    <w:rsid w:val="009D0FAC"/>
    <w:rsid w:val="009D3D91"/>
    <w:rsid w:val="009D5474"/>
    <w:rsid w:val="009E2604"/>
    <w:rsid w:val="009E2781"/>
    <w:rsid w:val="009E4389"/>
    <w:rsid w:val="009E7CDD"/>
    <w:rsid w:val="009F09C6"/>
    <w:rsid w:val="009F0F44"/>
    <w:rsid w:val="009F1679"/>
    <w:rsid w:val="009F2C5C"/>
    <w:rsid w:val="009F3865"/>
    <w:rsid w:val="009F6485"/>
    <w:rsid w:val="00A00278"/>
    <w:rsid w:val="00A002D6"/>
    <w:rsid w:val="00A00357"/>
    <w:rsid w:val="00A004F1"/>
    <w:rsid w:val="00A00783"/>
    <w:rsid w:val="00A063FE"/>
    <w:rsid w:val="00A07F50"/>
    <w:rsid w:val="00A10686"/>
    <w:rsid w:val="00A12B6D"/>
    <w:rsid w:val="00A17F9D"/>
    <w:rsid w:val="00A2550D"/>
    <w:rsid w:val="00A31274"/>
    <w:rsid w:val="00A343BF"/>
    <w:rsid w:val="00A35414"/>
    <w:rsid w:val="00A371F5"/>
    <w:rsid w:val="00A401BF"/>
    <w:rsid w:val="00A40EEC"/>
    <w:rsid w:val="00A4427F"/>
    <w:rsid w:val="00A5067C"/>
    <w:rsid w:val="00A51C14"/>
    <w:rsid w:val="00A51FC3"/>
    <w:rsid w:val="00A5375D"/>
    <w:rsid w:val="00A571EA"/>
    <w:rsid w:val="00A60ABE"/>
    <w:rsid w:val="00A65D37"/>
    <w:rsid w:val="00A672D0"/>
    <w:rsid w:val="00A70F1E"/>
    <w:rsid w:val="00A721AC"/>
    <w:rsid w:val="00A72E0F"/>
    <w:rsid w:val="00A73C1C"/>
    <w:rsid w:val="00A7423F"/>
    <w:rsid w:val="00A81B2E"/>
    <w:rsid w:val="00A820D5"/>
    <w:rsid w:val="00A9031D"/>
    <w:rsid w:val="00A90DB4"/>
    <w:rsid w:val="00A9275B"/>
    <w:rsid w:val="00A92CE2"/>
    <w:rsid w:val="00A9383B"/>
    <w:rsid w:val="00A953B4"/>
    <w:rsid w:val="00AA109E"/>
    <w:rsid w:val="00AA1436"/>
    <w:rsid w:val="00AA2B39"/>
    <w:rsid w:val="00AA54B8"/>
    <w:rsid w:val="00AA72BD"/>
    <w:rsid w:val="00AA785C"/>
    <w:rsid w:val="00AB3291"/>
    <w:rsid w:val="00AB6AC1"/>
    <w:rsid w:val="00AC1929"/>
    <w:rsid w:val="00AC2C07"/>
    <w:rsid w:val="00AD1F4D"/>
    <w:rsid w:val="00AD205B"/>
    <w:rsid w:val="00AD23CF"/>
    <w:rsid w:val="00AD25A8"/>
    <w:rsid w:val="00AD4C61"/>
    <w:rsid w:val="00AE2293"/>
    <w:rsid w:val="00AE5EA1"/>
    <w:rsid w:val="00AE6010"/>
    <w:rsid w:val="00AE732A"/>
    <w:rsid w:val="00AE7C9B"/>
    <w:rsid w:val="00AF07F6"/>
    <w:rsid w:val="00AF3607"/>
    <w:rsid w:val="00AF37C3"/>
    <w:rsid w:val="00AF3B1A"/>
    <w:rsid w:val="00AF6243"/>
    <w:rsid w:val="00B02066"/>
    <w:rsid w:val="00B02075"/>
    <w:rsid w:val="00B06718"/>
    <w:rsid w:val="00B1035E"/>
    <w:rsid w:val="00B10C55"/>
    <w:rsid w:val="00B12082"/>
    <w:rsid w:val="00B12C69"/>
    <w:rsid w:val="00B144A5"/>
    <w:rsid w:val="00B167F5"/>
    <w:rsid w:val="00B2079C"/>
    <w:rsid w:val="00B32F9C"/>
    <w:rsid w:val="00B3599D"/>
    <w:rsid w:val="00B36CAD"/>
    <w:rsid w:val="00B37283"/>
    <w:rsid w:val="00B37A86"/>
    <w:rsid w:val="00B40FDB"/>
    <w:rsid w:val="00B41D56"/>
    <w:rsid w:val="00B44A3C"/>
    <w:rsid w:val="00B47119"/>
    <w:rsid w:val="00B4723D"/>
    <w:rsid w:val="00B473CC"/>
    <w:rsid w:val="00B550B9"/>
    <w:rsid w:val="00B61FC0"/>
    <w:rsid w:val="00B62F62"/>
    <w:rsid w:val="00B64616"/>
    <w:rsid w:val="00B65248"/>
    <w:rsid w:val="00B65EBC"/>
    <w:rsid w:val="00B67C12"/>
    <w:rsid w:val="00B74984"/>
    <w:rsid w:val="00B75C88"/>
    <w:rsid w:val="00B76C6A"/>
    <w:rsid w:val="00B77134"/>
    <w:rsid w:val="00B808AA"/>
    <w:rsid w:val="00B83425"/>
    <w:rsid w:val="00B834C2"/>
    <w:rsid w:val="00B8555F"/>
    <w:rsid w:val="00B86D10"/>
    <w:rsid w:val="00B925AC"/>
    <w:rsid w:val="00B93B36"/>
    <w:rsid w:val="00B9445E"/>
    <w:rsid w:val="00B9514F"/>
    <w:rsid w:val="00B964B5"/>
    <w:rsid w:val="00BA0394"/>
    <w:rsid w:val="00BA084E"/>
    <w:rsid w:val="00BA132C"/>
    <w:rsid w:val="00BA2FCB"/>
    <w:rsid w:val="00BA5253"/>
    <w:rsid w:val="00BA6F9A"/>
    <w:rsid w:val="00BB0BF5"/>
    <w:rsid w:val="00BB23B7"/>
    <w:rsid w:val="00BB320D"/>
    <w:rsid w:val="00BB36CC"/>
    <w:rsid w:val="00BB460A"/>
    <w:rsid w:val="00BB513B"/>
    <w:rsid w:val="00BB69A7"/>
    <w:rsid w:val="00BB6B64"/>
    <w:rsid w:val="00BC11B4"/>
    <w:rsid w:val="00BC506F"/>
    <w:rsid w:val="00BC7A2A"/>
    <w:rsid w:val="00BD22FC"/>
    <w:rsid w:val="00BD4BFD"/>
    <w:rsid w:val="00BD5280"/>
    <w:rsid w:val="00BD6D58"/>
    <w:rsid w:val="00BD7B3C"/>
    <w:rsid w:val="00BE125D"/>
    <w:rsid w:val="00BE1FBD"/>
    <w:rsid w:val="00BE3805"/>
    <w:rsid w:val="00BE763D"/>
    <w:rsid w:val="00BF0F2F"/>
    <w:rsid w:val="00BF134A"/>
    <w:rsid w:val="00BF2EC9"/>
    <w:rsid w:val="00BF4055"/>
    <w:rsid w:val="00BF7CEB"/>
    <w:rsid w:val="00C0075B"/>
    <w:rsid w:val="00C010EB"/>
    <w:rsid w:val="00C025BF"/>
    <w:rsid w:val="00C041DE"/>
    <w:rsid w:val="00C05C0D"/>
    <w:rsid w:val="00C05DC8"/>
    <w:rsid w:val="00C05F43"/>
    <w:rsid w:val="00C0748E"/>
    <w:rsid w:val="00C10A1D"/>
    <w:rsid w:val="00C10B4D"/>
    <w:rsid w:val="00C10E56"/>
    <w:rsid w:val="00C11122"/>
    <w:rsid w:val="00C129EA"/>
    <w:rsid w:val="00C14401"/>
    <w:rsid w:val="00C159B2"/>
    <w:rsid w:val="00C15A1A"/>
    <w:rsid w:val="00C15BF7"/>
    <w:rsid w:val="00C16F8C"/>
    <w:rsid w:val="00C2002D"/>
    <w:rsid w:val="00C2050B"/>
    <w:rsid w:val="00C20765"/>
    <w:rsid w:val="00C20B63"/>
    <w:rsid w:val="00C219AE"/>
    <w:rsid w:val="00C220AE"/>
    <w:rsid w:val="00C24384"/>
    <w:rsid w:val="00C24783"/>
    <w:rsid w:val="00C24BAC"/>
    <w:rsid w:val="00C25493"/>
    <w:rsid w:val="00C26732"/>
    <w:rsid w:val="00C27EA2"/>
    <w:rsid w:val="00C3133B"/>
    <w:rsid w:val="00C331BE"/>
    <w:rsid w:val="00C36658"/>
    <w:rsid w:val="00C37210"/>
    <w:rsid w:val="00C40199"/>
    <w:rsid w:val="00C40C19"/>
    <w:rsid w:val="00C42087"/>
    <w:rsid w:val="00C46B19"/>
    <w:rsid w:val="00C46E5C"/>
    <w:rsid w:val="00C4754A"/>
    <w:rsid w:val="00C506D4"/>
    <w:rsid w:val="00C51384"/>
    <w:rsid w:val="00C51BAE"/>
    <w:rsid w:val="00C52265"/>
    <w:rsid w:val="00C53CD1"/>
    <w:rsid w:val="00C5526F"/>
    <w:rsid w:val="00C619A3"/>
    <w:rsid w:val="00C63EE6"/>
    <w:rsid w:val="00C66E08"/>
    <w:rsid w:val="00C717FF"/>
    <w:rsid w:val="00C72ED4"/>
    <w:rsid w:val="00C73A85"/>
    <w:rsid w:val="00C76BDB"/>
    <w:rsid w:val="00C81F80"/>
    <w:rsid w:val="00C82159"/>
    <w:rsid w:val="00C823ED"/>
    <w:rsid w:val="00C82A68"/>
    <w:rsid w:val="00C837DA"/>
    <w:rsid w:val="00C86B4D"/>
    <w:rsid w:val="00C876CC"/>
    <w:rsid w:val="00C90D32"/>
    <w:rsid w:val="00C91976"/>
    <w:rsid w:val="00C94619"/>
    <w:rsid w:val="00C94E2A"/>
    <w:rsid w:val="00C96B19"/>
    <w:rsid w:val="00C97C6B"/>
    <w:rsid w:val="00CA1383"/>
    <w:rsid w:val="00CA2FD2"/>
    <w:rsid w:val="00CA4090"/>
    <w:rsid w:val="00CA4CA3"/>
    <w:rsid w:val="00CB1104"/>
    <w:rsid w:val="00CC6802"/>
    <w:rsid w:val="00CC7838"/>
    <w:rsid w:val="00CC7C29"/>
    <w:rsid w:val="00CD03E5"/>
    <w:rsid w:val="00CD0A42"/>
    <w:rsid w:val="00CD1714"/>
    <w:rsid w:val="00CD38DF"/>
    <w:rsid w:val="00CD4965"/>
    <w:rsid w:val="00CD626C"/>
    <w:rsid w:val="00CD7192"/>
    <w:rsid w:val="00CE003A"/>
    <w:rsid w:val="00CE0380"/>
    <w:rsid w:val="00CE3393"/>
    <w:rsid w:val="00CE538F"/>
    <w:rsid w:val="00CE6176"/>
    <w:rsid w:val="00CF0CD1"/>
    <w:rsid w:val="00CF1AEB"/>
    <w:rsid w:val="00D00E28"/>
    <w:rsid w:val="00D02358"/>
    <w:rsid w:val="00D02A94"/>
    <w:rsid w:val="00D102FB"/>
    <w:rsid w:val="00D1077C"/>
    <w:rsid w:val="00D11379"/>
    <w:rsid w:val="00D12692"/>
    <w:rsid w:val="00D16865"/>
    <w:rsid w:val="00D17C55"/>
    <w:rsid w:val="00D20368"/>
    <w:rsid w:val="00D21662"/>
    <w:rsid w:val="00D21B31"/>
    <w:rsid w:val="00D239BA"/>
    <w:rsid w:val="00D307ED"/>
    <w:rsid w:val="00D3664D"/>
    <w:rsid w:val="00D36A60"/>
    <w:rsid w:val="00D4135C"/>
    <w:rsid w:val="00D41BE3"/>
    <w:rsid w:val="00D41F97"/>
    <w:rsid w:val="00D45EEE"/>
    <w:rsid w:val="00D51F32"/>
    <w:rsid w:val="00D52865"/>
    <w:rsid w:val="00D52D1B"/>
    <w:rsid w:val="00D54739"/>
    <w:rsid w:val="00D558D6"/>
    <w:rsid w:val="00D578E8"/>
    <w:rsid w:val="00D61BBC"/>
    <w:rsid w:val="00D63A30"/>
    <w:rsid w:val="00D63C23"/>
    <w:rsid w:val="00D6447A"/>
    <w:rsid w:val="00D66300"/>
    <w:rsid w:val="00D71103"/>
    <w:rsid w:val="00D73897"/>
    <w:rsid w:val="00D752DA"/>
    <w:rsid w:val="00D75832"/>
    <w:rsid w:val="00D75C04"/>
    <w:rsid w:val="00D76AF6"/>
    <w:rsid w:val="00D82088"/>
    <w:rsid w:val="00D82228"/>
    <w:rsid w:val="00D82ACB"/>
    <w:rsid w:val="00D83508"/>
    <w:rsid w:val="00D84AF4"/>
    <w:rsid w:val="00D9186C"/>
    <w:rsid w:val="00D92499"/>
    <w:rsid w:val="00D9275D"/>
    <w:rsid w:val="00D93A34"/>
    <w:rsid w:val="00D94576"/>
    <w:rsid w:val="00D94D33"/>
    <w:rsid w:val="00DA114F"/>
    <w:rsid w:val="00DA2D4F"/>
    <w:rsid w:val="00DA6EC1"/>
    <w:rsid w:val="00DA7172"/>
    <w:rsid w:val="00DB0461"/>
    <w:rsid w:val="00DB0F71"/>
    <w:rsid w:val="00DB14FD"/>
    <w:rsid w:val="00DB46AE"/>
    <w:rsid w:val="00DB5F29"/>
    <w:rsid w:val="00DC32C8"/>
    <w:rsid w:val="00DC34C6"/>
    <w:rsid w:val="00DC3B6B"/>
    <w:rsid w:val="00DD05A5"/>
    <w:rsid w:val="00DD1E9C"/>
    <w:rsid w:val="00DD2A55"/>
    <w:rsid w:val="00DD46C8"/>
    <w:rsid w:val="00DD4B78"/>
    <w:rsid w:val="00DD553A"/>
    <w:rsid w:val="00DE1546"/>
    <w:rsid w:val="00DE1FCF"/>
    <w:rsid w:val="00DE29AD"/>
    <w:rsid w:val="00DF0F92"/>
    <w:rsid w:val="00DF1D46"/>
    <w:rsid w:val="00DF2A96"/>
    <w:rsid w:val="00DF7C0B"/>
    <w:rsid w:val="00E00C43"/>
    <w:rsid w:val="00E00F3C"/>
    <w:rsid w:val="00E01385"/>
    <w:rsid w:val="00E0172B"/>
    <w:rsid w:val="00E01CA0"/>
    <w:rsid w:val="00E036AE"/>
    <w:rsid w:val="00E03C29"/>
    <w:rsid w:val="00E03FD2"/>
    <w:rsid w:val="00E044B5"/>
    <w:rsid w:val="00E04671"/>
    <w:rsid w:val="00E06DDD"/>
    <w:rsid w:val="00E07FF8"/>
    <w:rsid w:val="00E10321"/>
    <w:rsid w:val="00E13059"/>
    <w:rsid w:val="00E130A4"/>
    <w:rsid w:val="00E21AF5"/>
    <w:rsid w:val="00E23A9B"/>
    <w:rsid w:val="00E25ACC"/>
    <w:rsid w:val="00E30A36"/>
    <w:rsid w:val="00E3108C"/>
    <w:rsid w:val="00E332A2"/>
    <w:rsid w:val="00E33B94"/>
    <w:rsid w:val="00E36280"/>
    <w:rsid w:val="00E36EFA"/>
    <w:rsid w:val="00E403BE"/>
    <w:rsid w:val="00E414D2"/>
    <w:rsid w:val="00E45E65"/>
    <w:rsid w:val="00E46D39"/>
    <w:rsid w:val="00E51D99"/>
    <w:rsid w:val="00E54535"/>
    <w:rsid w:val="00E55D3C"/>
    <w:rsid w:val="00E56CFE"/>
    <w:rsid w:val="00E56D48"/>
    <w:rsid w:val="00E60757"/>
    <w:rsid w:val="00E6227C"/>
    <w:rsid w:val="00E6287C"/>
    <w:rsid w:val="00E62CC0"/>
    <w:rsid w:val="00E653FC"/>
    <w:rsid w:val="00E66D55"/>
    <w:rsid w:val="00E74970"/>
    <w:rsid w:val="00E7662D"/>
    <w:rsid w:val="00E86BDD"/>
    <w:rsid w:val="00E87DAB"/>
    <w:rsid w:val="00E91FF5"/>
    <w:rsid w:val="00E933FF"/>
    <w:rsid w:val="00E940EC"/>
    <w:rsid w:val="00E944DA"/>
    <w:rsid w:val="00E961E2"/>
    <w:rsid w:val="00E96EC6"/>
    <w:rsid w:val="00E97368"/>
    <w:rsid w:val="00EA43CB"/>
    <w:rsid w:val="00EA5470"/>
    <w:rsid w:val="00EA5F45"/>
    <w:rsid w:val="00EB6072"/>
    <w:rsid w:val="00EB65A7"/>
    <w:rsid w:val="00EB7C70"/>
    <w:rsid w:val="00EC18F1"/>
    <w:rsid w:val="00EC48FA"/>
    <w:rsid w:val="00EC68B2"/>
    <w:rsid w:val="00ED02FA"/>
    <w:rsid w:val="00ED2234"/>
    <w:rsid w:val="00ED7DE7"/>
    <w:rsid w:val="00EE0637"/>
    <w:rsid w:val="00EE0A71"/>
    <w:rsid w:val="00EE2944"/>
    <w:rsid w:val="00EE5440"/>
    <w:rsid w:val="00EE776D"/>
    <w:rsid w:val="00EF1ADA"/>
    <w:rsid w:val="00EF22F4"/>
    <w:rsid w:val="00EF377D"/>
    <w:rsid w:val="00F01A27"/>
    <w:rsid w:val="00F02387"/>
    <w:rsid w:val="00F02DD4"/>
    <w:rsid w:val="00F077A1"/>
    <w:rsid w:val="00F1082E"/>
    <w:rsid w:val="00F10C50"/>
    <w:rsid w:val="00F13C61"/>
    <w:rsid w:val="00F15457"/>
    <w:rsid w:val="00F15B5E"/>
    <w:rsid w:val="00F16BF9"/>
    <w:rsid w:val="00F17434"/>
    <w:rsid w:val="00F22951"/>
    <w:rsid w:val="00F22DDD"/>
    <w:rsid w:val="00F24E6D"/>
    <w:rsid w:val="00F25778"/>
    <w:rsid w:val="00F303D9"/>
    <w:rsid w:val="00F30F10"/>
    <w:rsid w:val="00F319C2"/>
    <w:rsid w:val="00F31C09"/>
    <w:rsid w:val="00F3371C"/>
    <w:rsid w:val="00F33DF1"/>
    <w:rsid w:val="00F34FEF"/>
    <w:rsid w:val="00F353F5"/>
    <w:rsid w:val="00F3679C"/>
    <w:rsid w:val="00F37C29"/>
    <w:rsid w:val="00F40DB3"/>
    <w:rsid w:val="00F4263C"/>
    <w:rsid w:val="00F42F27"/>
    <w:rsid w:val="00F5075C"/>
    <w:rsid w:val="00F52666"/>
    <w:rsid w:val="00F52E17"/>
    <w:rsid w:val="00F5364F"/>
    <w:rsid w:val="00F54641"/>
    <w:rsid w:val="00F63EE4"/>
    <w:rsid w:val="00F6419E"/>
    <w:rsid w:val="00F66E90"/>
    <w:rsid w:val="00F77BE5"/>
    <w:rsid w:val="00F80A1F"/>
    <w:rsid w:val="00F9633D"/>
    <w:rsid w:val="00F967FF"/>
    <w:rsid w:val="00FA217D"/>
    <w:rsid w:val="00FA289F"/>
    <w:rsid w:val="00FA5FA3"/>
    <w:rsid w:val="00FA648F"/>
    <w:rsid w:val="00FA6967"/>
    <w:rsid w:val="00FA6F96"/>
    <w:rsid w:val="00FA700A"/>
    <w:rsid w:val="00FB0F90"/>
    <w:rsid w:val="00FB641D"/>
    <w:rsid w:val="00FC3C5B"/>
    <w:rsid w:val="00FC5ACF"/>
    <w:rsid w:val="00FD1370"/>
    <w:rsid w:val="00FD2224"/>
    <w:rsid w:val="00FD44A1"/>
    <w:rsid w:val="00FD6920"/>
    <w:rsid w:val="00FF0D00"/>
    <w:rsid w:val="00FF0E58"/>
    <w:rsid w:val="00FF430B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FE3E80"/>
  <w15:docId w15:val="{88997871-D374-4400-930F-544BA9E1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426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40C1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E046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9D3D9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link w:val="Heading5Char"/>
    <w:uiPriority w:val="9"/>
    <w:qFormat/>
    <w:rsid w:val="00A343BF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550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05C0D"/>
    <w:rPr>
      <w:i/>
      <w:iCs/>
    </w:rPr>
  </w:style>
  <w:style w:type="paragraph" w:customStyle="1" w:styleId="EndNoteBibliographyTitle">
    <w:name w:val="EndNote Bibliography Title"/>
    <w:basedOn w:val="Normal"/>
    <w:link w:val="EndNoteBibliographyTitleChar"/>
    <w:rsid w:val="00C05C0D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05C0D"/>
    <w:rPr>
      <w:noProof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C05C0D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05C0D"/>
    <w:rPr>
      <w:noProof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343BF"/>
    <w:rPr>
      <w:b/>
      <w:bCs/>
    </w:rPr>
  </w:style>
  <w:style w:type="paragraph" w:styleId="Title">
    <w:name w:val="Title"/>
    <w:basedOn w:val="Normal"/>
    <w:next w:val="Normal"/>
    <w:link w:val="TitleChar"/>
    <w:qFormat/>
    <w:rsid w:val="00F426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F42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F426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rsid w:val="00027D40"/>
    <w:rPr>
      <w:rFonts w:ascii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27D40"/>
    <w:rPr>
      <w:rFonts w:ascii="SimSun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D2166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216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21662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21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21662"/>
    <w:rPr>
      <w:b/>
      <w:bCs/>
    </w:rPr>
  </w:style>
  <w:style w:type="paragraph" w:styleId="Revision">
    <w:name w:val="Revision"/>
    <w:hidden/>
    <w:uiPriority w:val="99"/>
    <w:semiHidden/>
    <w:rsid w:val="00D21662"/>
    <w:rPr>
      <w:sz w:val="24"/>
      <w:szCs w:val="24"/>
    </w:rPr>
  </w:style>
  <w:style w:type="paragraph" w:customStyle="1" w:styleId="p">
    <w:name w:val="p"/>
    <w:basedOn w:val="Normal"/>
    <w:rsid w:val="00E0172B"/>
    <w:pPr>
      <w:spacing w:before="100" w:beforeAutospacing="1" w:after="100" w:afterAutospacing="1"/>
    </w:pPr>
    <w:rPr>
      <w:rFonts w:eastAsia="Times New Roman"/>
    </w:rPr>
  </w:style>
  <w:style w:type="character" w:customStyle="1" w:styleId="Heading3Char">
    <w:name w:val="Heading 3 Char"/>
    <w:basedOn w:val="DefaultParagraphFont"/>
    <w:link w:val="Heading3"/>
    <w:semiHidden/>
    <w:rsid w:val="00E046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C40C1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ilite1">
    <w:name w:val="hilite1"/>
    <w:basedOn w:val="DefaultParagraphFont"/>
    <w:rsid w:val="00C40C19"/>
  </w:style>
  <w:style w:type="character" w:customStyle="1" w:styleId="Heading4Char">
    <w:name w:val="Heading 4 Char"/>
    <w:basedOn w:val="DefaultParagraphFont"/>
    <w:link w:val="Heading4"/>
    <w:rsid w:val="009D3D91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customStyle="1" w:styleId="highlight">
    <w:name w:val="highlight"/>
    <w:basedOn w:val="DefaultParagraphFont"/>
    <w:rsid w:val="008B056D"/>
  </w:style>
  <w:style w:type="paragraph" w:styleId="HTMLPreformatted">
    <w:name w:val="HTML Preformatted"/>
    <w:basedOn w:val="Normal"/>
    <w:link w:val="HTMLPreformattedChar"/>
    <w:uiPriority w:val="99"/>
    <w:unhideWhenUsed/>
    <w:rsid w:val="00A10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0686"/>
    <w:rPr>
      <w:rFonts w:ascii="Courier New" w:eastAsia="Times New Roman" w:hAnsi="Courier New" w:cs="Courier New"/>
    </w:rPr>
  </w:style>
  <w:style w:type="character" w:customStyle="1" w:styleId="gnkrckgcgsb">
    <w:name w:val="gnkrckgcgsb"/>
    <w:basedOn w:val="DefaultParagraphFont"/>
    <w:rsid w:val="00A10686"/>
  </w:style>
  <w:style w:type="character" w:styleId="LineNumber">
    <w:name w:val="line number"/>
    <w:basedOn w:val="DefaultParagraphFont"/>
    <w:semiHidden/>
    <w:unhideWhenUsed/>
    <w:rsid w:val="00961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710">
          <w:marLeft w:val="0"/>
          <w:marRight w:val="0"/>
          <w:marTop w:val="166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ngweifeng.ntu@163.com" TargetMode="External"/><Relationship Id="rId13" Type="http://schemas.openxmlformats.org/officeDocument/2006/relationships/hyperlink" Target="http://asia.ensembl.org/" TargetMode="External"/><Relationship Id="rId18" Type="http://schemas.openxmlformats.org/officeDocument/2006/relationships/hyperlink" Target="https://portal.gdc.cancer.gov/repository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blast.ncbi.nlm.nih.gov/Blast.cgi?PAGE=MegaBlast&amp;PROGRAM=blastn&amp;PAGE_TYPE=BlastSearch&amp;BLAST_SPEC=" TargetMode="External"/><Relationship Id="rId7" Type="http://schemas.openxmlformats.org/officeDocument/2006/relationships/hyperlink" Target="mailto:schrodi@wisc.edu" TargetMode="External"/><Relationship Id="rId12" Type="http://schemas.openxmlformats.org/officeDocument/2006/relationships/hyperlink" Target="https://www.sciencedirect.com/topics/biochemistry-genetics-and-molecular-biology/gene-product" TargetMode="External"/><Relationship Id="rId17" Type="http://schemas.openxmlformats.org/officeDocument/2006/relationships/hyperlink" Target="https://github.com/Shicheng-Guo/HowtoBook/tree/master/PANC.%20" TargetMode="External"/><Relationship Id="rId25" Type="http://schemas.openxmlformats.org/officeDocument/2006/relationships/image" Target="media/image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ast.ncbi.nlm.nih.gov/Blast.cgi?PAGE=MegaBlast&amp;PROGRAM=blastn&amp;PAGE_TYPE=BlastSearch&amp;BLAST_SPEC=" TargetMode="External"/><Relationship Id="rId20" Type="http://schemas.openxmlformats.org/officeDocument/2006/relationships/hyperlink" Target="https://blast.ncbi.nlm.nih.gov/Blast.cgi?PAGE=MegaBlast&amp;PROGRAM=blastn&amp;PAGE_TYPE=BlastSearch&amp;BLAST_SPEC=" TargetMode="External"/><Relationship Id="rId29" Type="http://schemas.openxmlformats.org/officeDocument/2006/relationships/hyperlink" Target="https://blast.ncbi.nlm.nih.gov/Blast.cgi?PAGE=MegaBlast&amp;PROGRAM=blastn&amp;PAGE_TYPE=BlastSearch&amp;BLAST_SPEC=" TargetMode="Externa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hyperlink" Target="https://www.sciencedirect.com/topics/medicine-and-dentistry/cell-cycle-checkpoint" TargetMode="External"/><Relationship Id="rId24" Type="http://schemas.openxmlformats.org/officeDocument/2006/relationships/image" Target="media/image3.png"/><Relationship Id="rId32" Type="http://schemas.microsoft.com/office/2011/relationships/people" Target="people.xml"/><Relationship Id="rId5" Type="http://schemas.openxmlformats.org/officeDocument/2006/relationships/comments" Target="comments.xml"/><Relationship Id="rId15" Type="http://schemas.openxmlformats.org/officeDocument/2006/relationships/hyperlink" Target="https://blast.ncbi.nlm.nih.gov/Blast.cgi?PAGE=MegaBlast&amp;PROGRAM=blastn&amp;PAGE_TYPE=BlastSearch&amp;BLAST_SPEC=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blast.ncbi.nlm.nih.gov/Blast.cgi?PAGE=MegaBlast&amp;PROGRAM=blastn&amp;PAGE_TYPE=BlastSearch&amp;BLAST_SPEC=" TargetMode="External"/><Relationship Id="rId10" Type="http://schemas.openxmlformats.org/officeDocument/2006/relationships/hyperlink" Target="https://www.sciencedirect.com/topics/biochemistry-genetics-and-molecular-biology/oncogenes" TargetMode="External"/><Relationship Id="rId19" Type="http://schemas.openxmlformats.org/officeDocument/2006/relationships/hyperlink" Target="https://cran.r-project.org/web/packages/metafor/index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ciencedirect.com/topics/medicine-and-dentistry/cell-cycle" TargetMode="External"/><Relationship Id="rId14" Type="http://schemas.openxmlformats.org/officeDocument/2006/relationships/hyperlink" Target="https://portal.gdc.cancer.gov/repository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png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99531-B240-412F-8EB2-D6ADB5FD2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C870322F.dotm</Template>
  <TotalTime>314</TotalTime>
  <Pages>20</Pages>
  <Words>6161</Words>
  <Characters>57427</Characters>
  <Application>Microsoft Office Word</Application>
  <DocSecurity>0</DocSecurity>
  <Lines>478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MCHS</Company>
  <LinksUpToDate>false</LinksUpToDate>
  <CharactersWithSpaces>63462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Guo, Shicheng</dc:creator>
  <cp:keywords/>
  <dc:description/>
  <cp:lastModifiedBy>Andreae, Emily A</cp:lastModifiedBy>
  <cp:revision>8</cp:revision>
  <cp:lastPrinted>2019-12-08T02:51:00Z</cp:lastPrinted>
  <dcterms:created xsi:type="dcterms:W3CDTF">2019-12-19T15:31:00Z</dcterms:created>
  <dcterms:modified xsi:type="dcterms:W3CDTF">2019-12-20T14:49:00Z</dcterms:modified>
</cp:coreProperties>
</file>