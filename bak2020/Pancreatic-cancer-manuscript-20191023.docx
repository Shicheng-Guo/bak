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7C1115" w14:textId="61DAFE12" w:rsidR="00C63463" w:rsidRPr="00BE3786" w:rsidRDefault="00E55810" w:rsidP="00BE3786">
      <w:pPr>
        <w:pStyle w:val="Title"/>
        <w:spacing w:before="0" w:after="0"/>
        <w:jc w:val="both"/>
        <w:rPr>
          <w:rFonts w:ascii="Arial" w:hAnsi="Arial" w:cs="Arial"/>
          <w:sz w:val="22"/>
          <w:szCs w:val="22"/>
          <w:rPrChange w:id="0" w:author="Guo, Shicheng" w:date="2019-11-07T17:21:00Z">
            <w:rPr>
              <w:rFonts w:ascii="Times New Roman" w:hAnsi="Times New Roman" w:cs="Times New Roman"/>
              <w:sz w:val="24"/>
            </w:rPr>
          </w:rPrChange>
        </w:rPr>
        <w:pPrChange w:id="1" w:author="Guo, Shicheng" w:date="2019-11-07T17:21:00Z">
          <w:pPr>
            <w:pStyle w:val="Title"/>
            <w:jc w:val="both"/>
          </w:pPr>
        </w:pPrChange>
      </w:pPr>
      <w:bookmarkStart w:id="2" w:name="OLE_LINK8"/>
      <w:bookmarkStart w:id="3" w:name="OLE_LINK9"/>
      <w:r w:rsidRPr="00BE3786">
        <w:rPr>
          <w:rFonts w:ascii="Arial" w:hAnsi="Arial" w:cs="Arial"/>
          <w:sz w:val="22"/>
          <w:szCs w:val="22"/>
          <w:rPrChange w:id="4" w:author="Guo, Shicheng" w:date="2019-11-07T17:21:00Z">
            <w:rPr>
              <w:rFonts w:ascii="Times New Roman" w:hAnsi="Times New Roman" w:cs="Times New Roman"/>
              <w:sz w:val="24"/>
            </w:rPr>
          </w:rPrChange>
        </w:rPr>
        <w:t xml:space="preserve">Intratumor heterogeneity revealed by </w:t>
      </w:r>
      <w:r w:rsidR="003C1450" w:rsidRPr="00BE3786">
        <w:rPr>
          <w:rFonts w:ascii="Arial" w:hAnsi="Arial" w:cs="Arial"/>
          <w:sz w:val="22"/>
          <w:szCs w:val="22"/>
          <w:rPrChange w:id="5" w:author="Guo, Shicheng" w:date="2019-11-07T17:21:00Z">
            <w:rPr>
              <w:rFonts w:ascii="Times New Roman" w:hAnsi="Times New Roman" w:cs="Times New Roman" w:hint="eastAsia"/>
              <w:sz w:val="24"/>
            </w:rPr>
          </w:rPrChange>
        </w:rPr>
        <w:t xml:space="preserve">integrated </w:t>
      </w:r>
      <w:bookmarkStart w:id="6" w:name="OLE_LINK68"/>
      <w:bookmarkStart w:id="7" w:name="OLE_LINK69"/>
      <w:r w:rsidR="003C1450" w:rsidRPr="00BE3786">
        <w:rPr>
          <w:rFonts w:ascii="Arial" w:hAnsi="Arial" w:cs="Arial"/>
          <w:sz w:val="22"/>
          <w:szCs w:val="22"/>
          <w:rPrChange w:id="8" w:author="Guo, Shicheng" w:date="2019-11-07T17:21:00Z">
            <w:rPr>
              <w:rFonts w:ascii="Times New Roman" w:hAnsi="Times New Roman" w:cs="Times New Roman"/>
              <w:sz w:val="24"/>
            </w:rPr>
          </w:rPrChange>
        </w:rPr>
        <w:t xml:space="preserve">multiomic </w:t>
      </w:r>
      <w:bookmarkEnd w:id="6"/>
      <w:bookmarkEnd w:id="7"/>
      <w:r w:rsidR="003C1450" w:rsidRPr="00BE3786">
        <w:rPr>
          <w:rFonts w:ascii="Arial" w:hAnsi="Arial" w:cs="Arial"/>
          <w:sz w:val="22"/>
          <w:szCs w:val="22"/>
          <w:rPrChange w:id="9" w:author="Guo, Shicheng" w:date="2019-11-07T17:21:00Z">
            <w:rPr>
              <w:rFonts w:ascii="Times New Roman" w:hAnsi="Times New Roman" w:cs="Times New Roman"/>
              <w:sz w:val="24"/>
            </w:rPr>
          </w:rPrChange>
        </w:rPr>
        <w:t>analysis</w:t>
      </w:r>
      <w:r w:rsidRPr="00BE3786">
        <w:rPr>
          <w:rFonts w:ascii="Arial" w:hAnsi="Arial" w:cs="Arial"/>
          <w:sz w:val="22"/>
          <w:szCs w:val="22"/>
          <w:rPrChange w:id="10" w:author="Guo, Shicheng" w:date="2019-11-07T17:21:00Z">
            <w:rPr>
              <w:rFonts w:ascii="Times New Roman" w:hAnsi="Times New Roman" w:cs="Times New Roman"/>
              <w:sz w:val="24"/>
            </w:rPr>
          </w:rPrChange>
        </w:rPr>
        <w:t xml:space="preserve"> in pancreatic ductal adenocarcinoma</w:t>
      </w:r>
    </w:p>
    <w:p w14:paraId="60A7FE3C" w14:textId="77777777" w:rsidR="00C63463" w:rsidRPr="00BE3786" w:rsidRDefault="00C63463" w:rsidP="00BE3786">
      <w:pPr>
        <w:rPr>
          <w:rFonts w:ascii="Arial" w:hAnsi="Arial" w:cs="Arial"/>
          <w:sz w:val="22"/>
          <w:rPrChange w:id="11" w:author="Guo, Shicheng" w:date="2019-11-07T17:21:00Z">
            <w:rPr/>
          </w:rPrChange>
        </w:rPr>
        <w:pPrChange w:id="12" w:author="Guo, Shicheng" w:date="2019-11-07T17:21:00Z">
          <w:pPr/>
        </w:pPrChange>
      </w:pPr>
    </w:p>
    <w:bookmarkEnd w:id="2"/>
    <w:bookmarkEnd w:id="3"/>
    <w:p w14:paraId="1950B422" w14:textId="56D6734D" w:rsidR="00437E51" w:rsidRPr="00BE3786" w:rsidRDefault="00437E51" w:rsidP="00BE3786">
      <w:pPr>
        <w:pStyle w:val="HTMLPreformatted"/>
        <w:widowControl/>
        <w:shd w:val="clear" w:color="auto" w:fill="FFFFFF"/>
        <w:jc w:val="both"/>
        <w:rPr>
          <w:rFonts w:ascii="Arial" w:hAnsi="Arial" w:cs="Arial" w:hint="default"/>
          <w:kern w:val="2"/>
          <w:sz w:val="22"/>
          <w:szCs w:val="22"/>
          <w:rPrChange w:id="13" w:author="Guo, Shicheng" w:date="2019-11-07T17:21:00Z">
            <w:rPr>
              <w:rFonts w:ascii="Times New Roman" w:hAnsi="Times New Roman" w:hint="default"/>
              <w:kern w:val="2"/>
            </w:rPr>
          </w:rPrChange>
        </w:rPr>
        <w:pPrChange w:id="14" w:author="Guo, Shicheng" w:date="2019-11-07T17:21:00Z">
          <w:pPr>
            <w:pStyle w:val="HTMLPreformatted"/>
            <w:widowControl/>
            <w:shd w:val="clear" w:color="auto" w:fill="FFFFFF"/>
            <w:spacing w:line="360" w:lineRule="auto"/>
            <w:jc w:val="both"/>
          </w:pPr>
        </w:pPrChange>
      </w:pPr>
      <w:r w:rsidRPr="00BE3786">
        <w:rPr>
          <w:rFonts w:ascii="Arial" w:hAnsi="Arial" w:cs="Arial" w:hint="default"/>
          <w:kern w:val="2"/>
          <w:sz w:val="22"/>
          <w:szCs w:val="22"/>
          <w:rPrChange w:id="15" w:author="Guo, Shicheng" w:date="2019-11-07T17:21:00Z">
            <w:rPr>
              <w:rFonts w:ascii="Times New Roman" w:hAnsi="Times New Roman" w:hint="default"/>
              <w:kern w:val="2"/>
            </w:rPr>
          </w:rPrChange>
        </w:rPr>
        <w:t>1</w:t>
      </w:r>
      <w:r w:rsidRPr="00BE3786">
        <w:rPr>
          <w:rFonts w:ascii="Arial" w:hAnsi="Arial" w:cs="Arial" w:hint="default"/>
          <w:kern w:val="2"/>
          <w:sz w:val="22"/>
          <w:szCs w:val="22"/>
          <w:rPrChange w:id="16" w:author="Guo, Shicheng" w:date="2019-11-07T17:21:00Z">
            <w:rPr>
              <w:rFonts w:ascii="Times New Roman" w:hAnsi="Times New Roman"/>
              <w:kern w:val="2"/>
            </w:rPr>
          </w:rPrChange>
        </w:rPr>
        <w:t>、</w:t>
      </w:r>
      <w:r w:rsidR="00E55810" w:rsidRPr="00BE3786">
        <w:rPr>
          <w:rFonts w:ascii="Arial" w:hAnsi="Arial" w:cs="Arial" w:hint="default"/>
          <w:kern w:val="2"/>
          <w:sz w:val="22"/>
          <w:szCs w:val="22"/>
          <w:rPrChange w:id="17" w:author="Guo, Shicheng" w:date="2019-11-07T17:21:00Z">
            <w:rPr>
              <w:rFonts w:ascii="Times New Roman" w:hAnsi="Times New Roman" w:hint="default"/>
              <w:kern w:val="2"/>
            </w:rPr>
          </w:rPrChange>
        </w:rPr>
        <w:t>Xiaoqian Liu</w:t>
      </w:r>
      <w:r w:rsidR="00E55810" w:rsidRPr="00BE3786">
        <w:rPr>
          <w:rFonts w:ascii="Arial" w:hAnsi="Arial" w:cs="Arial" w:hint="default"/>
          <w:kern w:val="2"/>
          <w:sz w:val="22"/>
          <w:szCs w:val="22"/>
          <w:vertAlign w:val="superscript"/>
          <w:rPrChange w:id="18" w:author="Guo, Shicheng" w:date="2019-11-07T17:21:00Z">
            <w:rPr>
              <w:rFonts w:ascii="Times New Roman" w:hAnsi="Times New Roman" w:hint="default"/>
              <w:kern w:val="2"/>
              <w:vertAlign w:val="superscript"/>
            </w:rPr>
          </w:rPrChange>
        </w:rPr>
        <w:t>1</w:t>
      </w:r>
      <w:r w:rsidR="00E55810" w:rsidRPr="00BE3786">
        <w:rPr>
          <w:rFonts w:ascii="Arial" w:hAnsi="Arial" w:cs="Arial" w:hint="default"/>
          <w:kern w:val="2"/>
          <w:sz w:val="22"/>
          <w:szCs w:val="22"/>
          <w:rPrChange w:id="19" w:author="Guo, Shicheng" w:date="2019-11-07T17:21:00Z">
            <w:rPr>
              <w:rFonts w:ascii="Times New Roman" w:hAnsi="Times New Roman" w:hint="default"/>
              <w:kern w:val="2"/>
            </w:rPr>
          </w:rPrChange>
        </w:rPr>
        <w:t xml:space="preserve">, </w:t>
      </w:r>
      <w:r w:rsidR="00870C74" w:rsidRPr="00BE3786">
        <w:rPr>
          <w:rFonts w:ascii="Arial" w:hAnsi="Arial" w:cs="Arial" w:hint="default"/>
          <w:sz w:val="22"/>
          <w:szCs w:val="22"/>
          <w:rPrChange w:id="20" w:author="Guo, Shicheng" w:date="2019-11-07T17:21:00Z">
            <w:rPr/>
          </w:rPrChange>
        </w:rPr>
        <w:fldChar w:fldCharType="begin"/>
      </w:r>
      <w:r w:rsidR="00870C74" w:rsidRPr="00BE3786">
        <w:rPr>
          <w:rFonts w:ascii="Arial" w:hAnsi="Arial" w:cs="Arial" w:hint="default"/>
          <w:sz w:val="22"/>
          <w:szCs w:val="22"/>
          <w:rPrChange w:id="21" w:author="Guo, Shicheng" w:date="2019-11-07T17:21:00Z">
            <w:rPr/>
          </w:rPrChange>
        </w:rPr>
        <w:instrText xml:space="preserve"> HYPERLINK "mailto:wyliuxiaoqian@126.com" </w:instrText>
      </w:r>
      <w:r w:rsidR="00870C74" w:rsidRPr="00BE3786">
        <w:rPr>
          <w:rFonts w:ascii="Arial" w:hAnsi="Arial" w:cs="Arial" w:hint="default"/>
          <w:sz w:val="22"/>
          <w:szCs w:val="22"/>
          <w:rPrChange w:id="22" w:author="Guo, Shicheng" w:date="2019-11-07T17:21:00Z">
            <w:rPr/>
          </w:rPrChange>
        </w:rPr>
        <w:fldChar w:fldCharType="separate"/>
      </w:r>
      <w:r w:rsidRPr="00BE3786">
        <w:rPr>
          <w:rStyle w:val="Hyperlink"/>
          <w:rFonts w:ascii="Arial" w:hAnsi="Arial" w:cs="Arial" w:hint="default"/>
          <w:b/>
          <w:color w:val="FF0000"/>
          <w:kern w:val="2"/>
          <w:sz w:val="22"/>
          <w:szCs w:val="22"/>
          <w:u w:val="none"/>
          <w:rPrChange w:id="23" w:author="Guo, Shicheng" w:date="2019-11-07T17:21:00Z">
            <w:rPr>
              <w:rStyle w:val="Hyperlink"/>
              <w:rFonts w:ascii="Times New Roman" w:hAnsi="Times New Roman" w:hint="default"/>
              <w:b/>
              <w:color w:val="FF0000"/>
              <w:kern w:val="2"/>
              <w:u w:val="none"/>
            </w:rPr>
          </w:rPrChange>
        </w:rPr>
        <w:t>wyliuxiaoqian@126.com</w:t>
      </w:r>
      <w:r w:rsidR="00870C74" w:rsidRPr="00BE3786">
        <w:rPr>
          <w:rStyle w:val="Hyperlink"/>
          <w:rFonts w:ascii="Arial" w:hAnsi="Arial" w:cs="Arial" w:hint="default"/>
          <w:b/>
          <w:color w:val="FF0000"/>
          <w:kern w:val="2"/>
          <w:sz w:val="22"/>
          <w:szCs w:val="22"/>
          <w:u w:val="none"/>
          <w:rPrChange w:id="24" w:author="Guo, Shicheng" w:date="2019-11-07T17:21:00Z">
            <w:rPr>
              <w:rStyle w:val="Hyperlink"/>
              <w:rFonts w:ascii="Times New Roman" w:hAnsi="Times New Roman"/>
              <w:b/>
              <w:color w:val="FF0000"/>
              <w:kern w:val="2"/>
              <w:u w:val="none"/>
            </w:rPr>
          </w:rPrChange>
        </w:rPr>
        <w:fldChar w:fldCharType="end"/>
      </w:r>
    </w:p>
    <w:p w14:paraId="5690A37B" w14:textId="421D4F27" w:rsidR="00437E51" w:rsidRPr="00BE3786" w:rsidRDefault="00437E51" w:rsidP="00BE3786">
      <w:pPr>
        <w:pStyle w:val="HTMLPreformatted"/>
        <w:widowControl/>
        <w:shd w:val="clear" w:color="auto" w:fill="FFFFFF"/>
        <w:jc w:val="both"/>
        <w:rPr>
          <w:rFonts w:ascii="Arial" w:hAnsi="Arial" w:cs="Arial" w:hint="default"/>
          <w:kern w:val="2"/>
          <w:sz w:val="22"/>
          <w:szCs w:val="22"/>
          <w:rPrChange w:id="25" w:author="Guo, Shicheng" w:date="2019-11-07T17:21:00Z">
            <w:rPr>
              <w:rFonts w:ascii="Times New Roman" w:hAnsi="Times New Roman" w:hint="default"/>
              <w:kern w:val="2"/>
            </w:rPr>
          </w:rPrChange>
        </w:rPr>
        <w:pPrChange w:id="26" w:author="Guo, Shicheng" w:date="2019-11-07T17:21:00Z">
          <w:pPr>
            <w:pStyle w:val="HTMLPreformatted"/>
            <w:widowControl/>
            <w:shd w:val="clear" w:color="auto" w:fill="FFFFFF"/>
            <w:spacing w:line="360" w:lineRule="auto"/>
            <w:jc w:val="both"/>
          </w:pPr>
        </w:pPrChange>
      </w:pPr>
      <w:r w:rsidRPr="00BE3786">
        <w:rPr>
          <w:rFonts w:ascii="Arial" w:hAnsi="Arial" w:cs="Arial" w:hint="default"/>
          <w:kern w:val="2"/>
          <w:sz w:val="22"/>
          <w:szCs w:val="22"/>
          <w:rPrChange w:id="27" w:author="Guo, Shicheng" w:date="2019-11-07T17:21:00Z">
            <w:rPr>
              <w:rFonts w:ascii="Times New Roman" w:hAnsi="Times New Roman" w:hint="default"/>
              <w:kern w:val="2"/>
            </w:rPr>
          </w:rPrChange>
        </w:rPr>
        <w:t>2</w:t>
      </w:r>
      <w:r w:rsidRPr="00BE3786">
        <w:rPr>
          <w:rFonts w:ascii="Arial" w:hAnsi="Arial" w:cs="Arial" w:hint="default"/>
          <w:kern w:val="2"/>
          <w:sz w:val="22"/>
          <w:szCs w:val="22"/>
          <w:rPrChange w:id="28" w:author="Guo, Shicheng" w:date="2019-11-07T17:21:00Z">
            <w:rPr>
              <w:rFonts w:ascii="Times New Roman" w:hAnsi="Times New Roman"/>
              <w:kern w:val="2"/>
            </w:rPr>
          </w:rPrChange>
        </w:rPr>
        <w:t>、</w:t>
      </w:r>
      <w:r w:rsidR="00E55810" w:rsidRPr="00BE3786">
        <w:rPr>
          <w:rFonts w:ascii="Arial" w:hAnsi="Arial" w:cs="Arial" w:hint="default"/>
          <w:kern w:val="2"/>
          <w:sz w:val="22"/>
          <w:szCs w:val="22"/>
          <w:rPrChange w:id="29" w:author="Guo, Shicheng" w:date="2019-11-07T17:21:00Z">
            <w:rPr>
              <w:rFonts w:ascii="Times New Roman" w:hAnsi="Times New Roman" w:hint="default"/>
              <w:kern w:val="2"/>
            </w:rPr>
          </w:rPrChange>
        </w:rPr>
        <w:t>Cheng Xing</w:t>
      </w:r>
      <w:r w:rsidR="00E55810" w:rsidRPr="00BE3786">
        <w:rPr>
          <w:rFonts w:ascii="Arial" w:hAnsi="Arial" w:cs="Arial" w:hint="default"/>
          <w:kern w:val="2"/>
          <w:sz w:val="22"/>
          <w:szCs w:val="22"/>
          <w:vertAlign w:val="superscript"/>
          <w:rPrChange w:id="30" w:author="Guo, Shicheng" w:date="2019-11-07T17:21:00Z">
            <w:rPr>
              <w:rFonts w:ascii="Times New Roman" w:hAnsi="Times New Roman" w:hint="default"/>
              <w:kern w:val="2"/>
              <w:vertAlign w:val="superscript"/>
            </w:rPr>
          </w:rPrChange>
        </w:rPr>
        <w:t>2</w:t>
      </w:r>
      <w:r w:rsidR="00E55810" w:rsidRPr="00BE3786">
        <w:rPr>
          <w:rFonts w:ascii="Arial" w:hAnsi="Arial" w:cs="Arial" w:hint="default"/>
          <w:kern w:val="2"/>
          <w:sz w:val="22"/>
          <w:szCs w:val="22"/>
          <w:rPrChange w:id="31" w:author="Guo, Shicheng" w:date="2019-11-07T17:21:00Z">
            <w:rPr>
              <w:rFonts w:ascii="Times New Roman" w:hAnsi="Times New Roman" w:hint="default"/>
              <w:kern w:val="2"/>
            </w:rPr>
          </w:rPrChange>
        </w:rPr>
        <w:t xml:space="preserve">, </w:t>
      </w:r>
      <w:bookmarkStart w:id="32" w:name="OLE_LINK49"/>
      <w:bookmarkStart w:id="33" w:name="OLE_LINK50"/>
      <w:r w:rsidRPr="00BE3786">
        <w:rPr>
          <w:rFonts w:ascii="Arial" w:hAnsi="Arial" w:cs="Arial" w:hint="default"/>
          <w:b/>
          <w:color w:val="FF0000"/>
          <w:kern w:val="2"/>
          <w:sz w:val="22"/>
          <w:szCs w:val="22"/>
          <w:rPrChange w:id="34" w:author="Guo, Shicheng" w:date="2019-11-07T17:21:00Z">
            <w:rPr>
              <w:rFonts w:ascii="Times New Roman" w:hAnsi="Times New Roman" w:hint="default"/>
              <w:b/>
              <w:color w:val="FF0000"/>
              <w:kern w:val="2"/>
            </w:rPr>
          </w:rPrChange>
        </w:rPr>
        <w:t>andrewxingcheng@163.com</w:t>
      </w:r>
      <w:bookmarkEnd w:id="32"/>
      <w:bookmarkEnd w:id="33"/>
    </w:p>
    <w:p w14:paraId="761DD478" w14:textId="6DE93D02" w:rsidR="00437E51" w:rsidRPr="00BE3786" w:rsidRDefault="00437E51" w:rsidP="00BE3786">
      <w:pPr>
        <w:pStyle w:val="HTMLPreformatted"/>
        <w:widowControl/>
        <w:shd w:val="clear" w:color="auto" w:fill="FFFFFF"/>
        <w:jc w:val="both"/>
        <w:rPr>
          <w:rFonts w:ascii="Arial" w:hAnsi="Arial" w:cs="Arial" w:hint="default"/>
          <w:kern w:val="2"/>
          <w:sz w:val="22"/>
          <w:szCs w:val="22"/>
          <w:rPrChange w:id="35" w:author="Guo, Shicheng" w:date="2019-11-07T17:21:00Z">
            <w:rPr>
              <w:rFonts w:ascii="Times New Roman" w:hAnsi="Times New Roman" w:hint="default"/>
              <w:kern w:val="2"/>
            </w:rPr>
          </w:rPrChange>
        </w:rPr>
        <w:pPrChange w:id="36" w:author="Guo, Shicheng" w:date="2019-11-07T17:21:00Z">
          <w:pPr>
            <w:pStyle w:val="HTMLPreformatted"/>
            <w:widowControl/>
            <w:shd w:val="clear" w:color="auto" w:fill="FFFFFF"/>
            <w:spacing w:line="360" w:lineRule="auto"/>
            <w:jc w:val="both"/>
          </w:pPr>
        </w:pPrChange>
      </w:pPr>
      <w:r w:rsidRPr="00BE3786">
        <w:rPr>
          <w:rFonts w:ascii="Arial" w:hAnsi="Arial" w:cs="Arial" w:hint="default"/>
          <w:sz w:val="22"/>
          <w:szCs w:val="22"/>
          <w:rPrChange w:id="37" w:author="Guo, Shicheng" w:date="2019-11-07T17:21:00Z">
            <w:rPr>
              <w:rFonts w:ascii="Times New Roman" w:hAnsi="Times New Roman"/>
            </w:rPr>
          </w:rPrChange>
        </w:rPr>
        <w:t>3</w:t>
      </w:r>
      <w:r w:rsidRPr="00BE3786">
        <w:rPr>
          <w:rFonts w:ascii="Arial" w:hAnsi="Arial" w:cs="Arial" w:hint="default"/>
          <w:sz w:val="22"/>
          <w:szCs w:val="22"/>
          <w:rPrChange w:id="38" w:author="Guo, Shicheng" w:date="2019-11-07T17:21:00Z">
            <w:rPr>
              <w:rFonts w:ascii="Times New Roman" w:hAnsi="Times New Roman"/>
            </w:rPr>
          </w:rPrChange>
        </w:rPr>
        <w:t>、</w:t>
      </w:r>
      <w:r w:rsidR="00E55810" w:rsidRPr="00BE3786">
        <w:rPr>
          <w:rFonts w:ascii="Arial" w:hAnsi="Arial" w:cs="Arial" w:hint="default"/>
          <w:sz w:val="22"/>
          <w:szCs w:val="22"/>
          <w:rPrChange w:id="39" w:author="Guo, Shicheng" w:date="2019-11-07T17:21:00Z">
            <w:rPr>
              <w:rFonts w:ascii="Times New Roman" w:hAnsi="Times New Roman"/>
            </w:rPr>
          </w:rPrChange>
        </w:rPr>
        <w:t>Xiaoding Liu</w:t>
      </w:r>
      <w:r w:rsidR="00E55810" w:rsidRPr="00BE3786">
        <w:rPr>
          <w:rFonts w:ascii="Arial" w:hAnsi="Arial" w:cs="Arial" w:hint="default"/>
          <w:sz w:val="22"/>
          <w:szCs w:val="22"/>
          <w:vertAlign w:val="superscript"/>
          <w:rPrChange w:id="40" w:author="Guo, Shicheng" w:date="2019-11-07T17:21:00Z">
            <w:rPr>
              <w:rFonts w:ascii="Times New Roman" w:hAnsi="Times New Roman"/>
              <w:vertAlign w:val="superscript"/>
            </w:rPr>
          </w:rPrChange>
        </w:rPr>
        <w:t>1</w:t>
      </w:r>
      <w:r w:rsidR="00E55810" w:rsidRPr="00BE3786">
        <w:rPr>
          <w:rFonts w:ascii="Arial" w:hAnsi="Arial" w:cs="Arial" w:hint="default"/>
          <w:sz w:val="22"/>
          <w:szCs w:val="22"/>
          <w:rPrChange w:id="41" w:author="Guo, Shicheng" w:date="2019-11-07T17:21:00Z">
            <w:rPr>
              <w:rFonts w:ascii="Times New Roman" w:hAnsi="Times New Roman"/>
            </w:rPr>
          </w:rPrChange>
        </w:rPr>
        <w:t xml:space="preserve">, </w:t>
      </w:r>
      <w:bookmarkStart w:id="42" w:name="OLE_LINK37"/>
      <w:bookmarkStart w:id="43" w:name="OLE_LINK38"/>
      <w:bookmarkStart w:id="44" w:name="OLE_LINK51"/>
      <w:r w:rsidRPr="00BE3786">
        <w:rPr>
          <w:rFonts w:ascii="Arial" w:hAnsi="Arial" w:cs="Arial" w:hint="default"/>
          <w:b/>
          <w:color w:val="FF0000"/>
          <w:sz w:val="22"/>
          <w:szCs w:val="22"/>
          <w:rPrChange w:id="45" w:author="Guo, Shicheng" w:date="2019-11-07T17:21:00Z">
            <w:rPr>
              <w:rFonts w:ascii="Times New Roman" w:hAnsi="Times New Roman"/>
              <w:b/>
              <w:color w:val="FF0000"/>
            </w:rPr>
          </w:rPrChange>
        </w:rPr>
        <w:fldChar w:fldCharType="begin"/>
      </w:r>
      <w:r w:rsidRPr="00BE3786">
        <w:rPr>
          <w:rFonts w:ascii="Arial" w:hAnsi="Arial" w:cs="Arial" w:hint="default"/>
          <w:b/>
          <w:color w:val="FF0000"/>
          <w:sz w:val="22"/>
          <w:szCs w:val="22"/>
          <w:rPrChange w:id="46" w:author="Guo, Shicheng" w:date="2019-11-07T17:21:00Z">
            <w:rPr>
              <w:rFonts w:ascii="Times New Roman" w:hAnsi="Times New Roman"/>
              <w:b/>
              <w:color w:val="FF0000"/>
            </w:rPr>
          </w:rPrChange>
        </w:rPr>
        <w:instrText xml:space="preserve"> HYPERLINK "mailto:Vicnicding@hotmail.com" </w:instrText>
      </w:r>
      <w:r w:rsidRPr="00BE3786">
        <w:rPr>
          <w:rFonts w:ascii="Arial" w:hAnsi="Arial" w:cs="Arial" w:hint="default"/>
          <w:b/>
          <w:color w:val="FF0000"/>
          <w:sz w:val="22"/>
          <w:szCs w:val="22"/>
          <w:rPrChange w:id="47" w:author="Guo, Shicheng" w:date="2019-11-07T17:21:00Z">
            <w:rPr>
              <w:rFonts w:ascii="Times New Roman" w:hAnsi="Times New Roman"/>
              <w:b/>
              <w:color w:val="FF0000"/>
            </w:rPr>
          </w:rPrChange>
        </w:rPr>
        <w:fldChar w:fldCharType="separate"/>
      </w:r>
      <w:r w:rsidRPr="00BE3786">
        <w:rPr>
          <w:rStyle w:val="Hyperlink"/>
          <w:rFonts w:ascii="Arial" w:hAnsi="Arial" w:cs="Arial" w:hint="default"/>
          <w:b/>
          <w:color w:val="FF0000"/>
          <w:sz w:val="22"/>
          <w:szCs w:val="22"/>
          <w:u w:val="none"/>
          <w:rPrChange w:id="48" w:author="Guo, Shicheng" w:date="2019-11-07T17:21:00Z">
            <w:rPr>
              <w:rStyle w:val="Hyperlink"/>
              <w:rFonts w:ascii="Times New Roman" w:hAnsi="Times New Roman"/>
              <w:b/>
              <w:color w:val="FF0000"/>
              <w:u w:val="none"/>
            </w:rPr>
          </w:rPrChange>
        </w:rPr>
        <w:t>Vicnicding@hotmail.com</w:t>
      </w:r>
      <w:r w:rsidRPr="00BE3786">
        <w:rPr>
          <w:rFonts w:ascii="Arial" w:hAnsi="Arial" w:cs="Arial" w:hint="default"/>
          <w:b/>
          <w:color w:val="FF0000"/>
          <w:sz w:val="22"/>
          <w:szCs w:val="22"/>
          <w:rPrChange w:id="49" w:author="Guo, Shicheng" w:date="2019-11-07T17:21:00Z">
            <w:rPr>
              <w:rFonts w:ascii="Times New Roman" w:hAnsi="Times New Roman"/>
              <w:b/>
              <w:color w:val="FF0000"/>
            </w:rPr>
          </w:rPrChange>
        </w:rPr>
        <w:fldChar w:fldCharType="end"/>
      </w:r>
      <w:bookmarkEnd w:id="42"/>
      <w:bookmarkEnd w:id="43"/>
      <w:bookmarkEnd w:id="44"/>
    </w:p>
    <w:p w14:paraId="7EEB77DA" w14:textId="1D1142CC" w:rsidR="00437E51" w:rsidRPr="00BE3786" w:rsidRDefault="00437E51" w:rsidP="00BE3786">
      <w:pPr>
        <w:pStyle w:val="HTMLPreformatted"/>
        <w:widowControl/>
        <w:shd w:val="clear" w:color="auto" w:fill="FFFFFF"/>
        <w:jc w:val="both"/>
        <w:rPr>
          <w:rFonts w:ascii="Arial" w:hAnsi="Arial" w:cs="Arial" w:hint="default"/>
          <w:kern w:val="2"/>
          <w:sz w:val="22"/>
          <w:szCs w:val="22"/>
          <w:rPrChange w:id="50" w:author="Guo, Shicheng" w:date="2019-11-07T17:21:00Z">
            <w:rPr>
              <w:rFonts w:ascii="Times New Roman" w:hAnsi="Times New Roman" w:hint="default"/>
              <w:kern w:val="2"/>
            </w:rPr>
          </w:rPrChange>
        </w:rPr>
        <w:pPrChange w:id="51" w:author="Guo, Shicheng" w:date="2019-11-07T17:21:00Z">
          <w:pPr>
            <w:pStyle w:val="HTMLPreformatted"/>
            <w:widowControl/>
            <w:shd w:val="clear" w:color="auto" w:fill="FFFFFF"/>
            <w:spacing w:line="360" w:lineRule="auto"/>
            <w:jc w:val="both"/>
          </w:pPr>
        </w:pPrChange>
      </w:pPr>
      <w:r w:rsidRPr="00BE3786">
        <w:rPr>
          <w:rFonts w:ascii="Arial" w:hAnsi="Arial" w:cs="Arial" w:hint="default"/>
          <w:kern w:val="2"/>
          <w:sz w:val="22"/>
          <w:szCs w:val="22"/>
          <w:rPrChange w:id="52" w:author="Guo, Shicheng" w:date="2019-11-07T17:21:00Z">
            <w:rPr>
              <w:rFonts w:ascii="Times New Roman" w:hAnsi="Times New Roman" w:hint="default"/>
              <w:kern w:val="2"/>
            </w:rPr>
          </w:rPrChange>
        </w:rPr>
        <w:t>4</w:t>
      </w:r>
      <w:r w:rsidRPr="00BE3786">
        <w:rPr>
          <w:rFonts w:ascii="Arial" w:hAnsi="Arial" w:cs="Arial" w:hint="default"/>
          <w:kern w:val="2"/>
          <w:sz w:val="22"/>
          <w:szCs w:val="22"/>
          <w:rPrChange w:id="53" w:author="Guo, Shicheng" w:date="2019-11-07T17:21:00Z">
            <w:rPr>
              <w:rFonts w:ascii="Times New Roman" w:hAnsi="Times New Roman"/>
              <w:kern w:val="2"/>
            </w:rPr>
          </w:rPrChange>
        </w:rPr>
        <w:t>、</w:t>
      </w:r>
      <w:r w:rsidR="00E55810" w:rsidRPr="00BE3786">
        <w:rPr>
          <w:rFonts w:ascii="Arial" w:hAnsi="Arial" w:cs="Arial" w:hint="default"/>
          <w:kern w:val="2"/>
          <w:sz w:val="22"/>
          <w:szCs w:val="22"/>
          <w:rPrChange w:id="54" w:author="Guo, Shicheng" w:date="2019-11-07T17:21:00Z">
            <w:rPr>
              <w:rFonts w:ascii="Times New Roman" w:hAnsi="Times New Roman" w:hint="default"/>
              <w:kern w:val="2"/>
            </w:rPr>
          </w:rPrChange>
        </w:rPr>
        <w:t>Zhiwen Zhang</w:t>
      </w:r>
      <w:r w:rsidR="00E55810" w:rsidRPr="00BE3786">
        <w:rPr>
          <w:rFonts w:ascii="Arial" w:hAnsi="Arial" w:cs="Arial" w:hint="default"/>
          <w:kern w:val="2"/>
          <w:sz w:val="22"/>
          <w:szCs w:val="22"/>
          <w:vertAlign w:val="superscript"/>
          <w:rPrChange w:id="55" w:author="Guo, Shicheng" w:date="2019-11-07T17:21:00Z">
            <w:rPr>
              <w:rFonts w:ascii="Times New Roman" w:hAnsi="Times New Roman" w:hint="default"/>
              <w:kern w:val="2"/>
              <w:vertAlign w:val="superscript"/>
            </w:rPr>
          </w:rPrChange>
        </w:rPr>
        <w:t>1</w:t>
      </w:r>
      <w:r w:rsidR="00E55810" w:rsidRPr="00BE3786">
        <w:rPr>
          <w:rFonts w:ascii="Arial" w:hAnsi="Arial" w:cs="Arial" w:hint="default"/>
          <w:kern w:val="2"/>
          <w:sz w:val="22"/>
          <w:szCs w:val="22"/>
          <w:rPrChange w:id="56" w:author="Guo, Shicheng" w:date="2019-11-07T17:21:00Z">
            <w:rPr>
              <w:rFonts w:ascii="Times New Roman" w:hAnsi="Times New Roman" w:hint="default"/>
              <w:kern w:val="2"/>
            </w:rPr>
          </w:rPrChange>
        </w:rPr>
        <w:t xml:space="preserve">, </w:t>
      </w:r>
      <w:bookmarkStart w:id="57" w:name="OLE_LINK39"/>
      <w:bookmarkStart w:id="58" w:name="OLE_LINK40"/>
      <w:r w:rsidRPr="00BE3786">
        <w:rPr>
          <w:rFonts w:ascii="Arial" w:hAnsi="Arial" w:cs="Arial" w:hint="default"/>
          <w:b/>
          <w:color w:val="FF0000"/>
          <w:kern w:val="2"/>
          <w:sz w:val="22"/>
          <w:szCs w:val="22"/>
          <w:rPrChange w:id="59" w:author="Guo, Shicheng" w:date="2019-11-07T17:21:00Z">
            <w:rPr>
              <w:rFonts w:ascii="Times New Roman" w:hAnsi="Times New Roman" w:hint="default"/>
              <w:b/>
              <w:color w:val="FF0000"/>
              <w:kern w:val="2"/>
            </w:rPr>
          </w:rPrChange>
        </w:rPr>
        <w:fldChar w:fldCharType="begin"/>
      </w:r>
      <w:r w:rsidRPr="00BE3786">
        <w:rPr>
          <w:rFonts w:ascii="Arial" w:hAnsi="Arial" w:cs="Arial" w:hint="default"/>
          <w:b/>
          <w:color w:val="FF0000"/>
          <w:kern w:val="2"/>
          <w:sz w:val="22"/>
          <w:szCs w:val="22"/>
          <w:rPrChange w:id="60" w:author="Guo, Shicheng" w:date="2019-11-07T17:21:00Z">
            <w:rPr>
              <w:rFonts w:ascii="Times New Roman" w:hAnsi="Times New Roman" w:hint="default"/>
              <w:b/>
              <w:color w:val="FF0000"/>
              <w:kern w:val="2"/>
            </w:rPr>
          </w:rPrChange>
        </w:rPr>
        <w:instrText xml:space="preserve"> HYPERLINK "mailto:zhangzhw109@126.com" </w:instrText>
      </w:r>
      <w:r w:rsidRPr="00BE3786">
        <w:rPr>
          <w:rFonts w:ascii="Arial" w:hAnsi="Arial" w:cs="Arial" w:hint="default"/>
          <w:b/>
          <w:color w:val="FF0000"/>
          <w:kern w:val="2"/>
          <w:sz w:val="22"/>
          <w:szCs w:val="22"/>
          <w:rPrChange w:id="61" w:author="Guo, Shicheng" w:date="2019-11-07T17:21:00Z">
            <w:rPr>
              <w:rFonts w:ascii="Times New Roman" w:hAnsi="Times New Roman" w:hint="default"/>
              <w:b/>
              <w:color w:val="FF0000"/>
              <w:kern w:val="2"/>
            </w:rPr>
          </w:rPrChange>
        </w:rPr>
        <w:fldChar w:fldCharType="separate"/>
      </w:r>
      <w:r w:rsidRPr="00BE3786">
        <w:rPr>
          <w:rStyle w:val="Hyperlink"/>
          <w:rFonts w:ascii="Arial" w:hAnsi="Arial" w:cs="Arial" w:hint="default"/>
          <w:b/>
          <w:color w:val="FF0000"/>
          <w:kern w:val="2"/>
          <w:sz w:val="22"/>
          <w:szCs w:val="22"/>
          <w:u w:val="none"/>
          <w:rPrChange w:id="62" w:author="Guo, Shicheng" w:date="2019-11-07T17:21:00Z">
            <w:rPr>
              <w:rStyle w:val="Hyperlink"/>
              <w:rFonts w:ascii="Times New Roman" w:hAnsi="Times New Roman" w:hint="default"/>
              <w:b/>
              <w:color w:val="FF0000"/>
              <w:kern w:val="2"/>
              <w:u w:val="none"/>
            </w:rPr>
          </w:rPrChange>
        </w:rPr>
        <w:t>zhangzhw109@126.com</w:t>
      </w:r>
      <w:r w:rsidRPr="00BE3786">
        <w:rPr>
          <w:rFonts w:ascii="Arial" w:hAnsi="Arial" w:cs="Arial" w:hint="default"/>
          <w:b/>
          <w:color w:val="FF0000"/>
          <w:kern w:val="2"/>
          <w:sz w:val="22"/>
          <w:szCs w:val="22"/>
          <w:rPrChange w:id="63" w:author="Guo, Shicheng" w:date="2019-11-07T17:21:00Z">
            <w:rPr>
              <w:rFonts w:ascii="Times New Roman" w:hAnsi="Times New Roman" w:hint="default"/>
              <w:b/>
              <w:color w:val="FF0000"/>
              <w:kern w:val="2"/>
            </w:rPr>
          </w:rPrChange>
        </w:rPr>
        <w:fldChar w:fldCharType="end"/>
      </w:r>
      <w:bookmarkEnd w:id="57"/>
      <w:bookmarkEnd w:id="58"/>
    </w:p>
    <w:p w14:paraId="07273BF2" w14:textId="6D43413D" w:rsidR="00437E51" w:rsidRPr="00BE3786" w:rsidRDefault="00437E51" w:rsidP="00BE3786">
      <w:pPr>
        <w:pStyle w:val="HTMLPreformatted"/>
        <w:widowControl/>
        <w:shd w:val="clear" w:color="auto" w:fill="FFFFFF"/>
        <w:jc w:val="both"/>
        <w:rPr>
          <w:rFonts w:ascii="Arial" w:hAnsi="Arial" w:cs="Arial" w:hint="default"/>
          <w:kern w:val="2"/>
          <w:sz w:val="22"/>
          <w:szCs w:val="22"/>
          <w:rPrChange w:id="64" w:author="Guo, Shicheng" w:date="2019-11-07T17:21:00Z">
            <w:rPr>
              <w:rFonts w:ascii="Times New Roman" w:hAnsi="Times New Roman" w:hint="default"/>
              <w:kern w:val="2"/>
            </w:rPr>
          </w:rPrChange>
        </w:rPr>
        <w:pPrChange w:id="65" w:author="Guo, Shicheng" w:date="2019-11-07T17:21:00Z">
          <w:pPr>
            <w:pStyle w:val="HTMLPreformatted"/>
            <w:widowControl/>
            <w:shd w:val="clear" w:color="auto" w:fill="FFFFFF"/>
            <w:spacing w:line="360" w:lineRule="auto"/>
            <w:jc w:val="both"/>
          </w:pPr>
        </w:pPrChange>
      </w:pPr>
      <w:r w:rsidRPr="00BE3786">
        <w:rPr>
          <w:rFonts w:ascii="Arial" w:hAnsi="Arial" w:cs="Arial" w:hint="default"/>
          <w:kern w:val="2"/>
          <w:sz w:val="22"/>
          <w:szCs w:val="22"/>
          <w:rPrChange w:id="66" w:author="Guo, Shicheng" w:date="2019-11-07T17:21:00Z">
            <w:rPr>
              <w:rFonts w:ascii="Times New Roman" w:hAnsi="Times New Roman" w:hint="default"/>
              <w:kern w:val="2"/>
            </w:rPr>
          </w:rPrChange>
        </w:rPr>
        <w:t>5</w:t>
      </w:r>
      <w:r w:rsidRPr="00BE3786">
        <w:rPr>
          <w:rFonts w:ascii="Arial" w:hAnsi="Arial" w:cs="Arial" w:hint="default"/>
          <w:kern w:val="2"/>
          <w:sz w:val="22"/>
          <w:szCs w:val="22"/>
          <w:rPrChange w:id="67" w:author="Guo, Shicheng" w:date="2019-11-07T17:21:00Z">
            <w:rPr>
              <w:rFonts w:ascii="Times New Roman" w:hAnsi="Times New Roman"/>
              <w:kern w:val="2"/>
            </w:rPr>
          </w:rPrChange>
        </w:rPr>
        <w:t>、</w:t>
      </w:r>
      <w:r w:rsidR="00E55810" w:rsidRPr="00BE3786">
        <w:rPr>
          <w:rFonts w:ascii="Arial" w:hAnsi="Arial" w:cs="Arial" w:hint="default"/>
          <w:kern w:val="2"/>
          <w:sz w:val="22"/>
          <w:szCs w:val="22"/>
          <w:rPrChange w:id="68" w:author="Guo, Shicheng" w:date="2019-11-07T17:21:00Z">
            <w:rPr>
              <w:rFonts w:ascii="Times New Roman" w:hAnsi="Times New Roman" w:hint="default"/>
              <w:kern w:val="2"/>
            </w:rPr>
          </w:rPrChange>
        </w:rPr>
        <w:t>Lianyuan Yu</w:t>
      </w:r>
      <w:r w:rsidR="00E55810" w:rsidRPr="00BE3786">
        <w:rPr>
          <w:rFonts w:ascii="Arial" w:hAnsi="Arial" w:cs="Arial" w:hint="default"/>
          <w:kern w:val="2"/>
          <w:sz w:val="22"/>
          <w:szCs w:val="22"/>
          <w:vertAlign w:val="superscript"/>
          <w:rPrChange w:id="69" w:author="Guo, Shicheng" w:date="2019-11-07T17:21:00Z">
            <w:rPr>
              <w:rFonts w:ascii="Times New Roman" w:hAnsi="Times New Roman" w:hint="default"/>
              <w:kern w:val="2"/>
              <w:vertAlign w:val="superscript"/>
            </w:rPr>
          </w:rPrChange>
        </w:rPr>
        <w:t>1</w:t>
      </w:r>
      <w:r w:rsidR="00E55810" w:rsidRPr="00BE3786">
        <w:rPr>
          <w:rFonts w:ascii="Arial" w:hAnsi="Arial" w:cs="Arial" w:hint="default"/>
          <w:kern w:val="2"/>
          <w:sz w:val="22"/>
          <w:szCs w:val="22"/>
          <w:rPrChange w:id="70" w:author="Guo, Shicheng" w:date="2019-11-07T17:21:00Z">
            <w:rPr>
              <w:rFonts w:ascii="Times New Roman" w:hAnsi="Times New Roman" w:hint="default"/>
              <w:kern w:val="2"/>
            </w:rPr>
          </w:rPrChange>
        </w:rPr>
        <w:t xml:space="preserve">, </w:t>
      </w:r>
      <w:bookmarkStart w:id="71" w:name="OLE_LINK41"/>
      <w:bookmarkStart w:id="72" w:name="OLE_LINK42"/>
      <w:r w:rsidRPr="00BE3786">
        <w:rPr>
          <w:rFonts w:ascii="Arial" w:hAnsi="Arial" w:cs="Arial" w:hint="default"/>
          <w:b/>
          <w:color w:val="FF0000"/>
          <w:kern w:val="2"/>
          <w:sz w:val="22"/>
          <w:szCs w:val="22"/>
          <w:rPrChange w:id="73" w:author="Guo, Shicheng" w:date="2019-11-07T17:21:00Z">
            <w:rPr>
              <w:rFonts w:ascii="Times New Roman" w:hAnsi="Times New Roman" w:hint="default"/>
              <w:b/>
              <w:color w:val="FF0000"/>
              <w:kern w:val="2"/>
            </w:rPr>
          </w:rPrChange>
        </w:rPr>
        <w:fldChar w:fldCharType="begin"/>
      </w:r>
      <w:r w:rsidRPr="00BE3786">
        <w:rPr>
          <w:rFonts w:ascii="Arial" w:hAnsi="Arial" w:cs="Arial" w:hint="default"/>
          <w:b/>
          <w:color w:val="FF0000"/>
          <w:kern w:val="2"/>
          <w:sz w:val="22"/>
          <w:szCs w:val="22"/>
          <w:rPrChange w:id="74" w:author="Guo, Shicheng" w:date="2019-11-07T17:21:00Z">
            <w:rPr>
              <w:rFonts w:ascii="Times New Roman" w:hAnsi="Times New Roman" w:hint="default"/>
              <w:b/>
              <w:color w:val="FF0000"/>
              <w:kern w:val="2"/>
            </w:rPr>
          </w:rPrChange>
        </w:rPr>
        <w:instrText xml:space="preserve"> HYPERLINK "mailto:yly1027@hotmail.com" </w:instrText>
      </w:r>
      <w:r w:rsidRPr="00BE3786">
        <w:rPr>
          <w:rFonts w:ascii="Arial" w:hAnsi="Arial" w:cs="Arial" w:hint="default"/>
          <w:b/>
          <w:color w:val="FF0000"/>
          <w:kern w:val="2"/>
          <w:sz w:val="22"/>
          <w:szCs w:val="22"/>
          <w:rPrChange w:id="75" w:author="Guo, Shicheng" w:date="2019-11-07T17:21:00Z">
            <w:rPr>
              <w:rFonts w:ascii="Times New Roman" w:hAnsi="Times New Roman" w:hint="default"/>
              <w:b/>
              <w:color w:val="FF0000"/>
              <w:kern w:val="2"/>
            </w:rPr>
          </w:rPrChange>
        </w:rPr>
        <w:fldChar w:fldCharType="separate"/>
      </w:r>
      <w:r w:rsidRPr="00BE3786">
        <w:rPr>
          <w:rStyle w:val="Hyperlink"/>
          <w:rFonts w:ascii="Arial" w:hAnsi="Arial" w:cs="Arial" w:hint="default"/>
          <w:b/>
          <w:color w:val="FF0000"/>
          <w:kern w:val="2"/>
          <w:sz w:val="22"/>
          <w:szCs w:val="22"/>
          <w:u w:val="none"/>
          <w:rPrChange w:id="76" w:author="Guo, Shicheng" w:date="2019-11-07T17:21:00Z">
            <w:rPr>
              <w:rStyle w:val="Hyperlink"/>
              <w:rFonts w:ascii="Times New Roman" w:hAnsi="Times New Roman" w:hint="default"/>
              <w:b/>
              <w:color w:val="FF0000"/>
              <w:kern w:val="2"/>
              <w:u w:val="none"/>
            </w:rPr>
          </w:rPrChange>
        </w:rPr>
        <w:t>yly1027@hotmail.com</w:t>
      </w:r>
      <w:r w:rsidRPr="00BE3786">
        <w:rPr>
          <w:rFonts w:ascii="Arial" w:hAnsi="Arial" w:cs="Arial" w:hint="default"/>
          <w:b/>
          <w:color w:val="FF0000"/>
          <w:kern w:val="2"/>
          <w:sz w:val="22"/>
          <w:szCs w:val="22"/>
          <w:rPrChange w:id="77" w:author="Guo, Shicheng" w:date="2019-11-07T17:21:00Z">
            <w:rPr>
              <w:rFonts w:ascii="Times New Roman" w:hAnsi="Times New Roman" w:hint="default"/>
              <w:b/>
              <w:color w:val="FF0000"/>
              <w:kern w:val="2"/>
            </w:rPr>
          </w:rPrChange>
        </w:rPr>
        <w:fldChar w:fldCharType="end"/>
      </w:r>
      <w:bookmarkEnd w:id="71"/>
      <w:bookmarkEnd w:id="72"/>
    </w:p>
    <w:p w14:paraId="5A507779" w14:textId="00DAC491" w:rsidR="00437E51" w:rsidRPr="00BE3786" w:rsidRDefault="00437E51" w:rsidP="00BE3786">
      <w:pPr>
        <w:pStyle w:val="HTMLPreformatted"/>
        <w:widowControl/>
        <w:shd w:val="clear" w:color="auto" w:fill="FFFFFF"/>
        <w:jc w:val="both"/>
        <w:rPr>
          <w:rFonts w:ascii="Arial" w:hAnsi="Arial" w:cs="Arial" w:hint="default"/>
          <w:kern w:val="2"/>
          <w:sz w:val="22"/>
          <w:szCs w:val="22"/>
          <w:rPrChange w:id="78" w:author="Guo, Shicheng" w:date="2019-11-07T17:21:00Z">
            <w:rPr>
              <w:rFonts w:ascii="Times New Roman" w:hAnsi="Times New Roman" w:hint="default"/>
              <w:kern w:val="2"/>
            </w:rPr>
          </w:rPrChange>
        </w:rPr>
        <w:pPrChange w:id="79" w:author="Guo, Shicheng" w:date="2019-11-07T17:21:00Z">
          <w:pPr>
            <w:pStyle w:val="HTMLPreformatted"/>
            <w:widowControl/>
            <w:shd w:val="clear" w:color="auto" w:fill="FFFFFF"/>
            <w:spacing w:line="360" w:lineRule="auto"/>
            <w:jc w:val="both"/>
          </w:pPr>
        </w:pPrChange>
      </w:pPr>
      <w:r w:rsidRPr="00BE3786">
        <w:rPr>
          <w:rFonts w:ascii="Arial" w:hAnsi="Arial" w:cs="Arial" w:hint="default"/>
          <w:kern w:val="2"/>
          <w:sz w:val="22"/>
          <w:szCs w:val="22"/>
          <w:rPrChange w:id="80" w:author="Guo, Shicheng" w:date="2019-11-07T17:21:00Z">
            <w:rPr>
              <w:rFonts w:ascii="Times New Roman" w:hAnsi="Times New Roman"/>
              <w:kern w:val="2"/>
            </w:rPr>
          </w:rPrChange>
        </w:rPr>
        <w:t>6</w:t>
      </w:r>
      <w:r w:rsidRPr="00BE3786">
        <w:rPr>
          <w:rFonts w:ascii="Arial" w:hAnsi="Arial" w:cs="Arial" w:hint="default"/>
          <w:kern w:val="2"/>
          <w:sz w:val="22"/>
          <w:szCs w:val="22"/>
          <w:rPrChange w:id="81" w:author="Guo, Shicheng" w:date="2019-11-07T17:21:00Z">
            <w:rPr>
              <w:rFonts w:ascii="Times New Roman" w:hAnsi="Times New Roman"/>
              <w:kern w:val="2"/>
            </w:rPr>
          </w:rPrChange>
        </w:rPr>
        <w:t>、</w:t>
      </w:r>
      <w:r w:rsidR="00E55810" w:rsidRPr="00BE3786">
        <w:rPr>
          <w:rFonts w:ascii="Arial" w:hAnsi="Arial" w:cs="Arial" w:hint="default"/>
          <w:kern w:val="2"/>
          <w:sz w:val="22"/>
          <w:szCs w:val="22"/>
          <w:rPrChange w:id="82" w:author="Guo, Shicheng" w:date="2019-11-07T17:21:00Z">
            <w:rPr>
              <w:rFonts w:ascii="Times New Roman" w:hAnsi="Times New Roman" w:hint="default"/>
              <w:kern w:val="2"/>
            </w:rPr>
          </w:rPrChange>
        </w:rPr>
        <w:t>Dan Guo</w:t>
      </w:r>
      <w:r w:rsidR="00E55810" w:rsidRPr="00BE3786">
        <w:rPr>
          <w:rFonts w:ascii="Arial" w:hAnsi="Arial" w:cs="Arial" w:hint="default"/>
          <w:kern w:val="2"/>
          <w:sz w:val="22"/>
          <w:szCs w:val="22"/>
          <w:vertAlign w:val="superscript"/>
          <w:rPrChange w:id="83" w:author="Guo, Shicheng" w:date="2019-11-07T17:21:00Z">
            <w:rPr>
              <w:rFonts w:ascii="Times New Roman" w:hAnsi="Times New Roman" w:hint="default"/>
              <w:kern w:val="2"/>
              <w:vertAlign w:val="superscript"/>
            </w:rPr>
          </w:rPrChange>
        </w:rPr>
        <w:t>3</w:t>
      </w:r>
      <w:r w:rsidR="00E55810" w:rsidRPr="00BE3786">
        <w:rPr>
          <w:rFonts w:ascii="Arial" w:hAnsi="Arial" w:cs="Arial" w:hint="default"/>
          <w:kern w:val="2"/>
          <w:sz w:val="22"/>
          <w:szCs w:val="22"/>
          <w:rPrChange w:id="84" w:author="Guo, Shicheng" w:date="2019-11-07T17:21:00Z">
            <w:rPr>
              <w:rFonts w:ascii="Times New Roman" w:hAnsi="Times New Roman" w:hint="default"/>
              <w:kern w:val="2"/>
            </w:rPr>
          </w:rPrChange>
        </w:rPr>
        <w:t xml:space="preserve">, </w:t>
      </w:r>
      <w:bookmarkStart w:id="85" w:name="OLE_LINK47"/>
      <w:bookmarkStart w:id="86" w:name="OLE_LINK48"/>
      <w:r w:rsidRPr="00BE3786">
        <w:rPr>
          <w:rFonts w:ascii="Arial" w:hAnsi="Arial" w:cs="Arial" w:hint="default"/>
          <w:b/>
          <w:color w:val="FF0000"/>
          <w:kern w:val="2"/>
          <w:sz w:val="22"/>
          <w:szCs w:val="22"/>
          <w:rPrChange w:id="87" w:author="Guo, Shicheng" w:date="2019-11-07T17:21:00Z">
            <w:rPr>
              <w:rFonts w:ascii="Times New Roman" w:hAnsi="Times New Roman"/>
              <w:b/>
              <w:color w:val="FF0000"/>
              <w:kern w:val="2"/>
            </w:rPr>
          </w:rPrChange>
        </w:rPr>
        <w:t>gdp1225@163.com</w:t>
      </w:r>
      <w:bookmarkEnd w:id="85"/>
      <w:bookmarkEnd w:id="86"/>
    </w:p>
    <w:p w14:paraId="2A0752A7" w14:textId="211CD3D9" w:rsidR="00437E51" w:rsidRPr="00BE3786" w:rsidRDefault="00437E51" w:rsidP="00BE3786">
      <w:pPr>
        <w:pStyle w:val="HTMLPreformatted"/>
        <w:widowControl/>
        <w:shd w:val="clear" w:color="auto" w:fill="FFFFFF"/>
        <w:jc w:val="both"/>
        <w:rPr>
          <w:ins w:id="88" w:author="Guo, Shicheng" w:date="2019-11-07T17:18:00Z"/>
          <w:rStyle w:val="Hyperlink"/>
          <w:rFonts w:ascii="Arial" w:hAnsi="Arial" w:cs="Arial" w:hint="default"/>
          <w:sz w:val="22"/>
          <w:szCs w:val="22"/>
          <w:rPrChange w:id="89" w:author="Guo, Shicheng" w:date="2019-11-07T17:21:00Z">
            <w:rPr>
              <w:ins w:id="90" w:author="Guo, Shicheng" w:date="2019-11-07T17:18:00Z"/>
              <w:rStyle w:val="Hyperlink"/>
              <w:rFonts w:ascii="Calibri" w:hAnsi="Calibri" w:cs="Calibri" w:hint="default"/>
            </w:rPr>
          </w:rPrChange>
        </w:rPr>
        <w:pPrChange w:id="91" w:author="Guo, Shicheng" w:date="2019-11-07T17:21:00Z">
          <w:pPr>
            <w:pStyle w:val="HTMLPreformatted"/>
            <w:widowControl/>
            <w:shd w:val="clear" w:color="auto" w:fill="FFFFFF"/>
            <w:spacing w:line="360" w:lineRule="auto"/>
            <w:jc w:val="both"/>
          </w:pPr>
        </w:pPrChange>
      </w:pPr>
      <w:r w:rsidRPr="00BE3786">
        <w:rPr>
          <w:rFonts w:ascii="Arial" w:hAnsi="Arial" w:cs="Arial" w:hint="default"/>
          <w:kern w:val="2"/>
          <w:sz w:val="22"/>
          <w:szCs w:val="22"/>
          <w:rPrChange w:id="92" w:author="Guo, Shicheng" w:date="2019-11-07T17:21:00Z">
            <w:rPr>
              <w:rFonts w:ascii="Times New Roman" w:hAnsi="Times New Roman"/>
              <w:kern w:val="2"/>
            </w:rPr>
          </w:rPrChange>
        </w:rPr>
        <w:t>7</w:t>
      </w:r>
      <w:r w:rsidRPr="00BE3786">
        <w:rPr>
          <w:rFonts w:ascii="Arial" w:hAnsi="Arial" w:cs="Arial" w:hint="default"/>
          <w:kern w:val="2"/>
          <w:sz w:val="22"/>
          <w:szCs w:val="22"/>
          <w:rPrChange w:id="93" w:author="Guo, Shicheng" w:date="2019-11-07T17:21:00Z">
            <w:rPr>
              <w:rFonts w:ascii="Times New Roman" w:hAnsi="Times New Roman"/>
              <w:kern w:val="2"/>
            </w:rPr>
          </w:rPrChange>
        </w:rPr>
        <w:t>、</w:t>
      </w:r>
      <w:r w:rsidR="00E55810" w:rsidRPr="00BE3786">
        <w:rPr>
          <w:rFonts w:ascii="Arial" w:hAnsi="Arial" w:cs="Arial" w:hint="default"/>
          <w:kern w:val="2"/>
          <w:sz w:val="22"/>
          <w:szCs w:val="22"/>
          <w:rPrChange w:id="94" w:author="Guo, Shicheng" w:date="2019-11-07T17:21:00Z">
            <w:rPr>
              <w:rFonts w:ascii="Times New Roman" w:hAnsi="Times New Roman" w:hint="default"/>
              <w:kern w:val="2"/>
            </w:rPr>
          </w:rPrChange>
        </w:rPr>
        <w:t>Huanwen Wu</w:t>
      </w:r>
      <w:r w:rsidR="00E55810" w:rsidRPr="00BE3786">
        <w:rPr>
          <w:rFonts w:ascii="Arial" w:hAnsi="Arial" w:cs="Arial" w:hint="default"/>
          <w:kern w:val="2"/>
          <w:sz w:val="22"/>
          <w:szCs w:val="22"/>
          <w:vertAlign w:val="superscript"/>
          <w:rPrChange w:id="95" w:author="Guo, Shicheng" w:date="2019-11-07T17:21:00Z">
            <w:rPr>
              <w:rFonts w:ascii="Times New Roman" w:hAnsi="Times New Roman" w:hint="default"/>
              <w:kern w:val="2"/>
              <w:vertAlign w:val="superscript"/>
            </w:rPr>
          </w:rPrChange>
        </w:rPr>
        <w:t>1</w:t>
      </w:r>
      <w:r w:rsidR="00E55810" w:rsidRPr="00BE3786">
        <w:rPr>
          <w:rFonts w:ascii="Arial" w:hAnsi="Arial" w:cs="Arial" w:hint="default"/>
          <w:kern w:val="2"/>
          <w:sz w:val="22"/>
          <w:szCs w:val="22"/>
          <w:rPrChange w:id="96" w:author="Guo, Shicheng" w:date="2019-11-07T17:21:00Z">
            <w:rPr>
              <w:rFonts w:ascii="Times New Roman" w:hAnsi="Times New Roman" w:hint="default"/>
              <w:kern w:val="2"/>
            </w:rPr>
          </w:rPrChange>
        </w:rPr>
        <w:t xml:space="preserve">, </w:t>
      </w:r>
      <w:bookmarkStart w:id="97" w:name="OLE_LINK43"/>
      <w:bookmarkStart w:id="98" w:name="OLE_LINK44"/>
      <w:r w:rsidRPr="00BE3786">
        <w:rPr>
          <w:rFonts w:ascii="Arial" w:eastAsiaTheme="minorEastAsia" w:hAnsi="Arial" w:cs="Arial" w:hint="default"/>
          <w:sz w:val="22"/>
          <w:szCs w:val="22"/>
          <w:rPrChange w:id="99" w:author="Guo, Shicheng" w:date="2019-11-07T17:21:00Z">
            <w:rPr>
              <w:rFonts w:asciiTheme="minorHAnsi" w:eastAsiaTheme="minorEastAsia" w:hAnsiTheme="minorHAnsi" w:cstheme="minorBidi"/>
              <w:sz w:val="21"/>
              <w:szCs w:val="22"/>
            </w:rPr>
          </w:rPrChange>
        </w:rPr>
        <w:fldChar w:fldCharType="begin"/>
      </w:r>
      <w:r w:rsidRPr="00BE3786">
        <w:rPr>
          <w:rFonts w:ascii="Arial" w:hAnsi="Arial" w:cs="Arial" w:hint="default"/>
          <w:sz w:val="22"/>
          <w:szCs w:val="22"/>
          <w:rPrChange w:id="100" w:author="Guo, Shicheng" w:date="2019-11-07T17:21:00Z">
            <w:rPr/>
          </w:rPrChange>
        </w:rPr>
        <w:instrText xml:space="preserve"> HYPERLINK "mailto:wuhuanwen10700@pumch.cn" </w:instrText>
      </w:r>
      <w:r w:rsidRPr="00BE3786">
        <w:rPr>
          <w:rFonts w:ascii="Arial" w:eastAsiaTheme="minorEastAsia" w:hAnsi="Arial" w:cs="Arial" w:hint="default"/>
          <w:sz w:val="22"/>
          <w:szCs w:val="22"/>
          <w:rPrChange w:id="101" w:author="Guo, Shicheng" w:date="2019-11-07T17:21:00Z">
            <w:rPr>
              <w:rFonts w:asciiTheme="minorHAnsi" w:eastAsiaTheme="minorEastAsia" w:hAnsiTheme="minorHAnsi" w:cstheme="minorBidi"/>
              <w:sz w:val="21"/>
              <w:szCs w:val="22"/>
            </w:rPr>
          </w:rPrChange>
        </w:rPr>
        <w:fldChar w:fldCharType="separate"/>
      </w:r>
      <w:r w:rsidRPr="00BE3786">
        <w:rPr>
          <w:rStyle w:val="Hyperlink"/>
          <w:rFonts w:ascii="Arial" w:hAnsi="Arial" w:cs="Arial" w:hint="default"/>
          <w:sz w:val="22"/>
          <w:szCs w:val="22"/>
          <w:rPrChange w:id="102" w:author="Guo, Shicheng" w:date="2019-11-07T17:21:00Z">
            <w:rPr>
              <w:rStyle w:val="Hyperlink"/>
              <w:rFonts w:ascii="Calibri" w:hAnsi="Calibri" w:cs="Calibri"/>
            </w:rPr>
          </w:rPrChange>
        </w:rPr>
        <w:t>wuhuanwen10700@pumch.cn</w:t>
      </w:r>
      <w:r w:rsidRPr="00BE3786">
        <w:rPr>
          <w:rStyle w:val="Hyperlink"/>
          <w:rFonts w:ascii="Arial" w:hAnsi="Arial" w:cs="Arial" w:hint="default"/>
          <w:sz w:val="22"/>
          <w:szCs w:val="22"/>
          <w:rPrChange w:id="103" w:author="Guo, Shicheng" w:date="2019-11-07T17:21:00Z">
            <w:rPr>
              <w:rStyle w:val="Hyperlink"/>
              <w:rFonts w:ascii="Calibri" w:hAnsi="Calibri" w:cs="Calibri"/>
            </w:rPr>
          </w:rPrChange>
        </w:rPr>
        <w:fldChar w:fldCharType="end"/>
      </w:r>
      <w:bookmarkEnd w:id="97"/>
      <w:bookmarkEnd w:id="98"/>
    </w:p>
    <w:p w14:paraId="69F80140" w14:textId="4805587D" w:rsidR="00BC5CDB" w:rsidRPr="00BE3786" w:rsidRDefault="00BC6226" w:rsidP="00BE3786">
      <w:pPr>
        <w:pStyle w:val="HTMLPreformatted"/>
        <w:widowControl/>
        <w:shd w:val="clear" w:color="auto" w:fill="FFFFFF"/>
        <w:jc w:val="both"/>
        <w:rPr>
          <w:rFonts w:ascii="Arial" w:hAnsi="Arial" w:cs="Arial" w:hint="default"/>
          <w:kern w:val="2"/>
          <w:sz w:val="22"/>
          <w:szCs w:val="22"/>
          <w:rPrChange w:id="104" w:author="Guo, Shicheng" w:date="2019-11-07T17:21:00Z">
            <w:rPr>
              <w:rFonts w:ascii="Times New Roman" w:hAnsi="Times New Roman" w:hint="default"/>
              <w:kern w:val="2"/>
            </w:rPr>
          </w:rPrChange>
        </w:rPr>
        <w:pPrChange w:id="105" w:author="Guo, Shicheng" w:date="2019-11-07T17:21:00Z">
          <w:pPr>
            <w:pStyle w:val="HTMLPreformatted"/>
            <w:widowControl/>
            <w:shd w:val="clear" w:color="auto" w:fill="FFFFFF"/>
            <w:spacing w:line="360" w:lineRule="auto"/>
            <w:jc w:val="both"/>
          </w:pPr>
        </w:pPrChange>
      </w:pPr>
      <w:ins w:id="106" w:author="Guo, Shicheng" w:date="2019-11-07T17:18:00Z">
        <w:r w:rsidRPr="00BE3786">
          <w:rPr>
            <w:rStyle w:val="Hyperlink"/>
            <w:rFonts w:ascii="Arial" w:hAnsi="Arial" w:cs="Arial" w:hint="default"/>
            <w:sz w:val="22"/>
            <w:szCs w:val="22"/>
            <w:rPrChange w:id="107" w:author="Guo, Shicheng" w:date="2019-11-07T17:21:00Z">
              <w:rPr>
                <w:rStyle w:val="Hyperlink"/>
                <w:rFonts w:ascii="Calibri" w:hAnsi="Calibri" w:cs="Calibri" w:hint="default"/>
              </w:rPr>
            </w:rPrChange>
          </w:rPr>
          <w:t xml:space="preserve">7, </w:t>
        </w:r>
        <w:r w:rsidR="00BC5CDB" w:rsidRPr="00BE3786">
          <w:rPr>
            <w:rStyle w:val="Hyperlink"/>
            <w:rFonts w:ascii="Arial" w:hAnsi="Arial" w:cs="Arial" w:hint="default"/>
            <w:sz w:val="22"/>
            <w:szCs w:val="22"/>
            <w:rPrChange w:id="108" w:author="Guo, Shicheng" w:date="2019-11-07T17:21:00Z">
              <w:rPr>
                <w:rStyle w:val="Hyperlink"/>
                <w:rFonts w:ascii="Calibri" w:hAnsi="Calibri" w:cs="Calibri" w:hint="default"/>
              </w:rPr>
            </w:rPrChange>
          </w:rPr>
          <w:t xml:space="preserve">Shicheng Guo, </w:t>
        </w:r>
      </w:ins>
      <w:ins w:id="109" w:author="Guo, Shicheng" w:date="2019-11-07T17:19:00Z">
        <w:r w:rsidR="00C03E9B" w:rsidRPr="00BE3786">
          <w:rPr>
            <w:rStyle w:val="Hyperlink"/>
            <w:rFonts w:ascii="Arial" w:hAnsi="Arial" w:cs="Arial" w:hint="default"/>
            <w:sz w:val="22"/>
            <w:szCs w:val="22"/>
            <w:rPrChange w:id="110" w:author="Guo, Shicheng" w:date="2019-11-07T17:21:00Z">
              <w:rPr>
                <w:rStyle w:val="Hyperlink"/>
                <w:rFonts w:ascii="Calibri" w:hAnsi="Calibri" w:cs="Calibri"/>
              </w:rPr>
            </w:rPrChange>
          </w:rPr>
          <w:t>guo.shicheng@marshfieldresearch.org</w:t>
        </w:r>
      </w:ins>
    </w:p>
    <w:p w14:paraId="58D38D7E" w14:textId="4751FC73" w:rsidR="00437E51" w:rsidRPr="00BE3786" w:rsidRDefault="00437E51" w:rsidP="00BE3786">
      <w:pPr>
        <w:pStyle w:val="HTMLPreformatted"/>
        <w:widowControl/>
        <w:shd w:val="clear" w:color="auto" w:fill="FFFFFF"/>
        <w:jc w:val="both"/>
        <w:rPr>
          <w:rFonts w:ascii="Arial" w:hAnsi="Arial" w:cs="Arial" w:hint="default"/>
          <w:kern w:val="2"/>
          <w:sz w:val="22"/>
          <w:szCs w:val="22"/>
          <w:rPrChange w:id="111" w:author="Guo, Shicheng" w:date="2019-11-07T17:21:00Z">
            <w:rPr>
              <w:rFonts w:ascii="Times New Roman" w:hAnsi="Times New Roman" w:hint="default"/>
              <w:kern w:val="2"/>
            </w:rPr>
          </w:rPrChange>
        </w:rPr>
        <w:pPrChange w:id="112" w:author="Guo, Shicheng" w:date="2019-11-07T17:21:00Z">
          <w:pPr>
            <w:pStyle w:val="HTMLPreformatted"/>
            <w:widowControl/>
            <w:shd w:val="clear" w:color="auto" w:fill="FFFFFF"/>
            <w:spacing w:line="360" w:lineRule="auto"/>
            <w:jc w:val="both"/>
          </w:pPr>
        </w:pPrChange>
      </w:pPr>
      <w:r w:rsidRPr="00BE3786">
        <w:rPr>
          <w:rFonts w:ascii="Arial" w:hAnsi="Arial" w:cs="Arial" w:hint="default"/>
          <w:kern w:val="2"/>
          <w:sz w:val="22"/>
          <w:szCs w:val="22"/>
          <w:rPrChange w:id="113" w:author="Guo, Shicheng" w:date="2019-11-07T17:21:00Z">
            <w:rPr>
              <w:rFonts w:ascii="Times New Roman" w:hAnsi="Times New Roman"/>
              <w:kern w:val="2"/>
            </w:rPr>
          </w:rPrChange>
        </w:rPr>
        <w:t>8</w:t>
      </w:r>
      <w:r w:rsidRPr="00BE3786">
        <w:rPr>
          <w:rFonts w:ascii="Arial" w:hAnsi="Arial" w:cs="Arial" w:hint="default"/>
          <w:kern w:val="2"/>
          <w:sz w:val="22"/>
          <w:szCs w:val="22"/>
          <w:rPrChange w:id="114" w:author="Guo, Shicheng" w:date="2019-11-07T17:21:00Z">
            <w:rPr>
              <w:rFonts w:ascii="Times New Roman" w:hAnsi="Times New Roman"/>
              <w:kern w:val="2"/>
            </w:rPr>
          </w:rPrChange>
        </w:rPr>
        <w:t>、</w:t>
      </w:r>
      <w:r w:rsidR="00E55810" w:rsidRPr="00BE3786">
        <w:rPr>
          <w:rFonts w:ascii="Arial" w:hAnsi="Arial" w:cs="Arial" w:hint="default"/>
          <w:kern w:val="2"/>
          <w:sz w:val="22"/>
          <w:szCs w:val="22"/>
          <w:rPrChange w:id="115" w:author="Guo, Shicheng" w:date="2019-11-07T17:21:00Z">
            <w:rPr>
              <w:rFonts w:ascii="Times New Roman" w:hAnsi="Times New Roman" w:hint="default"/>
              <w:kern w:val="2"/>
            </w:rPr>
          </w:rPrChange>
        </w:rPr>
        <w:t>Menghu</w:t>
      </w:r>
      <w:r w:rsidR="00E55810" w:rsidRPr="00BE3786">
        <w:rPr>
          <w:rFonts w:ascii="Arial" w:hAnsi="Arial" w:cs="Arial" w:hint="default"/>
          <w:kern w:val="2"/>
          <w:sz w:val="22"/>
          <w:szCs w:val="22"/>
          <w:rPrChange w:id="116" w:author="Guo, Shicheng" w:date="2019-11-07T17:21:00Z">
            <w:rPr>
              <w:rFonts w:ascii="Times New Roman" w:hAnsi="Times New Roman"/>
              <w:kern w:val="2"/>
            </w:rPr>
          </w:rPrChange>
        </w:rPr>
        <w:t>a</w:t>
      </w:r>
      <w:r w:rsidR="00E55810" w:rsidRPr="00BE3786">
        <w:rPr>
          <w:rFonts w:ascii="Arial" w:hAnsi="Arial" w:cs="Arial" w:hint="default"/>
          <w:kern w:val="2"/>
          <w:sz w:val="22"/>
          <w:szCs w:val="22"/>
          <w:rPrChange w:id="117" w:author="Guo, Shicheng" w:date="2019-11-07T17:21:00Z">
            <w:rPr>
              <w:rFonts w:ascii="Times New Roman" w:hAnsi="Times New Roman" w:hint="default"/>
              <w:kern w:val="2"/>
            </w:rPr>
          </w:rPrChange>
        </w:rPr>
        <w:t xml:space="preserve"> Dai</w:t>
      </w:r>
      <w:r w:rsidR="00E55810" w:rsidRPr="00BE3786">
        <w:rPr>
          <w:rFonts w:ascii="Arial" w:hAnsi="Arial" w:cs="Arial" w:hint="default"/>
          <w:kern w:val="2"/>
          <w:sz w:val="22"/>
          <w:szCs w:val="22"/>
          <w:vertAlign w:val="superscript"/>
          <w:rPrChange w:id="118" w:author="Guo, Shicheng" w:date="2019-11-07T17:21:00Z">
            <w:rPr>
              <w:rFonts w:ascii="Times New Roman" w:hAnsi="Times New Roman" w:hint="default"/>
              <w:kern w:val="2"/>
              <w:vertAlign w:val="superscript"/>
            </w:rPr>
          </w:rPrChange>
        </w:rPr>
        <w:t>2</w:t>
      </w:r>
      <w:r w:rsidR="00E55810" w:rsidRPr="00BE3786">
        <w:rPr>
          <w:rFonts w:ascii="Arial" w:hAnsi="Arial" w:cs="Arial" w:hint="default"/>
          <w:kern w:val="2"/>
          <w:sz w:val="22"/>
          <w:szCs w:val="22"/>
          <w:rPrChange w:id="119" w:author="Guo, Shicheng" w:date="2019-11-07T17:21:00Z">
            <w:rPr>
              <w:rFonts w:ascii="Times New Roman" w:hAnsi="Times New Roman" w:hint="default"/>
              <w:kern w:val="2"/>
            </w:rPr>
          </w:rPrChange>
        </w:rPr>
        <w:t>,</w:t>
      </w:r>
      <w:bookmarkStart w:id="120" w:name="OLE_LINK45"/>
      <w:bookmarkStart w:id="121" w:name="OLE_LINK46"/>
      <w:r w:rsidR="00E55810" w:rsidRPr="00BE3786">
        <w:rPr>
          <w:rFonts w:ascii="Arial" w:hAnsi="Arial" w:cs="Arial" w:hint="default"/>
          <w:kern w:val="2"/>
          <w:sz w:val="22"/>
          <w:szCs w:val="22"/>
          <w:rPrChange w:id="122" w:author="Guo, Shicheng" w:date="2019-11-07T17:21:00Z">
            <w:rPr>
              <w:rFonts w:ascii="Times New Roman" w:hAnsi="Times New Roman" w:hint="default"/>
              <w:kern w:val="2"/>
            </w:rPr>
          </w:rPrChange>
        </w:rPr>
        <w:t xml:space="preserve"> </w:t>
      </w:r>
      <w:r w:rsidR="00870C74" w:rsidRPr="00BE3786">
        <w:rPr>
          <w:rFonts w:ascii="Arial" w:hAnsi="Arial" w:cs="Arial" w:hint="default"/>
          <w:sz w:val="22"/>
          <w:szCs w:val="22"/>
          <w:rPrChange w:id="123" w:author="Guo, Shicheng" w:date="2019-11-07T17:21:00Z">
            <w:rPr/>
          </w:rPrChange>
        </w:rPr>
        <w:fldChar w:fldCharType="begin"/>
      </w:r>
      <w:r w:rsidR="00870C74" w:rsidRPr="00BE3786">
        <w:rPr>
          <w:rFonts w:ascii="Arial" w:hAnsi="Arial" w:cs="Arial" w:hint="default"/>
          <w:sz w:val="22"/>
          <w:szCs w:val="22"/>
          <w:rPrChange w:id="124" w:author="Guo, Shicheng" w:date="2019-11-07T17:21:00Z">
            <w:rPr/>
          </w:rPrChange>
        </w:rPr>
        <w:instrText xml:space="preserve"> HYPERLINK "mailto:daimh@pumch.cn" </w:instrText>
      </w:r>
      <w:r w:rsidR="00870C74" w:rsidRPr="00BE3786">
        <w:rPr>
          <w:rFonts w:ascii="Arial" w:hAnsi="Arial" w:cs="Arial" w:hint="default"/>
          <w:sz w:val="22"/>
          <w:szCs w:val="22"/>
          <w:rPrChange w:id="125" w:author="Guo, Shicheng" w:date="2019-11-07T17:21:00Z">
            <w:rPr/>
          </w:rPrChange>
        </w:rPr>
        <w:fldChar w:fldCharType="separate"/>
      </w:r>
      <w:r w:rsidRPr="00BE3786">
        <w:rPr>
          <w:rStyle w:val="Hyperlink"/>
          <w:rFonts w:ascii="Arial" w:hAnsi="Arial" w:cs="Arial" w:hint="default"/>
          <w:sz w:val="22"/>
          <w:szCs w:val="22"/>
          <w:rPrChange w:id="126" w:author="Guo, Shicheng" w:date="2019-11-07T17:21:00Z">
            <w:rPr>
              <w:rStyle w:val="Hyperlink"/>
              <w:rFonts w:ascii="Calibri" w:hAnsi="Calibri" w:cs="Calibri"/>
            </w:rPr>
          </w:rPrChange>
        </w:rPr>
        <w:t>daimh@pumch.cn</w:t>
      </w:r>
      <w:r w:rsidR="00870C74" w:rsidRPr="00BE3786">
        <w:rPr>
          <w:rStyle w:val="Hyperlink"/>
          <w:rFonts w:ascii="Arial" w:hAnsi="Arial" w:cs="Arial" w:hint="default"/>
          <w:sz w:val="22"/>
          <w:szCs w:val="22"/>
          <w:rPrChange w:id="127" w:author="Guo, Shicheng" w:date="2019-11-07T17:21:00Z">
            <w:rPr>
              <w:rStyle w:val="Hyperlink"/>
              <w:rFonts w:ascii="Calibri" w:hAnsi="Calibri" w:cs="Calibri"/>
            </w:rPr>
          </w:rPrChange>
        </w:rPr>
        <w:fldChar w:fldCharType="end"/>
      </w:r>
      <w:bookmarkEnd w:id="120"/>
      <w:bookmarkEnd w:id="121"/>
    </w:p>
    <w:p w14:paraId="27D13910" w14:textId="217000C8" w:rsidR="00C63463" w:rsidRPr="00BE3786" w:rsidRDefault="00437E51" w:rsidP="00BE3786">
      <w:pPr>
        <w:pStyle w:val="HTMLPreformatted"/>
        <w:widowControl/>
        <w:shd w:val="clear" w:color="auto" w:fill="FFFFFF"/>
        <w:jc w:val="both"/>
        <w:rPr>
          <w:rFonts w:ascii="Arial" w:hAnsi="Arial" w:cs="Arial" w:hint="default"/>
          <w:kern w:val="2"/>
          <w:sz w:val="22"/>
          <w:szCs w:val="22"/>
          <w:vertAlign w:val="superscript"/>
          <w:rPrChange w:id="128" w:author="Guo, Shicheng" w:date="2019-11-07T17:21:00Z">
            <w:rPr>
              <w:rFonts w:ascii="Times New Roman" w:hAnsi="Times New Roman" w:hint="default"/>
              <w:kern w:val="2"/>
              <w:vertAlign w:val="superscript"/>
            </w:rPr>
          </w:rPrChange>
        </w:rPr>
        <w:pPrChange w:id="129" w:author="Guo, Shicheng" w:date="2019-11-07T17:21:00Z">
          <w:pPr>
            <w:pStyle w:val="HTMLPreformatted"/>
            <w:widowControl/>
            <w:shd w:val="clear" w:color="auto" w:fill="FFFFFF"/>
            <w:spacing w:line="360" w:lineRule="auto"/>
            <w:jc w:val="both"/>
          </w:pPr>
        </w:pPrChange>
      </w:pPr>
      <w:r w:rsidRPr="00BE3786">
        <w:rPr>
          <w:rFonts w:ascii="Arial" w:hAnsi="Arial" w:cs="Arial" w:hint="default"/>
          <w:kern w:val="2"/>
          <w:sz w:val="22"/>
          <w:szCs w:val="22"/>
          <w:rPrChange w:id="130" w:author="Guo, Shicheng" w:date="2019-11-07T17:21:00Z">
            <w:rPr>
              <w:rFonts w:ascii="Times New Roman" w:hAnsi="Times New Roman"/>
              <w:kern w:val="2"/>
            </w:rPr>
          </w:rPrChange>
        </w:rPr>
        <w:t>9</w:t>
      </w:r>
      <w:r w:rsidRPr="00BE3786">
        <w:rPr>
          <w:rFonts w:ascii="Arial" w:hAnsi="Arial" w:cs="Arial" w:hint="default"/>
          <w:kern w:val="2"/>
          <w:sz w:val="22"/>
          <w:szCs w:val="22"/>
          <w:rPrChange w:id="131" w:author="Guo, Shicheng" w:date="2019-11-07T17:21:00Z">
            <w:rPr>
              <w:rFonts w:ascii="Times New Roman" w:hAnsi="Times New Roman"/>
              <w:kern w:val="2"/>
            </w:rPr>
          </w:rPrChange>
        </w:rPr>
        <w:t>、</w:t>
      </w:r>
      <w:r w:rsidR="00E55810" w:rsidRPr="00BE3786">
        <w:rPr>
          <w:rFonts w:ascii="Arial" w:hAnsi="Arial" w:cs="Arial" w:hint="default"/>
          <w:kern w:val="2"/>
          <w:sz w:val="22"/>
          <w:szCs w:val="22"/>
          <w:rPrChange w:id="132" w:author="Guo, Shicheng" w:date="2019-11-07T17:21:00Z">
            <w:rPr>
              <w:rFonts w:ascii="Times New Roman" w:hAnsi="Times New Roman" w:hint="default"/>
              <w:kern w:val="2"/>
            </w:rPr>
          </w:rPrChange>
        </w:rPr>
        <w:t>Zhiyong Liang</w:t>
      </w:r>
      <w:r w:rsidR="00E55810" w:rsidRPr="00BE3786">
        <w:rPr>
          <w:rFonts w:ascii="Arial" w:hAnsi="Arial" w:cs="Arial" w:hint="default"/>
          <w:kern w:val="2"/>
          <w:sz w:val="22"/>
          <w:szCs w:val="22"/>
          <w:vertAlign w:val="superscript"/>
          <w:rPrChange w:id="133" w:author="Guo, Shicheng" w:date="2019-11-07T17:21:00Z">
            <w:rPr>
              <w:rFonts w:ascii="Times New Roman" w:hAnsi="Times New Roman" w:hint="default"/>
              <w:kern w:val="2"/>
              <w:vertAlign w:val="superscript"/>
            </w:rPr>
          </w:rPrChange>
        </w:rPr>
        <w:t>1</w:t>
      </w:r>
      <w:r w:rsidRPr="00BE3786">
        <w:rPr>
          <w:rFonts w:ascii="Arial" w:hAnsi="Arial" w:cs="Arial" w:hint="default"/>
          <w:kern w:val="2"/>
          <w:sz w:val="22"/>
          <w:szCs w:val="22"/>
          <w:vertAlign w:val="superscript"/>
          <w:rPrChange w:id="134" w:author="Guo, Shicheng" w:date="2019-11-07T17:21:00Z">
            <w:rPr>
              <w:rFonts w:ascii="Times New Roman" w:hAnsi="Times New Roman" w:hint="default"/>
              <w:kern w:val="2"/>
              <w:vertAlign w:val="superscript"/>
            </w:rPr>
          </w:rPrChange>
        </w:rPr>
        <w:t xml:space="preserve"> </w:t>
      </w:r>
      <w:r w:rsidR="00870C74" w:rsidRPr="00BE3786">
        <w:rPr>
          <w:rFonts w:ascii="Arial" w:hAnsi="Arial" w:cs="Arial" w:hint="default"/>
          <w:sz w:val="22"/>
          <w:szCs w:val="22"/>
          <w:rPrChange w:id="135" w:author="Guo, Shicheng" w:date="2019-11-07T17:21:00Z">
            <w:rPr/>
          </w:rPrChange>
        </w:rPr>
        <w:fldChar w:fldCharType="begin"/>
      </w:r>
      <w:r w:rsidR="00870C74" w:rsidRPr="00BE3786">
        <w:rPr>
          <w:rFonts w:ascii="Arial" w:hAnsi="Arial" w:cs="Arial" w:hint="default"/>
          <w:sz w:val="22"/>
          <w:szCs w:val="22"/>
          <w:rPrChange w:id="136" w:author="Guo, Shicheng" w:date="2019-11-07T17:21:00Z">
            <w:rPr/>
          </w:rPrChange>
        </w:rPr>
        <w:instrText xml:space="preserve"> HYPERLINK "mailto:liangzhiyong1220@yahoo.com" </w:instrText>
      </w:r>
      <w:r w:rsidR="00870C74" w:rsidRPr="00BE3786">
        <w:rPr>
          <w:rFonts w:ascii="Arial" w:hAnsi="Arial" w:cs="Arial" w:hint="default"/>
          <w:sz w:val="22"/>
          <w:szCs w:val="22"/>
          <w:rPrChange w:id="137" w:author="Guo, Shicheng" w:date="2019-11-07T17:21:00Z">
            <w:rPr/>
          </w:rPrChange>
        </w:rPr>
        <w:fldChar w:fldCharType="separate"/>
      </w:r>
      <w:r w:rsidRPr="00BE3786">
        <w:rPr>
          <w:rStyle w:val="Hyperlink"/>
          <w:rFonts w:ascii="Arial" w:hAnsi="Arial" w:cs="Arial" w:hint="default"/>
          <w:sz w:val="22"/>
          <w:szCs w:val="22"/>
          <w:rPrChange w:id="138" w:author="Guo, Shicheng" w:date="2019-11-07T17:21:00Z">
            <w:rPr>
              <w:rStyle w:val="Hyperlink"/>
              <w:rFonts w:ascii="Calibri" w:hAnsi="Calibri" w:cs="Calibri" w:hint="default"/>
            </w:rPr>
          </w:rPrChange>
        </w:rPr>
        <w:t>liangzhiyong1220@yahoo.com</w:t>
      </w:r>
      <w:r w:rsidR="00870C74" w:rsidRPr="00BE3786">
        <w:rPr>
          <w:rStyle w:val="Hyperlink"/>
          <w:rFonts w:ascii="Arial" w:hAnsi="Arial" w:cs="Arial" w:hint="default"/>
          <w:sz w:val="22"/>
          <w:szCs w:val="22"/>
          <w:rPrChange w:id="139" w:author="Guo, Shicheng" w:date="2019-11-07T17:21:00Z">
            <w:rPr>
              <w:rStyle w:val="Hyperlink"/>
              <w:rFonts w:ascii="Calibri" w:hAnsi="Calibri" w:cs="Calibri"/>
            </w:rPr>
          </w:rPrChange>
        </w:rPr>
        <w:fldChar w:fldCharType="end"/>
      </w:r>
    </w:p>
    <w:p w14:paraId="44DDD1FF" w14:textId="793FBA30" w:rsidR="00C63463" w:rsidRPr="00BE3786" w:rsidRDefault="003646ED" w:rsidP="00BE3786">
      <w:pPr>
        <w:pStyle w:val="HTMLPreformatted"/>
        <w:widowControl/>
        <w:shd w:val="clear" w:color="auto" w:fill="FFFFFF"/>
        <w:jc w:val="both"/>
        <w:rPr>
          <w:rFonts w:ascii="Arial" w:hAnsi="Arial" w:cs="Arial" w:hint="default"/>
          <w:b/>
          <w:color w:val="FF0000"/>
          <w:kern w:val="2"/>
          <w:sz w:val="22"/>
          <w:szCs w:val="22"/>
          <w:rPrChange w:id="140" w:author="Guo, Shicheng" w:date="2019-11-07T17:21:00Z">
            <w:rPr>
              <w:rFonts w:ascii="Times New Roman" w:hAnsi="Times New Roman" w:hint="default"/>
              <w:b/>
              <w:color w:val="FF0000"/>
              <w:kern w:val="2"/>
            </w:rPr>
          </w:rPrChange>
        </w:rPr>
        <w:pPrChange w:id="141" w:author="Guo, Shicheng" w:date="2019-11-07T17:21:00Z">
          <w:pPr>
            <w:pStyle w:val="HTMLPreformatted"/>
            <w:widowControl/>
            <w:shd w:val="clear" w:color="auto" w:fill="FFFFFF"/>
            <w:spacing w:line="360" w:lineRule="auto"/>
            <w:jc w:val="both"/>
          </w:pPr>
        </w:pPrChange>
      </w:pPr>
      <w:r w:rsidRPr="00BE3786">
        <w:rPr>
          <w:rFonts w:ascii="Arial" w:hAnsi="Arial" w:cs="Arial" w:hint="default"/>
          <w:b/>
          <w:color w:val="FF0000"/>
          <w:kern w:val="2"/>
          <w:sz w:val="22"/>
          <w:szCs w:val="22"/>
          <w:rPrChange w:id="142" w:author="Guo, Shicheng" w:date="2019-11-07T17:21:00Z">
            <w:rPr>
              <w:rFonts w:ascii="Times New Roman" w:hAnsi="Times New Roman" w:hint="default"/>
              <w:b/>
              <w:color w:val="FF0000"/>
              <w:kern w:val="2"/>
            </w:rPr>
          </w:rPrChange>
        </w:rPr>
        <w:t>Z</w:t>
      </w:r>
      <w:r w:rsidRPr="00BE3786">
        <w:rPr>
          <w:rFonts w:ascii="Arial" w:hAnsi="Arial" w:cs="Arial" w:hint="default"/>
          <w:b/>
          <w:color w:val="FF0000"/>
          <w:kern w:val="2"/>
          <w:sz w:val="22"/>
          <w:szCs w:val="22"/>
          <w:rPrChange w:id="143" w:author="Guo, Shicheng" w:date="2019-11-07T17:21:00Z">
            <w:rPr>
              <w:rFonts w:ascii="Times New Roman" w:hAnsi="Times New Roman"/>
              <w:b/>
              <w:color w:val="FF0000"/>
              <w:kern w:val="2"/>
            </w:rPr>
          </w:rPrChange>
        </w:rPr>
        <w:t>hi</w:t>
      </w:r>
      <w:r w:rsidRPr="00BE3786">
        <w:rPr>
          <w:rFonts w:ascii="Arial" w:hAnsi="Arial" w:cs="Arial" w:hint="default"/>
          <w:b/>
          <w:color w:val="FF0000"/>
          <w:kern w:val="2"/>
          <w:sz w:val="22"/>
          <w:szCs w:val="22"/>
          <w:rPrChange w:id="144" w:author="Guo, Shicheng" w:date="2019-11-07T17:21:00Z">
            <w:rPr>
              <w:rFonts w:ascii="Times New Roman" w:hAnsi="Times New Roman" w:hint="default"/>
              <w:b/>
              <w:color w:val="FF0000"/>
              <w:kern w:val="2"/>
            </w:rPr>
          </w:rPrChange>
        </w:rPr>
        <w:t>-yliang   code: zhi-yliang565</w:t>
      </w:r>
    </w:p>
    <w:p w14:paraId="564D28AE" w14:textId="77777777" w:rsidR="00C63463" w:rsidRPr="00BE3786" w:rsidRDefault="00E55810" w:rsidP="00BE3786">
      <w:pPr>
        <w:pStyle w:val="HTMLPreformatted"/>
        <w:widowControl/>
        <w:shd w:val="clear" w:color="auto" w:fill="FFFFFF"/>
        <w:jc w:val="both"/>
        <w:rPr>
          <w:rFonts w:ascii="Arial" w:hAnsi="Arial" w:cs="Arial" w:hint="default"/>
          <w:kern w:val="2"/>
          <w:sz w:val="22"/>
          <w:szCs w:val="22"/>
          <w:rPrChange w:id="145" w:author="Guo, Shicheng" w:date="2019-11-07T17:21:00Z">
            <w:rPr>
              <w:rFonts w:ascii="Times New Roman" w:hAnsi="Times New Roman" w:hint="default"/>
              <w:kern w:val="2"/>
            </w:rPr>
          </w:rPrChange>
        </w:rPr>
        <w:pPrChange w:id="146" w:author="Guo, Shicheng" w:date="2019-11-07T17:21:00Z">
          <w:pPr>
            <w:pStyle w:val="HTMLPreformatted"/>
            <w:widowControl/>
            <w:shd w:val="clear" w:color="auto" w:fill="FFFFFF"/>
            <w:spacing w:line="360" w:lineRule="auto"/>
            <w:jc w:val="both"/>
          </w:pPr>
        </w:pPrChange>
      </w:pPr>
      <w:r w:rsidRPr="00BE3786">
        <w:rPr>
          <w:rFonts w:ascii="Arial" w:hAnsi="Arial" w:cs="Arial" w:hint="default"/>
          <w:kern w:val="2"/>
          <w:sz w:val="22"/>
          <w:szCs w:val="22"/>
          <w:vertAlign w:val="superscript"/>
          <w:rPrChange w:id="147" w:author="Guo, Shicheng" w:date="2019-11-07T17:21:00Z">
            <w:rPr>
              <w:rFonts w:ascii="Times New Roman" w:hAnsi="Times New Roman" w:hint="default"/>
              <w:kern w:val="2"/>
              <w:vertAlign w:val="superscript"/>
            </w:rPr>
          </w:rPrChange>
        </w:rPr>
        <w:t>1</w:t>
      </w:r>
      <w:r w:rsidRPr="00BE3786">
        <w:rPr>
          <w:rFonts w:ascii="Arial" w:hAnsi="Arial" w:cs="Arial" w:hint="default"/>
          <w:kern w:val="2"/>
          <w:sz w:val="22"/>
          <w:szCs w:val="22"/>
          <w:rPrChange w:id="148" w:author="Guo, Shicheng" w:date="2019-11-07T17:21:00Z">
            <w:rPr>
              <w:rFonts w:ascii="Times New Roman" w:hAnsi="Times New Roman" w:hint="default"/>
              <w:kern w:val="2"/>
            </w:rPr>
          </w:rPrChange>
        </w:rPr>
        <w:t xml:space="preserve">Molecular Pathology Research Center, Department of Pathology, </w:t>
      </w:r>
      <w:bookmarkStart w:id="149" w:name="OLE_LINK35"/>
      <w:bookmarkStart w:id="150" w:name="OLE_LINK36"/>
      <w:r w:rsidRPr="00BE3786">
        <w:rPr>
          <w:rFonts w:ascii="Arial" w:hAnsi="Arial" w:cs="Arial" w:hint="default"/>
          <w:kern w:val="2"/>
          <w:sz w:val="22"/>
          <w:szCs w:val="22"/>
          <w:rPrChange w:id="151" w:author="Guo, Shicheng" w:date="2019-11-07T17:21:00Z">
            <w:rPr>
              <w:rFonts w:ascii="Times New Roman" w:hAnsi="Times New Roman" w:hint="default"/>
              <w:kern w:val="2"/>
            </w:rPr>
          </w:rPrChange>
        </w:rPr>
        <w:t>Peking Union Medical College Hospital</w:t>
      </w:r>
      <w:bookmarkEnd w:id="149"/>
      <w:bookmarkEnd w:id="150"/>
      <w:r w:rsidRPr="00BE3786">
        <w:rPr>
          <w:rFonts w:ascii="Arial" w:hAnsi="Arial" w:cs="Arial" w:hint="default"/>
          <w:kern w:val="2"/>
          <w:sz w:val="22"/>
          <w:szCs w:val="22"/>
          <w:rPrChange w:id="152" w:author="Guo, Shicheng" w:date="2019-11-07T17:21:00Z">
            <w:rPr>
              <w:rFonts w:ascii="Times New Roman" w:hAnsi="Times New Roman" w:hint="default"/>
              <w:kern w:val="2"/>
            </w:rPr>
          </w:rPrChange>
        </w:rPr>
        <w:t>, and Chinese Academy of Medical Sciences and Peking Union Medical College, Beijing 100730, China.</w:t>
      </w:r>
    </w:p>
    <w:p w14:paraId="691E7114" w14:textId="3C0D09A5" w:rsidR="00C63463" w:rsidRPr="00BE3786" w:rsidRDefault="00E55810" w:rsidP="00BE3786">
      <w:pPr>
        <w:pStyle w:val="HTMLPreformatted"/>
        <w:widowControl/>
        <w:shd w:val="clear" w:color="auto" w:fill="FFFFFF"/>
        <w:jc w:val="both"/>
        <w:rPr>
          <w:ins w:id="153" w:author="Guo, Shicheng" w:date="2019-11-07T17:19:00Z"/>
          <w:rFonts w:ascii="Arial" w:hAnsi="Arial" w:cs="Arial" w:hint="default"/>
          <w:kern w:val="2"/>
          <w:sz w:val="22"/>
          <w:szCs w:val="22"/>
          <w:rPrChange w:id="154" w:author="Guo, Shicheng" w:date="2019-11-07T17:21:00Z">
            <w:rPr>
              <w:ins w:id="155" w:author="Guo, Shicheng" w:date="2019-11-07T17:19:00Z"/>
              <w:rFonts w:ascii="Times New Roman" w:hAnsi="Times New Roman" w:hint="default"/>
              <w:kern w:val="2"/>
            </w:rPr>
          </w:rPrChange>
        </w:rPr>
        <w:pPrChange w:id="156" w:author="Guo, Shicheng" w:date="2019-11-07T17:21:00Z">
          <w:pPr>
            <w:pStyle w:val="HTMLPreformatted"/>
            <w:widowControl/>
            <w:shd w:val="clear" w:color="auto" w:fill="FFFFFF"/>
            <w:spacing w:line="360" w:lineRule="auto"/>
            <w:jc w:val="both"/>
          </w:pPr>
        </w:pPrChange>
      </w:pPr>
      <w:r w:rsidRPr="00BE3786">
        <w:rPr>
          <w:rFonts w:ascii="Arial" w:hAnsi="Arial" w:cs="Arial" w:hint="default"/>
          <w:kern w:val="2"/>
          <w:sz w:val="22"/>
          <w:szCs w:val="22"/>
          <w:vertAlign w:val="superscript"/>
          <w:rPrChange w:id="157" w:author="Guo, Shicheng" w:date="2019-11-07T17:21:00Z">
            <w:rPr>
              <w:rFonts w:ascii="Times New Roman" w:hAnsi="Times New Roman" w:hint="default"/>
              <w:kern w:val="2"/>
              <w:vertAlign w:val="superscript"/>
            </w:rPr>
          </w:rPrChange>
        </w:rPr>
        <w:t>2</w:t>
      </w:r>
      <w:bookmarkStart w:id="158" w:name="OLE_LINK22"/>
      <w:bookmarkStart w:id="159" w:name="OLE_LINK23"/>
      <w:bookmarkStart w:id="160" w:name="OLE_LINK26"/>
      <w:bookmarkStart w:id="161" w:name="OLE_LINK29"/>
      <w:r w:rsidRPr="00BE3786">
        <w:rPr>
          <w:rFonts w:ascii="Arial" w:hAnsi="Arial" w:cs="Arial" w:hint="default"/>
          <w:kern w:val="2"/>
          <w:sz w:val="22"/>
          <w:szCs w:val="22"/>
          <w:rPrChange w:id="162" w:author="Guo, Shicheng" w:date="2019-11-07T17:21:00Z">
            <w:rPr>
              <w:rFonts w:ascii="Times New Roman" w:hAnsi="Times New Roman" w:hint="default"/>
              <w:kern w:val="2"/>
            </w:rPr>
          </w:rPrChange>
        </w:rPr>
        <w:t>Department of General Surgery</w:t>
      </w:r>
      <w:bookmarkEnd w:id="158"/>
      <w:bookmarkEnd w:id="159"/>
      <w:bookmarkEnd w:id="160"/>
      <w:bookmarkEnd w:id="161"/>
      <w:r w:rsidRPr="00BE3786">
        <w:rPr>
          <w:rFonts w:ascii="Arial" w:hAnsi="Arial" w:cs="Arial" w:hint="default"/>
          <w:kern w:val="2"/>
          <w:sz w:val="22"/>
          <w:szCs w:val="22"/>
          <w:rPrChange w:id="163" w:author="Guo, Shicheng" w:date="2019-11-07T17:21:00Z">
            <w:rPr>
              <w:rFonts w:ascii="Times New Roman" w:hAnsi="Times New Roman" w:hint="default"/>
              <w:kern w:val="2"/>
            </w:rPr>
          </w:rPrChange>
        </w:rPr>
        <w:t>, Peking Union Medical College Hospital, and Chinese Academy of Medical Sciences and Peking Union Medical College, Beijing 100730, China.</w:t>
      </w:r>
    </w:p>
    <w:p w14:paraId="2D2572DE" w14:textId="77777777" w:rsidR="008E6D13" w:rsidRPr="00BE3786" w:rsidRDefault="008E6D13" w:rsidP="00BE3786">
      <w:pPr>
        <w:rPr>
          <w:ins w:id="164" w:author="Guo, Shicheng" w:date="2019-11-07T17:19:00Z"/>
          <w:rFonts w:ascii="Arial" w:hAnsi="Arial" w:cs="Arial"/>
          <w:b/>
          <w:sz w:val="22"/>
          <w:rPrChange w:id="165" w:author="Guo, Shicheng" w:date="2019-11-07T17:21:00Z">
            <w:rPr>
              <w:ins w:id="166" w:author="Guo, Shicheng" w:date="2019-11-07T17:19:00Z"/>
              <w:rFonts w:ascii="Arial" w:hAnsi="Arial" w:cs="Arial"/>
              <w:b/>
              <w:sz w:val="22"/>
            </w:rPr>
          </w:rPrChange>
        </w:rPr>
        <w:pPrChange w:id="167" w:author="Guo, Shicheng" w:date="2019-11-07T17:21:00Z">
          <w:pPr/>
        </w:pPrChange>
      </w:pPr>
      <w:ins w:id="168" w:author="Guo, Shicheng" w:date="2019-11-07T17:19:00Z">
        <w:r w:rsidRPr="00BE3786">
          <w:rPr>
            <w:rFonts w:ascii="Arial" w:hAnsi="Arial" w:cs="Arial"/>
            <w:sz w:val="22"/>
            <w:vertAlign w:val="superscript"/>
            <w:rPrChange w:id="169" w:author="Guo, Shicheng" w:date="2019-11-07T17:21:00Z">
              <w:rPr>
                <w:rFonts w:ascii="Arial" w:hAnsi="Arial" w:cs="Arial"/>
                <w:sz w:val="22"/>
                <w:vertAlign w:val="superscript"/>
              </w:rPr>
            </w:rPrChange>
          </w:rPr>
          <w:t>1</w:t>
        </w:r>
        <w:r w:rsidRPr="00BE3786">
          <w:rPr>
            <w:rFonts w:ascii="Arial" w:hAnsi="Arial" w:cs="Arial"/>
            <w:sz w:val="22"/>
            <w:rPrChange w:id="170" w:author="Guo, Shicheng" w:date="2019-11-07T17:21:00Z">
              <w:rPr>
                <w:rFonts w:ascii="Arial" w:hAnsi="Arial" w:cs="Arial"/>
                <w:sz w:val="22"/>
              </w:rPr>
            </w:rPrChange>
          </w:rPr>
          <w:t>Center for Precision Medicine Research, Marshfield Clinic Research Institute, Marshfield, Wisconsin, USA</w:t>
        </w:r>
        <w:r w:rsidRPr="00BE3786">
          <w:rPr>
            <w:rFonts w:ascii="Arial" w:hAnsi="Arial" w:cs="Arial"/>
            <w:b/>
            <w:sz w:val="22"/>
            <w:rPrChange w:id="171" w:author="Guo, Shicheng" w:date="2019-11-07T17:21:00Z">
              <w:rPr>
                <w:rFonts w:ascii="Arial" w:hAnsi="Arial" w:cs="Arial"/>
                <w:b/>
                <w:sz w:val="22"/>
              </w:rPr>
            </w:rPrChange>
          </w:rPr>
          <w:t xml:space="preserve"> </w:t>
        </w:r>
      </w:ins>
    </w:p>
    <w:p w14:paraId="5B37D51C" w14:textId="0F9E6A50" w:rsidR="008E6D13" w:rsidRPr="00BE3786" w:rsidDel="008E6D13" w:rsidRDefault="008E6D13" w:rsidP="00BE3786">
      <w:pPr>
        <w:pStyle w:val="HTMLPreformatted"/>
        <w:widowControl/>
        <w:shd w:val="clear" w:color="auto" w:fill="FFFFFF"/>
        <w:jc w:val="both"/>
        <w:rPr>
          <w:del w:id="172" w:author="Guo, Shicheng" w:date="2019-11-07T17:19:00Z"/>
          <w:rFonts w:ascii="Arial" w:hAnsi="Arial" w:cs="Arial" w:hint="default"/>
          <w:kern w:val="2"/>
          <w:sz w:val="22"/>
          <w:szCs w:val="22"/>
          <w:rPrChange w:id="173" w:author="Guo, Shicheng" w:date="2019-11-07T17:21:00Z">
            <w:rPr>
              <w:del w:id="174" w:author="Guo, Shicheng" w:date="2019-11-07T17:19:00Z"/>
              <w:rFonts w:ascii="Times New Roman" w:hAnsi="Times New Roman" w:hint="default"/>
              <w:kern w:val="2"/>
            </w:rPr>
          </w:rPrChange>
        </w:rPr>
        <w:pPrChange w:id="175" w:author="Guo, Shicheng" w:date="2019-11-07T17:21:00Z">
          <w:pPr>
            <w:pStyle w:val="HTMLPreformatted"/>
            <w:widowControl/>
            <w:shd w:val="clear" w:color="auto" w:fill="FFFFFF"/>
            <w:spacing w:line="360" w:lineRule="auto"/>
            <w:jc w:val="both"/>
          </w:pPr>
        </w:pPrChange>
      </w:pPr>
    </w:p>
    <w:p w14:paraId="4FE4EC40" w14:textId="307764A5" w:rsidR="00C63463" w:rsidRPr="00BE3786" w:rsidRDefault="00E55810" w:rsidP="00BE3786">
      <w:pPr>
        <w:rPr>
          <w:rFonts w:ascii="Arial" w:eastAsia="SimSun" w:hAnsi="Arial" w:cs="Arial"/>
          <w:sz w:val="22"/>
          <w:rPrChange w:id="176" w:author="Guo, Shicheng" w:date="2019-11-07T17:21:00Z">
            <w:rPr>
              <w:rFonts w:ascii="Times New Roman" w:eastAsia="SimSun" w:hAnsi="Times New Roman" w:cs="Times New Roman"/>
              <w:sz w:val="24"/>
              <w:szCs w:val="24"/>
            </w:rPr>
          </w:rPrChange>
        </w:rPr>
        <w:pPrChange w:id="177" w:author="Guo, Shicheng" w:date="2019-11-07T17:21:00Z">
          <w:pPr>
            <w:spacing w:line="360" w:lineRule="auto"/>
          </w:pPr>
        </w:pPrChange>
      </w:pPr>
      <w:r w:rsidRPr="00BE3786">
        <w:rPr>
          <w:rFonts w:ascii="Arial" w:eastAsia="SimSun" w:hAnsi="Arial" w:cs="Arial"/>
          <w:sz w:val="22"/>
          <w:vertAlign w:val="superscript"/>
          <w:rPrChange w:id="178" w:author="Guo, Shicheng" w:date="2019-11-07T17:21:00Z">
            <w:rPr>
              <w:rFonts w:ascii="Times New Roman" w:eastAsia="SimSun" w:hAnsi="Times New Roman" w:cs="Times New Roman"/>
              <w:sz w:val="24"/>
              <w:szCs w:val="24"/>
              <w:vertAlign w:val="superscript"/>
            </w:rPr>
          </w:rPrChange>
        </w:rPr>
        <w:t>3</w:t>
      </w:r>
      <w:bookmarkStart w:id="179" w:name="OLE_LINK27"/>
      <w:bookmarkStart w:id="180" w:name="OLE_LINK28"/>
      <w:r w:rsidRPr="00BE3786">
        <w:rPr>
          <w:rFonts w:ascii="Arial" w:eastAsia="SimSun" w:hAnsi="Arial" w:cs="Arial"/>
          <w:sz w:val="22"/>
          <w:rPrChange w:id="181" w:author="Guo, Shicheng" w:date="2019-11-07T17:21:00Z">
            <w:rPr>
              <w:rFonts w:ascii="Times New Roman" w:eastAsia="SimSun" w:hAnsi="Times New Roman" w:cs="Times New Roman" w:hint="eastAsia"/>
              <w:sz w:val="24"/>
              <w:szCs w:val="24"/>
            </w:rPr>
          </w:rPrChange>
        </w:rPr>
        <w:t>Department of Medical Research Center &amp; Clinical Biobank</w:t>
      </w:r>
      <w:bookmarkEnd w:id="179"/>
      <w:bookmarkEnd w:id="180"/>
      <w:r w:rsidRPr="00BE3786">
        <w:rPr>
          <w:rFonts w:ascii="Arial" w:eastAsia="SimSun" w:hAnsi="Arial" w:cs="Arial"/>
          <w:sz w:val="22"/>
          <w:rPrChange w:id="182" w:author="Guo, Shicheng" w:date="2019-11-07T17:21:00Z">
            <w:rPr>
              <w:rFonts w:ascii="Times New Roman" w:eastAsia="SimSun" w:hAnsi="Times New Roman" w:cs="Times New Roman" w:hint="eastAsia"/>
              <w:sz w:val="24"/>
              <w:szCs w:val="24"/>
            </w:rPr>
          </w:rPrChange>
        </w:rPr>
        <w:t>, Peking Union Medical College Hospital, Chinese Academy of Medical Sciences and Peking Union Medical College, Beijing 100730, China</w:t>
      </w:r>
      <w:r w:rsidRPr="00BE3786">
        <w:rPr>
          <w:rFonts w:ascii="Arial" w:eastAsia="SimSun" w:hAnsi="Arial" w:cs="Arial"/>
          <w:sz w:val="22"/>
          <w:rPrChange w:id="183" w:author="Guo, Shicheng" w:date="2019-11-07T17:21:00Z">
            <w:rPr>
              <w:rFonts w:ascii="Times New Roman" w:eastAsia="SimSun" w:hAnsi="Times New Roman" w:cs="Times New Roman"/>
              <w:sz w:val="24"/>
              <w:szCs w:val="24"/>
            </w:rPr>
          </w:rPrChange>
        </w:rPr>
        <w:t>.</w:t>
      </w:r>
    </w:p>
    <w:p w14:paraId="1C4820E1" w14:textId="77777777" w:rsidR="00C63463" w:rsidRPr="00BE3786" w:rsidRDefault="00E55810" w:rsidP="00BE3786">
      <w:pPr>
        <w:rPr>
          <w:rFonts w:ascii="Arial" w:eastAsia="SimSun" w:hAnsi="Arial" w:cs="Arial"/>
          <w:sz w:val="22"/>
          <w:rPrChange w:id="184" w:author="Guo, Shicheng" w:date="2019-11-07T17:21:00Z">
            <w:rPr>
              <w:rFonts w:ascii="Times New Roman" w:eastAsia="SimSun" w:hAnsi="Times New Roman" w:cs="Times New Roman"/>
              <w:sz w:val="24"/>
              <w:szCs w:val="24"/>
            </w:rPr>
          </w:rPrChange>
        </w:rPr>
        <w:pPrChange w:id="185" w:author="Guo, Shicheng" w:date="2019-11-07T17:21:00Z">
          <w:pPr>
            <w:spacing w:line="360" w:lineRule="auto"/>
          </w:pPr>
        </w:pPrChange>
      </w:pPr>
      <w:r w:rsidRPr="00BE3786">
        <w:rPr>
          <w:rFonts w:ascii="Arial" w:eastAsia="SimSun" w:hAnsi="Arial" w:cs="Arial"/>
          <w:sz w:val="22"/>
          <w:rPrChange w:id="186" w:author="Guo, Shicheng" w:date="2019-11-07T17:21:00Z">
            <w:rPr>
              <w:rFonts w:ascii="Times New Roman" w:eastAsia="SimSun" w:hAnsi="Times New Roman" w:cs="Times New Roman"/>
              <w:sz w:val="24"/>
              <w:szCs w:val="24"/>
            </w:rPr>
          </w:rPrChange>
        </w:rPr>
        <w:t>Xiaoqian Liu and Xing Cheng contributed equally to this work.</w:t>
      </w:r>
    </w:p>
    <w:p w14:paraId="1622121C" w14:textId="77777777" w:rsidR="00C63463" w:rsidRPr="00BE3786" w:rsidRDefault="00E55810" w:rsidP="00BE3786">
      <w:pPr>
        <w:rPr>
          <w:rFonts w:ascii="Arial" w:eastAsia="SimSun" w:hAnsi="Arial" w:cs="Arial"/>
          <w:b/>
          <w:sz w:val="22"/>
          <w:rPrChange w:id="187" w:author="Guo, Shicheng" w:date="2019-11-07T17:21:00Z">
            <w:rPr>
              <w:rFonts w:ascii="Times New Roman" w:eastAsia="SimSun" w:hAnsi="Times New Roman" w:cs="Times New Roman"/>
              <w:b/>
              <w:sz w:val="24"/>
              <w:szCs w:val="24"/>
            </w:rPr>
          </w:rPrChange>
        </w:rPr>
        <w:pPrChange w:id="188" w:author="Guo, Shicheng" w:date="2019-11-07T17:21:00Z">
          <w:pPr>
            <w:spacing w:line="360" w:lineRule="auto"/>
          </w:pPr>
        </w:pPrChange>
      </w:pPr>
      <w:r w:rsidRPr="00BE3786">
        <w:rPr>
          <w:rFonts w:ascii="Arial" w:eastAsia="SimSun" w:hAnsi="Arial" w:cs="Arial"/>
          <w:b/>
          <w:sz w:val="22"/>
          <w:rPrChange w:id="189" w:author="Guo, Shicheng" w:date="2019-11-07T17:21:00Z">
            <w:rPr>
              <w:rFonts w:ascii="Times New Roman" w:eastAsia="SimSun" w:hAnsi="Times New Roman" w:cs="Times New Roman"/>
              <w:b/>
              <w:sz w:val="24"/>
              <w:szCs w:val="24"/>
            </w:rPr>
          </w:rPrChange>
        </w:rPr>
        <w:t xml:space="preserve">Correspondence: </w:t>
      </w:r>
    </w:p>
    <w:p w14:paraId="341D82C1" w14:textId="52399E8B" w:rsidR="00C63463" w:rsidRPr="00BE3786" w:rsidRDefault="00E55810" w:rsidP="00BE3786">
      <w:pPr>
        <w:rPr>
          <w:rFonts w:ascii="Arial" w:eastAsia="SimSun" w:hAnsi="Arial" w:cs="Arial"/>
          <w:sz w:val="22"/>
          <w:rPrChange w:id="190" w:author="Guo, Shicheng" w:date="2019-11-07T17:21:00Z">
            <w:rPr>
              <w:rFonts w:ascii="Calibri" w:eastAsia="SimSun" w:hAnsi="Calibri" w:cs="Calibri"/>
              <w:sz w:val="24"/>
              <w:szCs w:val="24"/>
            </w:rPr>
          </w:rPrChange>
        </w:rPr>
        <w:pPrChange w:id="191" w:author="Guo, Shicheng" w:date="2019-11-07T17:21:00Z">
          <w:pPr>
            <w:spacing w:line="360" w:lineRule="auto"/>
          </w:pPr>
        </w:pPrChange>
      </w:pPr>
      <w:r w:rsidRPr="00BE3786">
        <w:rPr>
          <w:rFonts w:ascii="Arial" w:eastAsia="SimSun" w:hAnsi="Arial" w:cs="Arial"/>
          <w:sz w:val="22"/>
          <w:rPrChange w:id="192" w:author="Guo, Shicheng" w:date="2019-11-07T17:21:00Z">
            <w:rPr>
              <w:rFonts w:ascii="Calibri" w:eastAsia="SimSun" w:hAnsi="Calibri" w:cs="Calibri"/>
              <w:sz w:val="24"/>
              <w:szCs w:val="24"/>
            </w:rPr>
          </w:rPrChange>
        </w:rPr>
        <w:t xml:space="preserve">Prof. </w:t>
      </w:r>
      <w:r w:rsidRPr="00BE3786">
        <w:rPr>
          <w:rFonts w:ascii="Arial" w:eastAsia="SimSun" w:hAnsi="Arial" w:cs="Arial"/>
          <w:sz w:val="22"/>
          <w:rPrChange w:id="193" w:author="Guo, Shicheng" w:date="2019-11-07T17:21:00Z">
            <w:rPr>
              <w:rFonts w:ascii="Calibri" w:eastAsia="SimSun" w:hAnsi="Calibri" w:cs="Calibri" w:hint="eastAsia"/>
              <w:sz w:val="24"/>
              <w:szCs w:val="24"/>
            </w:rPr>
          </w:rPrChange>
        </w:rPr>
        <w:t>Zhiyong Liang</w:t>
      </w:r>
      <w:r w:rsidRPr="00BE3786">
        <w:rPr>
          <w:rFonts w:ascii="Arial" w:eastAsia="SimSun" w:hAnsi="Arial" w:cs="Arial"/>
          <w:sz w:val="22"/>
          <w:rPrChange w:id="194" w:author="Guo, Shicheng" w:date="2019-11-07T17:21:00Z">
            <w:rPr>
              <w:rFonts w:ascii="Calibri" w:eastAsia="SimSun" w:hAnsi="Calibri" w:cs="Calibri"/>
              <w:sz w:val="24"/>
              <w:szCs w:val="24"/>
            </w:rPr>
          </w:rPrChange>
        </w:rPr>
        <w:t xml:space="preserve">. </w:t>
      </w:r>
      <w:r w:rsidRPr="00BE3786">
        <w:rPr>
          <w:rFonts w:ascii="Arial" w:hAnsi="Arial" w:cs="Arial"/>
          <w:sz w:val="22"/>
          <w:rPrChange w:id="195" w:author="Guo, Shicheng" w:date="2019-11-07T17:21:00Z">
            <w:rPr>
              <w:rFonts w:ascii="Calibri" w:hAnsi="Calibri" w:cs="Calibri"/>
              <w:sz w:val="24"/>
              <w:szCs w:val="24"/>
            </w:rPr>
          </w:rPrChange>
        </w:rPr>
        <w:t xml:space="preserve">Molecular Pathology Research Center, Department of Pathology, Peking Union Medical College Hospital, and Chinese Academy of Medical Sciences and Peking Union Medical College, Beijing 100730, China. </w:t>
      </w:r>
      <w:r w:rsidRPr="00BE3786">
        <w:rPr>
          <w:rFonts w:ascii="Arial" w:eastAsia="SimSun" w:hAnsi="Arial" w:cs="Arial"/>
          <w:sz w:val="22"/>
          <w:rPrChange w:id="196" w:author="Guo, Shicheng" w:date="2019-11-07T17:21:00Z">
            <w:rPr>
              <w:rFonts w:ascii="Calibri" w:eastAsia="SimSun" w:hAnsi="Calibri" w:cs="Calibri" w:hint="eastAsia"/>
              <w:sz w:val="24"/>
              <w:szCs w:val="24"/>
            </w:rPr>
          </w:rPrChange>
        </w:rPr>
        <w:t xml:space="preserve"> </w:t>
      </w:r>
      <w:r w:rsidRPr="00BE3786">
        <w:rPr>
          <w:rFonts w:ascii="Arial" w:eastAsia="SimSun" w:hAnsi="Arial" w:cs="Arial"/>
          <w:sz w:val="22"/>
          <w:rPrChange w:id="197" w:author="Guo, Shicheng" w:date="2019-11-07T17:21:00Z">
            <w:rPr>
              <w:rFonts w:ascii="Calibri" w:eastAsia="SimSun" w:hAnsi="Calibri" w:cs="Calibri"/>
              <w:sz w:val="24"/>
              <w:szCs w:val="24"/>
            </w:rPr>
          </w:rPrChange>
        </w:rPr>
        <w:t xml:space="preserve">Email: </w:t>
      </w:r>
      <w:r w:rsidR="00870C74" w:rsidRPr="00BE3786">
        <w:rPr>
          <w:rFonts w:ascii="Arial" w:hAnsi="Arial" w:cs="Arial"/>
          <w:sz w:val="22"/>
          <w:rPrChange w:id="198" w:author="Guo, Shicheng" w:date="2019-11-07T17:21:00Z">
            <w:rPr/>
          </w:rPrChange>
        </w:rPr>
        <w:fldChar w:fldCharType="begin"/>
      </w:r>
      <w:r w:rsidR="00870C74" w:rsidRPr="00BE3786">
        <w:rPr>
          <w:rFonts w:ascii="Arial" w:hAnsi="Arial" w:cs="Arial"/>
          <w:sz w:val="22"/>
          <w:rPrChange w:id="199" w:author="Guo, Shicheng" w:date="2019-11-07T17:21:00Z">
            <w:rPr/>
          </w:rPrChange>
        </w:rPr>
        <w:instrText xml:space="preserve"> HYPERLINK "mailto:liangzhiyong1220@yahoo.com" </w:instrText>
      </w:r>
      <w:r w:rsidR="00870C74" w:rsidRPr="00BE3786">
        <w:rPr>
          <w:rFonts w:ascii="Arial" w:hAnsi="Arial" w:cs="Arial"/>
          <w:sz w:val="22"/>
          <w:rPrChange w:id="200" w:author="Guo, Shicheng" w:date="2019-11-07T17:21:00Z">
            <w:rPr/>
          </w:rPrChange>
        </w:rPr>
        <w:fldChar w:fldCharType="separate"/>
      </w:r>
      <w:r w:rsidRPr="00BE3786">
        <w:rPr>
          <w:rStyle w:val="Hyperlink"/>
          <w:rFonts w:ascii="Arial" w:eastAsia="SimSun" w:hAnsi="Arial" w:cs="Arial"/>
          <w:sz w:val="22"/>
          <w:rPrChange w:id="201" w:author="Guo, Shicheng" w:date="2019-11-07T17:21:00Z">
            <w:rPr>
              <w:rStyle w:val="Hyperlink"/>
              <w:rFonts w:ascii="Calibri" w:eastAsia="SimSun" w:hAnsi="Calibri" w:cs="Calibri" w:hint="eastAsia"/>
              <w:sz w:val="24"/>
              <w:szCs w:val="24"/>
            </w:rPr>
          </w:rPrChange>
        </w:rPr>
        <w:t>liangzhiyong1220</w:t>
      </w:r>
      <w:r w:rsidRPr="00BE3786">
        <w:rPr>
          <w:rStyle w:val="Hyperlink"/>
          <w:rFonts w:ascii="Arial" w:eastAsia="SimSun" w:hAnsi="Arial" w:cs="Arial"/>
          <w:sz w:val="22"/>
          <w:rPrChange w:id="202" w:author="Guo, Shicheng" w:date="2019-11-07T17:21:00Z">
            <w:rPr>
              <w:rStyle w:val="Hyperlink"/>
              <w:rFonts w:ascii="Calibri" w:eastAsia="SimSun" w:hAnsi="Calibri" w:cs="Calibri"/>
              <w:sz w:val="24"/>
              <w:szCs w:val="24"/>
            </w:rPr>
          </w:rPrChange>
        </w:rPr>
        <w:t>@</w:t>
      </w:r>
      <w:r w:rsidRPr="00BE3786">
        <w:rPr>
          <w:rStyle w:val="Hyperlink"/>
          <w:rFonts w:ascii="Arial" w:eastAsia="SimSun" w:hAnsi="Arial" w:cs="Arial"/>
          <w:sz w:val="22"/>
          <w:rPrChange w:id="203" w:author="Guo, Shicheng" w:date="2019-11-07T17:21:00Z">
            <w:rPr>
              <w:rStyle w:val="Hyperlink"/>
              <w:rFonts w:ascii="Calibri" w:eastAsia="SimSun" w:hAnsi="Calibri" w:cs="Calibri" w:hint="eastAsia"/>
              <w:sz w:val="24"/>
              <w:szCs w:val="24"/>
            </w:rPr>
          </w:rPrChange>
        </w:rPr>
        <w:t>yahoo.com</w:t>
      </w:r>
      <w:r w:rsidR="00870C74" w:rsidRPr="00BE3786">
        <w:rPr>
          <w:rStyle w:val="Hyperlink"/>
          <w:rFonts w:ascii="Arial" w:eastAsia="SimSun" w:hAnsi="Arial" w:cs="Arial"/>
          <w:sz w:val="22"/>
          <w:rPrChange w:id="204" w:author="Guo, Shicheng" w:date="2019-11-07T17:21:00Z">
            <w:rPr>
              <w:rStyle w:val="Hyperlink"/>
              <w:rFonts w:ascii="Calibri" w:eastAsia="SimSun" w:hAnsi="Calibri" w:cs="Calibri"/>
              <w:sz w:val="24"/>
              <w:szCs w:val="24"/>
            </w:rPr>
          </w:rPrChange>
        </w:rPr>
        <w:fldChar w:fldCharType="end"/>
      </w:r>
      <w:r w:rsidRPr="00BE3786">
        <w:rPr>
          <w:rFonts w:ascii="Arial" w:eastAsia="SimSun" w:hAnsi="Arial" w:cs="Arial"/>
          <w:sz w:val="22"/>
          <w:rPrChange w:id="205" w:author="Guo, Shicheng" w:date="2019-11-07T17:21:00Z">
            <w:rPr>
              <w:rFonts w:ascii="Calibri" w:eastAsia="SimSun" w:hAnsi="Calibri" w:cs="Calibri" w:hint="eastAsia"/>
              <w:sz w:val="24"/>
              <w:szCs w:val="24"/>
            </w:rPr>
          </w:rPrChange>
        </w:rPr>
        <w:t>.</w:t>
      </w:r>
      <w:r w:rsidR="003473EA" w:rsidRPr="00BE3786">
        <w:rPr>
          <w:rFonts w:ascii="Arial" w:eastAsia="SimSun" w:hAnsi="Arial" w:cs="Arial"/>
          <w:sz w:val="22"/>
          <w:rPrChange w:id="206" w:author="Guo, Shicheng" w:date="2019-11-07T17:21:00Z">
            <w:rPr>
              <w:rFonts w:ascii="Calibri" w:eastAsia="SimSun" w:hAnsi="Calibri" w:cs="Calibri"/>
              <w:sz w:val="24"/>
              <w:szCs w:val="24"/>
            </w:rPr>
          </w:rPrChange>
        </w:rPr>
        <w:t xml:space="preserve"> </w:t>
      </w:r>
    </w:p>
    <w:p w14:paraId="70CFFD8C" w14:textId="77777777" w:rsidR="00C63463" w:rsidRPr="00BE3786" w:rsidRDefault="00E55810" w:rsidP="00BE3786">
      <w:pPr>
        <w:rPr>
          <w:rFonts w:ascii="Arial" w:eastAsia="SimSun" w:hAnsi="Arial" w:cs="Arial"/>
          <w:sz w:val="22"/>
          <w:rPrChange w:id="207" w:author="Guo, Shicheng" w:date="2019-11-07T17:21:00Z">
            <w:rPr>
              <w:rFonts w:ascii="Calibri" w:eastAsia="SimSun" w:hAnsi="Calibri" w:cs="Calibri"/>
              <w:sz w:val="24"/>
              <w:szCs w:val="24"/>
            </w:rPr>
          </w:rPrChange>
        </w:rPr>
        <w:pPrChange w:id="208" w:author="Guo, Shicheng" w:date="2019-11-07T17:21:00Z">
          <w:pPr>
            <w:spacing w:line="360" w:lineRule="auto"/>
          </w:pPr>
        </w:pPrChange>
      </w:pPr>
      <w:r w:rsidRPr="00BE3786">
        <w:rPr>
          <w:rFonts w:ascii="Arial" w:hAnsi="Arial" w:cs="Arial"/>
          <w:sz w:val="22"/>
          <w:rPrChange w:id="209" w:author="Guo, Shicheng" w:date="2019-11-07T17:21:00Z">
            <w:rPr>
              <w:rFonts w:ascii="Calibri" w:hAnsi="Calibri" w:cs="Calibri"/>
              <w:sz w:val="24"/>
              <w:szCs w:val="24"/>
            </w:rPr>
          </w:rPrChange>
        </w:rPr>
        <w:t>Prof. Menghu</w:t>
      </w:r>
      <w:r w:rsidRPr="00BE3786">
        <w:rPr>
          <w:rFonts w:ascii="Arial" w:hAnsi="Arial" w:cs="Arial"/>
          <w:sz w:val="22"/>
          <w:rPrChange w:id="210" w:author="Guo, Shicheng" w:date="2019-11-07T17:21:00Z">
            <w:rPr>
              <w:rFonts w:ascii="Calibri" w:hAnsi="Calibri" w:cs="Calibri" w:hint="eastAsia"/>
              <w:sz w:val="24"/>
              <w:szCs w:val="24"/>
            </w:rPr>
          </w:rPrChange>
        </w:rPr>
        <w:t>a</w:t>
      </w:r>
      <w:r w:rsidRPr="00BE3786">
        <w:rPr>
          <w:rFonts w:ascii="Arial" w:hAnsi="Arial" w:cs="Arial"/>
          <w:sz w:val="22"/>
          <w:rPrChange w:id="211" w:author="Guo, Shicheng" w:date="2019-11-07T17:21:00Z">
            <w:rPr>
              <w:rFonts w:ascii="Calibri" w:hAnsi="Calibri" w:cs="Calibri"/>
              <w:sz w:val="24"/>
              <w:szCs w:val="24"/>
            </w:rPr>
          </w:rPrChange>
        </w:rPr>
        <w:t xml:space="preserve"> Dai. Department of General Surgery, Peking Union Medical College Hospital, and Chinese Academy of Medical Sciences and Peking Union Medical College, Beijing</w:t>
      </w:r>
      <w:r w:rsidRPr="00BE3786">
        <w:rPr>
          <w:rFonts w:ascii="Arial" w:hAnsi="Arial" w:cs="Arial"/>
          <w:sz w:val="22"/>
          <w:rPrChange w:id="212" w:author="Guo, Shicheng" w:date="2019-11-07T17:21:00Z">
            <w:rPr>
              <w:rFonts w:ascii="Calibri" w:hAnsi="Calibri" w:cs="Calibri" w:hint="eastAsia"/>
              <w:sz w:val="24"/>
              <w:szCs w:val="24"/>
            </w:rPr>
          </w:rPrChange>
        </w:rPr>
        <w:t xml:space="preserve"> </w:t>
      </w:r>
      <w:r w:rsidRPr="00BE3786">
        <w:rPr>
          <w:rFonts w:ascii="Arial" w:hAnsi="Arial" w:cs="Arial"/>
          <w:sz w:val="22"/>
          <w:rPrChange w:id="213" w:author="Guo, Shicheng" w:date="2019-11-07T17:21:00Z">
            <w:rPr>
              <w:rFonts w:ascii="Calibri" w:hAnsi="Calibri" w:cs="Calibri"/>
              <w:sz w:val="24"/>
              <w:szCs w:val="24"/>
            </w:rPr>
          </w:rPrChange>
        </w:rPr>
        <w:t>100730, China.</w:t>
      </w:r>
      <w:r w:rsidRPr="00BE3786">
        <w:rPr>
          <w:rFonts w:ascii="Arial" w:eastAsia="SimSun" w:hAnsi="Arial" w:cs="Arial"/>
          <w:sz w:val="22"/>
          <w:rPrChange w:id="214" w:author="Guo, Shicheng" w:date="2019-11-07T17:21:00Z">
            <w:rPr>
              <w:rFonts w:ascii="Calibri" w:eastAsia="SimSun" w:hAnsi="Calibri" w:cs="Calibri" w:hint="eastAsia"/>
              <w:sz w:val="24"/>
              <w:szCs w:val="24"/>
            </w:rPr>
          </w:rPrChange>
        </w:rPr>
        <w:t xml:space="preserve"> </w:t>
      </w:r>
      <w:r w:rsidRPr="00BE3786">
        <w:rPr>
          <w:rFonts w:ascii="Arial" w:eastAsia="SimSun" w:hAnsi="Arial" w:cs="Arial"/>
          <w:sz w:val="22"/>
          <w:rPrChange w:id="215" w:author="Guo, Shicheng" w:date="2019-11-07T17:21:00Z">
            <w:rPr>
              <w:rFonts w:ascii="Calibri" w:eastAsia="SimSun" w:hAnsi="Calibri" w:cs="Calibri"/>
              <w:sz w:val="24"/>
              <w:szCs w:val="24"/>
            </w:rPr>
          </w:rPrChange>
        </w:rPr>
        <w:t>E</w:t>
      </w:r>
      <w:r w:rsidRPr="00BE3786">
        <w:rPr>
          <w:rFonts w:ascii="Arial" w:eastAsia="SimSun" w:hAnsi="Arial" w:cs="Arial"/>
          <w:sz w:val="22"/>
          <w:rPrChange w:id="216" w:author="Guo, Shicheng" w:date="2019-11-07T17:21:00Z">
            <w:rPr>
              <w:rFonts w:ascii="Calibri" w:eastAsia="SimSun" w:hAnsi="Calibri" w:cs="Calibri" w:hint="eastAsia"/>
              <w:sz w:val="24"/>
              <w:szCs w:val="24"/>
            </w:rPr>
          </w:rPrChange>
        </w:rPr>
        <w:t>mail:</w:t>
      </w:r>
      <w:r w:rsidRPr="00BE3786">
        <w:rPr>
          <w:rFonts w:ascii="Arial" w:eastAsia="SimSun" w:hAnsi="Arial" w:cs="Arial"/>
          <w:sz w:val="22"/>
          <w:rPrChange w:id="217" w:author="Guo, Shicheng" w:date="2019-11-07T17:21:00Z">
            <w:rPr>
              <w:rFonts w:ascii="Calibri" w:eastAsia="SimSun" w:hAnsi="Calibri" w:cs="Calibri"/>
              <w:sz w:val="24"/>
              <w:szCs w:val="24"/>
            </w:rPr>
          </w:rPrChange>
        </w:rPr>
        <w:t xml:space="preserve"> </w:t>
      </w:r>
      <w:r w:rsidR="00870C74" w:rsidRPr="00BE3786">
        <w:rPr>
          <w:rFonts w:ascii="Arial" w:hAnsi="Arial" w:cs="Arial"/>
          <w:sz w:val="22"/>
          <w:rPrChange w:id="218" w:author="Guo, Shicheng" w:date="2019-11-07T17:21:00Z">
            <w:rPr/>
          </w:rPrChange>
        </w:rPr>
        <w:fldChar w:fldCharType="begin"/>
      </w:r>
      <w:r w:rsidR="00870C74" w:rsidRPr="00BE3786">
        <w:rPr>
          <w:rFonts w:ascii="Arial" w:hAnsi="Arial" w:cs="Arial"/>
          <w:sz w:val="22"/>
          <w:rPrChange w:id="219" w:author="Guo, Shicheng" w:date="2019-11-07T17:21:00Z">
            <w:rPr/>
          </w:rPrChange>
        </w:rPr>
        <w:instrText xml:space="preserve"> HYPERLINK "mailto:daimh@pumch.cn" </w:instrText>
      </w:r>
      <w:r w:rsidR="00870C74" w:rsidRPr="00BE3786">
        <w:rPr>
          <w:rFonts w:ascii="Arial" w:hAnsi="Arial" w:cs="Arial"/>
          <w:sz w:val="22"/>
          <w:rPrChange w:id="220" w:author="Guo, Shicheng" w:date="2019-11-07T17:21:00Z">
            <w:rPr/>
          </w:rPrChange>
        </w:rPr>
        <w:fldChar w:fldCharType="separate"/>
      </w:r>
      <w:r w:rsidRPr="00BE3786">
        <w:rPr>
          <w:rStyle w:val="Hyperlink"/>
          <w:rFonts w:ascii="Arial" w:eastAsia="SimSun" w:hAnsi="Arial" w:cs="Arial"/>
          <w:sz w:val="22"/>
          <w:rPrChange w:id="221" w:author="Guo, Shicheng" w:date="2019-11-07T17:21:00Z">
            <w:rPr>
              <w:rStyle w:val="Hyperlink"/>
              <w:rFonts w:ascii="Calibri" w:eastAsia="SimSun" w:hAnsi="Calibri" w:cs="Calibri" w:hint="eastAsia"/>
              <w:sz w:val="24"/>
              <w:szCs w:val="24"/>
            </w:rPr>
          </w:rPrChange>
        </w:rPr>
        <w:t>daimh@pumch.cn</w:t>
      </w:r>
      <w:r w:rsidR="00870C74" w:rsidRPr="00BE3786">
        <w:rPr>
          <w:rStyle w:val="Hyperlink"/>
          <w:rFonts w:ascii="Arial" w:eastAsia="SimSun" w:hAnsi="Arial" w:cs="Arial"/>
          <w:sz w:val="22"/>
          <w:rPrChange w:id="222" w:author="Guo, Shicheng" w:date="2019-11-07T17:21:00Z">
            <w:rPr>
              <w:rStyle w:val="Hyperlink"/>
              <w:rFonts w:ascii="Calibri" w:eastAsia="SimSun" w:hAnsi="Calibri" w:cs="Calibri"/>
              <w:sz w:val="24"/>
              <w:szCs w:val="24"/>
            </w:rPr>
          </w:rPrChange>
        </w:rPr>
        <w:fldChar w:fldCharType="end"/>
      </w:r>
      <w:r w:rsidRPr="00BE3786">
        <w:rPr>
          <w:rFonts w:ascii="Arial" w:eastAsia="SimSun" w:hAnsi="Arial" w:cs="Arial"/>
          <w:sz w:val="22"/>
          <w:rPrChange w:id="223" w:author="Guo, Shicheng" w:date="2019-11-07T17:21:00Z">
            <w:rPr>
              <w:rFonts w:ascii="Calibri" w:eastAsia="SimSun" w:hAnsi="Calibri" w:cs="Calibri"/>
              <w:sz w:val="24"/>
              <w:szCs w:val="24"/>
            </w:rPr>
          </w:rPrChange>
        </w:rPr>
        <w:t>.</w:t>
      </w:r>
    </w:p>
    <w:p w14:paraId="763EC650" w14:textId="77777777" w:rsidR="00C63463" w:rsidRPr="00BE3786" w:rsidRDefault="00E55810" w:rsidP="00BE3786">
      <w:pPr>
        <w:rPr>
          <w:rFonts w:ascii="Arial" w:eastAsia="SimSun" w:hAnsi="Arial" w:cs="Arial"/>
          <w:sz w:val="22"/>
          <w:rPrChange w:id="224" w:author="Guo, Shicheng" w:date="2019-11-07T17:21:00Z">
            <w:rPr>
              <w:rFonts w:ascii="Calibri" w:eastAsia="SimSun" w:hAnsi="Calibri" w:cs="Calibri"/>
              <w:sz w:val="24"/>
              <w:szCs w:val="24"/>
            </w:rPr>
          </w:rPrChange>
        </w:rPr>
        <w:pPrChange w:id="225" w:author="Guo, Shicheng" w:date="2019-11-07T17:21:00Z">
          <w:pPr>
            <w:spacing w:line="360" w:lineRule="auto"/>
          </w:pPr>
        </w:pPrChange>
      </w:pPr>
      <w:r w:rsidRPr="00BE3786">
        <w:rPr>
          <w:rFonts w:ascii="Arial" w:eastAsia="SimSun" w:hAnsi="Arial" w:cs="Arial"/>
          <w:sz w:val="22"/>
          <w:rPrChange w:id="226" w:author="Guo, Shicheng" w:date="2019-11-07T17:21:00Z">
            <w:rPr>
              <w:rFonts w:ascii="Calibri" w:eastAsia="SimSun" w:hAnsi="Calibri" w:cs="Calibri"/>
              <w:sz w:val="24"/>
              <w:szCs w:val="24"/>
            </w:rPr>
          </w:rPrChange>
        </w:rPr>
        <w:t xml:space="preserve">Prof. </w:t>
      </w:r>
      <w:r w:rsidRPr="00BE3786">
        <w:rPr>
          <w:rFonts w:ascii="Arial" w:eastAsia="SimSun" w:hAnsi="Arial" w:cs="Arial"/>
          <w:sz w:val="22"/>
          <w:rPrChange w:id="227" w:author="Guo, Shicheng" w:date="2019-11-07T17:21:00Z">
            <w:rPr>
              <w:rFonts w:ascii="Calibri" w:eastAsia="SimSun" w:hAnsi="Calibri" w:cs="Calibri" w:hint="eastAsia"/>
              <w:sz w:val="24"/>
              <w:szCs w:val="24"/>
            </w:rPr>
          </w:rPrChange>
        </w:rPr>
        <w:t xml:space="preserve">Huanwen Wu. </w:t>
      </w:r>
      <w:bookmarkStart w:id="228" w:name="OLE_LINK24"/>
      <w:bookmarkStart w:id="229" w:name="OLE_LINK25"/>
      <w:r w:rsidRPr="00BE3786">
        <w:rPr>
          <w:rFonts w:ascii="Arial" w:hAnsi="Arial" w:cs="Arial"/>
          <w:sz w:val="22"/>
          <w:rPrChange w:id="230" w:author="Guo, Shicheng" w:date="2019-11-07T17:21:00Z">
            <w:rPr>
              <w:rFonts w:ascii="Calibri" w:hAnsi="Calibri" w:cs="Calibri"/>
              <w:sz w:val="24"/>
              <w:szCs w:val="24"/>
            </w:rPr>
          </w:rPrChange>
        </w:rPr>
        <w:t>Molecular Pathology Research Center, Department of Pathology</w:t>
      </w:r>
      <w:bookmarkEnd w:id="228"/>
      <w:bookmarkEnd w:id="229"/>
      <w:r w:rsidRPr="00BE3786">
        <w:rPr>
          <w:rFonts w:ascii="Arial" w:hAnsi="Arial" w:cs="Arial"/>
          <w:sz w:val="22"/>
          <w:rPrChange w:id="231" w:author="Guo, Shicheng" w:date="2019-11-07T17:21:00Z">
            <w:rPr>
              <w:rFonts w:ascii="Calibri" w:hAnsi="Calibri" w:cs="Calibri"/>
              <w:sz w:val="24"/>
              <w:szCs w:val="24"/>
            </w:rPr>
          </w:rPrChange>
        </w:rPr>
        <w:t>, Peking Union Medical College Hospital, and Chinese Academy of Medical Sciences and Peking Union Medical College, Beijing 100730, China</w:t>
      </w:r>
      <w:r w:rsidRPr="00BE3786">
        <w:rPr>
          <w:rFonts w:ascii="Arial" w:hAnsi="Arial" w:cs="Arial"/>
          <w:sz w:val="22"/>
          <w:rPrChange w:id="232" w:author="Guo, Shicheng" w:date="2019-11-07T17:21:00Z">
            <w:rPr>
              <w:rFonts w:ascii="Calibri" w:hAnsi="Calibri" w:cs="Calibri"/>
            </w:rPr>
          </w:rPrChange>
        </w:rPr>
        <w:t>.</w:t>
      </w:r>
      <w:r w:rsidRPr="00BE3786">
        <w:rPr>
          <w:rFonts w:ascii="Arial" w:eastAsia="SimSun" w:hAnsi="Arial" w:cs="Arial"/>
          <w:sz w:val="22"/>
          <w:rPrChange w:id="233" w:author="Guo, Shicheng" w:date="2019-11-07T17:21:00Z">
            <w:rPr>
              <w:rFonts w:ascii="Calibri" w:eastAsia="SimSun" w:hAnsi="Calibri" w:cs="Calibri" w:hint="eastAsia"/>
              <w:sz w:val="24"/>
              <w:szCs w:val="24"/>
            </w:rPr>
          </w:rPrChange>
        </w:rPr>
        <w:t xml:space="preserve"> </w:t>
      </w:r>
      <w:r w:rsidRPr="00BE3786">
        <w:rPr>
          <w:rFonts w:ascii="Arial" w:eastAsia="SimSun" w:hAnsi="Arial" w:cs="Arial"/>
          <w:sz w:val="22"/>
          <w:rPrChange w:id="234" w:author="Guo, Shicheng" w:date="2019-11-07T17:21:00Z">
            <w:rPr>
              <w:rFonts w:ascii="Calibri" w:eastAsia="SimSun" w:hAnsi="Calibri" w:cs="Calibri"/>
              <w:sz w:val="24"/>
              <w:szCs w:val="24"/>
            </w:rPr>
          </w:rPrChange>
        </w:rPr>
        <w:t>E</w:t>
      </w:r>
      <w:r w:rsidRPr="00BE3786">
        <w:rPr>
          <w:rFonts w:ascii="Arial" w:eastAsia="SimSun" w:hAnsi="Arial" w:cs="Arial"/>
          <w:sz w:val="22"/>
          <w:rPrChange w:id="235" w:author="Guo, Shicheng" w:date="2019-11-07T17:21:00Z">
            <w:rPr>
              <w:rFonts w:ascii="Calibri" w:eastAsia="SimSun" w:hAnsi="Calibri" w:cs="Calibri" w:hint="eastAsia"/>
              <w:sz w:val="24"/>
              <w:szCs w:val="24"/>
            </w:rPr>
          </w:rPrChange>
        </w:rPr>
        <w:t>mail:</w:t>
      </w:r>
      <w:r w:rsidRPr="00BE3786">
        <w:rPr>
          <w:rFonts w:ascii="Arial" w:eastAsia="SimSun" w:hAnsi="Arial" w:cs="Arial"/>
          <w:sz w:val="22"/>
          <w:rPrChange w:id="236" w:author="Guo, Shicheng" w:date="2019-11-07T17:21:00Z">
            <w:rPr>
              <w:rFonts w:ascii="Calibri" w:eastAsia="SimSun" w:hAnsi="Calibri" w:cs="Calibri"/>
              <w:sz w:val="24"/>
              <w:szCs w:val="24"/>
            </w:rPr>
          </w:rPrChange>
        </w:rPr>
        <w:t xml:space="preserve"> </w:t>
      </w:r>
      <w:r w:rsidR="00870C74" w:rsidRPr="00BE3786">
        <w:rPr>
          <w:rFonts w:ascii="Arial" w:hAnsi="Arial" w:cs="Arial"/>
          <w:sz w:val="22"/>
          <w:rPrChange w:id="237" w:author="Guo, Shicheng" w:date="2019-11-07T17:21:00Z">
            <w:rPr/>
          </w:rPrChange>
        </w:rPr>
        <w:fldChar w:fldCharType="begin"/>
      </w:r>
      <w:r w:rsidR="00870C74" w:rsidRPr="00BE3786">
        <w:rPr>
          <w:rFonts w:ascii="Arial" w:hAnsi="Arial" w:cs="Arial"/>
          <w:sz w:val="22"/>
          <w:rPrChange w:id="238" w:author="Guo, Shicheng" w:date="2019-11-07T17:21:00Z">
            <w:rPr/>
          </w:rPrChange>
        </w:rPr>
        <w:instrText xml:space="preserve"> HYPERLINK "mailto:wuhuanwen10700@pumch.cn" </w:instrText>
      </w:r>
      <w:r w:rsidR="00870C74" w:rsidRPr="00BE3786">
        <w:rPr>
          <w:rFonts w:ascii="Arial" w:hAnsi="Arial" w:cs="Arial"/>
          <w:sz w:val="22"/>
          <w:rPrChange w:id="239" w:author="Guo, Shicheng" w:date="2019-11-07T17:21:00Z">
            <w:rPr/>
          </w:rPrChange>
        </w:rPr>
        <w:fldChar w:fldCharType="separate"/>
      </w:r>
      <w:r w:rsidRPr="00BE3786">
        <w:rPr>
          <w:rStyle w:val="Hyperlink"/>
          <w:rFonts w:ascii="Arial" w:eastAsia="SimSun" w:hAnsi="Arial" w:cs="Arial"/>
          <w:sz w:val="22"/>
          <w:rPrChange w:id="240" w:author="Guo, Shicheng" w:date="2019-11-07T17:21:00Z">
            <w:rPr>
              <w:rStyle w:val="Hyperlink"/>
              <w:rFonts w:ascii="Calibri" w:eastAsia="SimSun" w:hAnsi="Calibri" w:cs="Calibri" w:hint="eastAsia"/>
              <w:sz w:val="24"/>
              <w:szCs w:val="24"/>
            </w:rPr>
          </w:rPrChange>
        </w:rPr>
        <w:t>wuhuanwen10700@pumch.cn</w:t>
      </w:r>
      <w:r w:rsidR="00870C74" w:rsidRPr="00BE3786">
        <w:rPr>
          <w:rStyle w:val="Hyperlink"/>
          <w:rFonts w:ascii="Arial" w:eastAsia="SimSun" w:hAnsi="Arial" w:cs="Arial"/>
          <w:sz w:val="22"/>
          <w:rPrChange w:id="241" w:author="Guo, Shicheng" w:date="2019-11-07T17:21:00Z">
            <w:rPr>
              <w:rStyle w:val="Hyperlink"/>
              <w:rFonts w:ascii="Calibri" w:eastAsia="SimSun" w:hAnsi="Calibri" w:cs="Calibri"/>
              <w:sz w:val="24"/>
              <w:szCs w:val="24"/>
            </w:rPr>
          </w:rPrChange>
        </w:rPr>
        <w:fldChar w:fldCharType="end"/>
      </w:r>
      <w:r w:rsidRPr="00BE3786">
        <w:rPr>
          <w:rFonts w:ascii="Arial" w:eastAsia="SimSun" w:hAnsi="Arial" w:cs="Arial"/>
          <w:sz w:val="22"/>
          <w:rPrChange w:id="242" w:author="Guo, Shicheng" w:date="2019-11-07T17:21:00Z">
            <w:rPr>
              <w:rFonts w:ascii="Calibri" w:eastAsia="SimSun" w:hAnsi="Calibri" w:cs="Calibri"/>
              <w:sz w:val="24"/>
              <w:szCs w:val="24"/>
            </w:rPr>
          </w:rPrChange>
        </w:rPr>
        <w:t>.</w:t>
      </w:r>
    </w:p>
    <w:p w14:paraId="614ADEFA" w14:textId="77777777" w:rsidR="00C63463" w:rsidRPr="00BE3786" w:rsidRDefault="00E55810" w:rsidP="00BE3786">
      <w:pPr>
        <w:widowControl/>
        <w:rPr>
          <w:rFonts w:ascii="Arial" w:hAnsi="Arial" w:cs="Arial"/>
          <w:b/>
          <w:sz w:val="22"/>
          <w:rPrChange w:id="243" w:author="Guo, Shicheng" w:date="2019-11-07T17:21:00Z">
            <w:rPr>
              <w:rFonts w:ascii="Times New Roman" w:hAnsi="Times New Roman" w:cs="Times New Roman"/>
              <w:b/>
              <w:sz w:val="24"/>
              <w:szCs w:val="24"/>
            </w:rPr>
          </w:rPrChange>
        </w:rPr>
        <w:pPrChange w:id="244" w:author="Guo, Shicheng" w:date="2019-11-07T17:21:00Z">
          <w:pPr>
            <w:widowControl/>
          </w:pPr>
        </w:pPrChange>
      </w:pPr>
      <w:r w:rsidRPr="00BE3786">
        <w:rPr>
          <w:rFonts w:ascii="Arial" w:hAnsi="Arial" w:cs="Arial"/>
          <w:b/>
          <w:sz w:val="22"/>
          <w:rPrChange w:id="245" w:author="Guo, Shicheng" w:date="2019-11-07T17:21:00Z">
            <w:rPr>
              <w:rFonts w:ascii="Times New Roman" w:hAnsi="Times New Roman" w:cs="Times New Roman"/>
              <w:b/>
              <w:sz w:val="24"/>
              <w:szCs w:val="24"/>
            </w:rPr>
          </w:rPrChange>
        </w:rPr>
        <w:br w:type="page"/>
      </w:r>
    </w:p>
    <w:p w14:paraId="1058F6AA" w14:textId="77777777" w:rsidR="00C63463" w:rsidRPr="00BE3786" w:rsidRDefault="00E55810" w:rsidP="00BE3786">
      <w:pPr>
        <w:spacing w:beforeLines="50" w:before="156" w:afterLines="50" w:after="156"/>
        <w:rPr>
          <w:rFonts w:ascii="Arial" w:hAnsi="Arial" w:cs="Arial"/>
          <w:b/>
          <w:sz w:val="22"/>
          <w:rPrChange w:id="246" w:author="Guo, Shicheng" w:date="2019-11-07T17:21:00Z">
            <w:rPr>
              <w:rFonts w:ascii="Times New Roman" w:hAnsi="Times New Roman" w:cs="Times New Roman"/>
              <w:b/>
              <w:sz w:val="24"/>
              <w:szCs w:val="24"/>
            </w:rPr>
          </w:rPrChange>
        </w:rPr>
        <w:pPrChange w:id="247" w:author="Guo, Shicheng" w:date="2019-11-07T17:21:00Z">
          <w:pPr>
            <w:spacing w:beforeLines="50" w:before="156" w:afterLines="50" w:after="156" w:line="360" w:lineRule="auto"/>
          </w:pPr>
        </w:pPrChange>
      </w:pPr>
      <w:r w:rsidRPr="00BE3786">
        <w:rPr>
          <w:rFonts w:ascii="Arial" w:hAnsi="Arial" w:cs="Arial"/>
          <w:b/>
          <w:sz w:val="22"/>
          <w:rPrChange w:id="248" w:author="Guo, Shicheng" w:date="2019-11-07T17:21:00Z">
            <w:rPr>
              <w:rFonts w:ascii="Times New Roman" w:hAnsi="Times New Roman" w:cs="Times New Roman"/>
              <w:b/>
              <w:sz w:val="24"/>
              <w:szCs w:val="24"/>
            </w:rPr>
          </w:rPrChange>
        </w:rPr>
        <w:lastRenderedPageBreak/>
        <w:t>Abstract</w:t>
      </w:r>
    </w:p>
    <w:p w14:paraId="3FFB8311" w14:textId="1973668F" w:rsidR="00C63463" w:rsidRPr="00BE3786" w:rsidRDefault="00E55810" w:rsidP="00BE3786">
      <w:pPr>
        <w:spacing w:beforeLines="50" w:before="156" w:afterLines="50" w:after="156"/>
        <w:rPr>
          <w:rFonts w:ascii="Arial" w:eastAsia="SimSun" w:hAnsi="Arial" w:cs="Arial"/>
          <w:sz w:val="22"/>
          <w:rPrChange w:id="249" w:author="Guo, Shicheng" w:date="2019-11-07T17:21:00Z">
            <w:rPr>
              <w:rFonts w:ascii="Times New Roman" w:eastAsia="SimSun" w:hAnsi="Times New Roman" w:cs="Times New Roman"/>
              <w:sz w:val="24"/>
              <w:szCs w:val="24"/>
            </w:rPr>
          </w:rPrChange>
        </w:rPr>
        <w:pPrChange w:id="250" w:author="Guo, Shicheng" w:date="2019-11-07T17:21:00Z">
          <w:pPr>
            <w:spacing w:beforeLines="50" w:before="156" w:afterLines="50" w:after="156" w:line="360" w:lineRule="auto"/>
          </w:pPr>
        </w:pPrChange>
      </w:pPr>
      <w:bookmarkStart w:id="251" w:name="OLE_LINK10"/>
      <w:bookmarkStart w:id="252" w:name="_Hlk4502726"/>
      <w:r w:rsidRPr="00BE3786">
        <w:rPr>
          <w:rFonts w:ascii="Arial" w:eastAsia="SimSun" w:hAnsi="Arial" w:cs="Arial"/>
          <w:sz w:val="22"/>
          <w:rPrChange w:id="253" w:author="Guo, Shicheng" w:date="2019-11-07T17:21:00Z">
            <w:rPr>
              <w:rFonts w:ascii="Times New Roman" w:eastAsia="SimSun" w:hAnsi="Times New Roman" w:cs="Times New Roman"/>
              <w:sz w:val="24"/>
              <w:szCs w:val="24"/>
            </w:rPr>
          </w:rPrChange>
        </w:rPr>
        <w:t xml:space="preserve">Intra-tumor </w:t>
      </w:r>
      <w:bookmarkStart w:id="254" w:name="OLE_LINK52"/>
      <w:r w:rsidRPr="00BE3786">
        <w:rPr>
          <w:rFonts w:ascii="Arial" w:eastAsia="SimSun" w:hAnsi="Arial" w:cs="Arial"/>
          <w:sz w:val="22"/>
          <w:rPrChange w:id="255" w:author="Guo, Shicheng" w:date="2019-11-07T17:21:00Z">
            <w:rPr>
              <w:rFonts w:ascii="Times New Roman" w:eastAsia="SimSun" w:hAnsi="Times New Roman" w:cs="Times New Roman"/>
              <w:sz w:val="24"/>
              <w:szCs w:val="24"/>
            </w:rPr>
          </w:rPrChange>
        </w:rPr>
        <w:t xml:space="preserve">heterogeneity </w:t>
      </w:r>
      <w:bookmarkEnd w:id="254"/>
      <w:r w:rsidRPr="00BE3786">
        <w:rPr>
          <w:rFonts w:ascii="Arial" w:eastAsia="SimSun" w:hAnsi="Arial" w:cs="Arial"/>
          <w:sz w:val="22"/>
          <w:rPrChange w:id="256" w:author="Guo, Shicheng" w:date="2019-11-07T17:21:00Z">
            <w:rPr>
              <w:rFonts w:ascii="Times New Roman" w:eastAsia="SimSun" w:hAnsi="Times New Roman" w:cs="Times New Roman"/>
              <w:sz w:val="24"/>
              <w:szCs w:val="24"/>
            </w:rPr>
          </w:rPrChange>
        </w:rPr>
        <w:t>(ITH) might promote disease progression and occurs in several solid tumors but</w:t>
      </w:r>
      <w:bookmarkStart w:id="257" w:name="OLE_LINK7"/>
      <w:bookmarkStart w:id="258" w:name="OLE_LINK6"/>
      <w:r w:rsidRPr="00BE3786">
        <w:rPr>
          <w:rFonts w:ascii="Arial" w:eastAsia="SimSun" w:hAnsi="Arial" w:cs="Arial"/>
          <w:sz w:val="22"/>
          <w:rPrChange w:id="259" w:author="Guo, Shicheng" w:date="2019-11-07T17:21:00Z">
            <w:rPr>
              <w:rFonts w:ascii="Times New Roman" w:eastAsia="SimSun" w:hAnsi="Times New Roman" w:cs="Times New Roman"/>
              <w:sz w:val="24"/>
              <w:szCs w:val="24"/>
            </w:rPr>
          </w:rPrChange>
        </w:rPr>
        <w:t xml:space="preserve"> its extent in pancreatic ductal adenocarcinoma (PDAC) remains unclear</w:t>
      </w:r>
      <w:bookmarkEnd w:id="257"/>
      <w:bookmarkEnd w:id="258"/>
      <w:r w:rsidRPr="00BE3786">
        <w:rPr>
          <w:rFonts w:ascii="Arial" w:eastAsia="SimSun" w:hAnsi="Arial" w:cs="Arial"/>
          <w:sz w:val="22"/>
          <w:rPrChange w:id="260" w:author="Guo, Shicheng" w:date="2019-11-07T17:21:00Z">
            <w:rPr>
              <w:rFonts w:ascii="Times New Roman" w:eastAsia="SimSun" w:hAnsi="Times New Roman" w:cs="Times New Roman"/>
              <w:sz w:val="24"/>
              <w:szCs w:val="24"/>
            </w:rPr>
          </w:rPrChange>
        </w:rPr>
        <w:t>.</w:t>
      </w:r>
      <w:r w:rsidRPr="00BE3786">
        <w:rPr>
          <w:rFonts w:ascii="Arial" w:eastAsia="SimSun" w:hAnsi="Arial" w:cs="Arial"/>
          <w:b/>
          <w:sz w:val="22"/>
          <w:rPrChange w:id="261" w:author="Guo, Shicheng" w:date="2019-11-07T17:21:00Z">
            <w:rPr>
              <w:rFonts w:ascii="Times New Roman" w:eastAsia="SimSun" w:hAnsi="Times New Roman" w:cs="Times New Roman"/>
              <w:b/>
              <w:sz w:val="24"/>
              <w:szCs w:val="24"/>
            </w:rPr>
          </w:rPrChange>
        </w:rPr>
        <w:t xml:space="preserve"> </w:t>
      </w:r>
      <w:bookmarkEnd w:id="251"/>
      <w:r w:rsidRPr="00BE3786">
        <w:rPr>
          <w:rFonts w:ascii="Arial" w:eastAsia="SimSun" w:hAnsi="Arial" w:cs="Arial"/>
          <w:sz w:val="22"/>
          <w:rPrChange w:id="262" w:author="Guo, Shicheng" w:date="2019-11-07T17:21:00Z">
            <w:rPr>
              <w:rFonts w:ascii="Times New Roman" w:eastAsia="SimSun" w:hAnsi="Times New Roman" w:cs="Times New Roman"/>
              <w:sz w:val="24"/>
              <w:szCs w:val="24"/>
            </w:rPr>
          </w:rPrChange>
        </w:rPr>
        <w:t xml:space="preserve">Through sequencing of </w:t>
      </w:r>
      <w:r w:rsidR="00444CE6" w:rsidRPr="00BE3786">
        <w:rPr>
          <w:rFonts w:ascii="Arial" w:eastAsia="SimSun" w:hAnsi="Arial" w:cs="Arial"/>
          <w:sz w:val="22"/>
          <w:rPrChange w:id="263" w:author="Guo, Shicheng" w:date="2019-11-07T17:21:00Z">
            <w:rPr>
              <w:rFonts w:ascii="Times New Roman" w:eastAsia="SimSun" w:hAnsi="Times New Roman" w:cs="Times New Roman"/>
              <w:sz w:val="24"/>
              <w:szCs w:val="24"/>
            </w:rPr>
          </w:rPrChange>
        </w:rPr>
        <w:t>46</w:t>
      </w:r>
      <w:r w:rsidRPr="00BE3786">
        <w:rPr>
          <w:rFonts w:ascii="Arial" w:eastAsia="SimSun" w:hAnsi="Arial" w:cs="Arial"/>
          <w:sz w:val="22"/>
          <w:rPrChange w:id="264" w:author="Guo, Shicheng" w:date="2019-11-07T17:21:00Z">
            <w:rPr>
              <w:rFonts w:ascii="Times New Roman" w:eastAsia="SimSun" w:hAnsi="Times New Roman" w:cs="Times New Roman"/>
              <w:sz w:val="24"/>
              <w:szCs w:val="24"/>
            </w:rPr>
          </w:rPrChange>
        </w:rPr>
        <w:t xml:space="preserve"> samples from </w:t>
      </w:r>
      <w:r w:rsidR="00444CE6" w:rsidRPr="00BE3786">
        <w:rPr>
          <w:rFonts w:ascii="Arial" w:eastAsia="SimSun" w:hAnsi="Arial" w:cs="Arial"/>
          <w:sz w:val="22"/>
          <w:rPrChange w:id="265" w:author="Guo, Shicheng" w:date="2019-11-07T17:21:00Z">
            <w:rPr>
              <w:rFonts w:ascii="Times New Roman" w:eastAsia="SimSun" w:hAnsi="Times New Roman" w:cs="Times New Roman"/>
              <w:sz w:val="24"/>
              <w:szCs w:val="24"/>
            </w:rPr>
          </w:rPrChange>
        </w:rPr>
        <w:t>14</w:t>
      </w:r>
      <w:r w:rsidRPr="00BE3786">
        <w:rPr>
          <w:rFonts w:ascii="Arial" w:eastAsia="SimSun" w:hAnsi="Arial" w:cs="Arial"/>
          <w:sz w:val="22"/>
          <w:rPrChange w:id="266" w:author="Guo, Shicheng" w:date="2019-11-07T17:21:00Z">
            <w:rPr>
              <w:rFonts w:ascii="Times New Roman" w:eastAsia="SimSun" w:hAnsi="Times New Roman" w:cs="Times New Roman"/>
              <w:sz w:val="24"/>
              <w:szCs w:val="24"/>
            </w:rPr>
          </w:rPrChange>
        </w:rPr>
        <w:t xml:space="preserve"> patients with PDAC that had been resected before systemic therapy by multiregion whole-exome sequencing</w:t>
      </w:r>
      <w:r w:rsidR="00444CE6" w:rsidRPr="00BE3786">
        <w:rPr>
          <w:rFonts w:ascii="Arial" w:eastAsia="SimSun" w:hAnsi="Arial" w:cs="Arial"/>
          <w:sz w:val="22"/>
          <w:rPrChange w:id="267" w:author="Guo, Shicheng" w:date="2019-11-07T17:21:00Z">
            <w:rPr>
              <w:rFonts w:ascii="Times New Roman" w:eastAsia="SimSun" w:hAnsi="Times New Roman" w:cs="Times New Roman"/>
              <w:sz w:val="24"/>
              <w:szCs w:val="24"/>
            </w:rPr>
          </w:rPrChange>
        </w:rPr>
        <w:t>, RNA-seq and MeDIP-se</w:t>
      </w:r>
      <w:r w:rsidR="00444CE6" w:rsidRPr="00BE3786">
        <w:rPr>
          <w:rFonts w:ascii="Arial" w:hAnsi="Arial" w:cs="Arial"/>
          <w:sz w:val="22"/>
          <w:rPrChange w:id="268" w:author="Guo, Shicheng" w:date="2019-11-07T17:21:00Z">
            <w:rPr>
              <w:rFonts w:ascii="Times New Roman" w:hAnsi="Times New Roman" w:cs="Times New Roman"/>
              <w:sz w:val="24"/>
              <w:szCs w:val="24"/>
            </w:rPr>
          </w:rPrChange>
        </w:rPr>
        <w:t>q</w:t>
      </w:r>
      <w:r w:rsidRPr="00BE3786">
        <w:rPr>
          <w:rFonts w:ascii="Arial" w:hAnsi="Arial" w:cs="Arial"/>
          <w:sz w:val="22"/>
          <w:rPrChange w:id="269" w:author="Guo, Shicheng" w:date="2019-11-07T17:21:00Z">
            <w:rPr>
              <w:rFonts w:ascii="Times New Roman" w:hAnsi="Times New Roman" w:cs="Times New Roman" w:hint="eastAsia"/>
              <w:sz w:val="24"/>
              <w:szCs w:val="24"/>
            </w:rPr>
          </w:rPrChange>
        </w:rPr>
        <w:t>, w</w:t>
      </w:r>
      <w:r w:rsidRPr="00BE3786">
        <w:rPr>
          <w:rFonts w:ascii="Arial" w:hAnsi="Arial" w:cs="Arial"/>
          <w:sz w:val="22"/>
          <w:rPrChange w:id="270" w:author="Guo, Shicheng" w:date="2019-11-07T17:21:00Z">
            <w:rPr>
              <w:rFonts w:ascii="Times New Roman" w:hAnsi="Times New Roman" w:cs="Times New Roman"/>
              <w:sz w:val="24"/>
              <w:szCs w:val="24"/>
            </w:rPr>
          </w:rPrChange>
        </w:rPr>
        <w:t xml:space="preserve">e comprehensively analyzed these tumor regions to evaluate the ITH in PDAC. The results showed that </w:t>
      </w:r>
      <w:r w:rsidR="00444CE6" w:rsidRPr="00BE3786">
        <w:rPr>
          <w:rFonts w:ascii="Arial" w:hAnsi="Arial" w:cs="Arial"/>
          <w:sz w:val="22"/>
          <w:rPrChange w:id="271" w:author="Guo, Shicheng" w:date="2019-11-07T17:21:00Z">
            <w:rPr>
              <w:rFonts w:ascii="Times New Roman" w:hAnsi="Times New Roman" w:cs="Times New Roman"/>
              <w:sz w:val="24"/>
              <w:szCs w:val="24"/>
            </w:rPr>
          </w:rPrChange>
        </w:rPr>
        <w:t xml:space="preserve">tumor heterogeneity is considerable with regard to the genomes, transcriptomes and epigenomics of lesions and tumors. </w:t>
      </w:r>
      <w:r w:rsidRPr="00BE3786">
        <w:rPr>
          <w:rFonts w:ascii="Arial" w:hAnsi="Arial" w:cs="Arial"/>
          <w:sz w:val="22"/>
          <w:rPrChange w:id="272" w:author="Guo, Shicheng" w:date="2019-11-07T17:21:00Z">
            <w:rPr>
              <w:rFonts w:ascii="Times New Roman" w:hAnsi="Times New Roman" w:cs="Times New Roman"/>
              <w:sz w:val="24"/>
              <w:szCs w:val="24"/>
            </w:rPr>
          </w:rPrChange>
        </w:rPr>
        <w:t>Though driver gene mutations were more likely to be deleterious than passenger gene mutations, p</w:t>
      </w:r>
      <w:r w:rsidRPr="00BE3786">
        <w:rPr>
          <w:rFonts w:ascii="Arial" w:eastAsia="SimSun" w:hAnsi="Arial" w:cs="Arial"/>
          <w:sz w:val="22"/>
          <w:rPrChange w:id="273" w:author="Guo, Shicheng" w:date="2019-11-07T17:21:00Z">
            <w:rPr>
              <w:rFonts w:ascii="Times New Roman" w:eastAsia="SimSun" w:hAnsi="Times New Roman" w:cs="Times New Roman"/>
              <w:sz w:val="24"/>
              <w:szCs w:val="24"/>
            </w:rPr>
          </w:rPrChange>
        </w:rPr>
        <w:t>assenger gene mutations predicted to account for most ITH and substantial ITH in PDAC were observed.</w:t>
      </w:r>
      <w:r w:rsidRPr="00BE3786">
        <w:rPr>
          <w:rFonts w:ascii="Arial" w:hAnsi="Arial" w:cs="Arial"/>
          <w:sz w:val="22"/>
          <w:rPrChange w:id="274" w:author="Guo, Shicheng" w:date="2019-11-07T17:21:00Z">
            <w:rPr>
              <w:rFonts w:ascii="Times New Roman" w:hAnsi="Times New Roman" w:cs="Times New Roman"/>
              <w:sz w:val="24"/>
              <w:szCs w:val="24"/>
            </w:rPr>
          </w:rPrChange>
        </w:rPr>
        <w:t xml:space="preserve"> In addition, c</w:t>
      </w:r>
      <w:r w:rsidRPr="00BE3786">
        <w:rPr>
          <w:rFonts w:ascii="Arial" w:hAnsi="Arial" w:cs="Arial"/>
          <w:kern w:val="0"/>
          <w:sz w:val="22"/>
          <w:rPrChange w:id="275" w:author="Guo, Shicheng" w:date="2019-11-07T17:21:00Z">
            <w:rPr>
              <w:rFonts w:ascii="Times New Roman" w:hAnsi="Times New Roman" w:cs="Times New Roman"/>
              <w:kern w:val="0"/>
              <w:sz w:val="24"/>
              <w:szCs w:val="24"/>
            </w:rPr>
          </w:rPrChange>
        </w:rPr>
        <w:t>lonal evolution analyses</w:t>
      </w:r>
      <w:r w:rsidR="00FB6529" w:rsidRPr="00BE3786">
        <w:rPr>
          <w:rFonts w:ascii="Arial" w:hAnsi="Arial" w:cs="Arial"/>
          <w:kern w:val="0"/>
          <w:sz w:val="22"/>
          <w:rPrChange w:id="276" w:author="Guo, Shicheng" w:date="2019-11-07T17:21:00Z">
            <w:rPr>
              <w:rFonts w:ascii="Times New Roman" w:hAnsi="Times New Roman" w:cs="Times New Roman"/>
              <w:kern w:val="0"/>
              <w:sz w:val="24"/>
              <w:szCs w:val="24"/>
            </w:rPr>
          </w:rPrChange>
        </w:rPr>
        <w:t xml:space="preserve"> showed </w:t>
      </w:r>
      <w:r w:rsidR="00FB6529" w:rsidRPr="00BE3786">
        <w:rPr>
          <w:rFonts w:ascii="Arial" w:hAnsi="Arial" w:cs="Arial"/>
          <w:sz w:val="22"/>
          <w:rPrChange w:id="277" w:author="Guo, Shicheng" w:date="2019-11-07T17:21:00Z">
            <w:rPr>
              <w:rFonts w:ascii="Times New Roman" w:hAnsi="Times New Roman" w:cs="Times New Roman"/>
              <w:sz w:val="24"/>
              <w:szCs w:val="24"/>
            </w:rPr>
          </w:rPrChange>
        </w:rPr>
        <w:t xml:space="preserve">the evolutionary histories of a tumor inferred based on genomic and epigenomic data </w:t>
      </w:r>
      <w:r w:rsidR="00BE5A1F" w:rsidRPr="00BE3786">
        <w:rPr>
          <w:rFonts w:ascii="Arial" w:hAnsi="Arial" w:cs="Arial"/>
          <w:sz w:val="22"/>
          <w:rPrChange w:id="278" w:author="Guo, Shicheng" w:date="2019-11-07T17:21:00Z">
            <w:rPr>
              <w:rFonts w:ascii="Times New Roman" w:hAnsi="Times New Roman" w:cs="Times New Roman"/>
              <w:sz w:val="24"/>
              <w:szCs w:val="24"/>
            </w:rPr>
          </w:rPrChange>
        </w:rPr>
        <w:t xml:space="preserve">were different </w:t>
      </w:r>
      <w:r w:rsidR="00FB6529" w:rsidRPr="00BE3786">
        <w:rPr>
          <w:rFonts w:ascii="Arial" w:hAnsi="Arial" w:cs="Arial"/>
          <w:sz w:val="22"/>
          <w:rPrChange w:id="279" w:author="Guo, Shicheng" w:date="2019-11-07T17:21:00Z">
            <w:rPr>
              <w:rFonts w:ascii="Times New Roman" w:hAnsi="Times New Roman" w:cs="Times New Roman"/>
              <w:sz w:val="24"/>
              <w:szCs w:val="24"/>
            </w:rPr>
          </w:rPrChange>
        </w:rPr>
        <w:t>with each other.</w:t>
      </w:r>
      <w:r w:rsidRPr="00BE3786">
        <w:rPr>
          <w:rFonts w:ascii="Arial" w:hAnsi="Arial" w:cs="Arial"/>
          <w:kern w:val="0"/>
          <w:sz w:val="22"/>
          <w:rPrChange w:id="280" w:author="Guo, Shicheng" w:date="2019-11-07T17:21:00Z">
            <w:rPr>
              <w:rFonts w:ascii="Times New Roman" w:hAnsi="Times New Roman" w:cs="Times New Roman"/>
              <w:kern w:val="0"/>
              <w:sz w:val="24"/>
              <w:szCs w:val="24"/>
            </w:rPr>
          </w:rPrChange>
        </w:rPr>
        <w:t xml:space="preserve"> </w:t>
      </w:r>
      <w:r w:rsidRPr="00BE3786">
        <w:rPr>
          <w:rFonts w:ascii="Arial" w:eastAsia="SimSun" w:hAnsi="Arial" w:cs="Arial"/>
          <w:sz w:val="22"/>
          <w:rPrChange w:id="281" w:author="Guo, Shicheng" w:date="2019-11-07T17:21:00Z">
            <w:rPr>
              <w:rFonts w:ascii="Times New Roman" w:eastAsia="SimSun" w:hAnsi="Times New Roman" w:cs="Times New Roman"/>
              <w:sz w:val="24"/>
              <w:szCs w:val="24"/>
            </w:rPr>
          </w:rPrChange>
        </w:rPr>
        <w:t>However, passenger gene mutations, not driver gene mutations, were more predictive of ITH, which suggested that single-region detection might be sufficient to guide treatment decisions.</w:t>
      </w:r>
    </w:p>
    <w:bookmarkEnd w:id="252"/>
    <w:p w14:paraId="2EDFFC91" w14:textId="10C9F74F" w:rsidR="00C63463" w:rsidRPr="00BE3786" w:rsidDel="00870C74" w:rsidRDefault="00C63463" w:rsidP="00BE3786">
      <w:pPr>
        <w:spacing w:beforeLines="50" w:before="156" w:afterLines="50" w:after="156"/>
        <w:rPr>
          <w:del w:id="282" w:author="Guo, Shicheng" w:date="2019-10-28T11:39:00Z"/>
          <w:rFonts w:ascii="Arial" w:eastAsia="SimSun" w:hAnsi="Arial" w:cs="Arial"/>
          <w:sz w:val="22"/>
          <w:rPrChange w:id="283" w:author="Guo, Shicheng" w:date="2019-11-07T17:21:00Z">
            <w:rPr>
              <w:del w:id="284" w:author="Guo, Shicheng" w:date="2019-10-28T11:39:00Z"/>
              <w:rFonts w:ascii="Times New Roman" w:eastAsia="SimSun" w:hAnsi="Times New Roman" w:cs="Times New Roman"/>
              <w:sz w:val="24"/>
              <w:szCs w:val="24"/>
            </w:rPr>
          </w:rPrChange>
        </w:rPr>
        <w:pPrChange w:id="285" w:author="Guo, Shicheng" w:date="2019-11-07T17:21:00Z">
          <w:pPr>
            <w:spacing w:beforeLines="50" w:before="156" w:afterLines="50" w:after="156" w:line="360" w:lineRule="auto"/>
          </w:pPr>
        </w:pPrChange>
      </w:pPr>
    </w:p>
    <w:p w14:paraId="61E914E6" w14:textId="2F213BBC" w:rsidR="00C63463" w:rsidRPr="00BE3786" w:rsidDel="00870C74" w:rsidRDefault="00C63463" w:rsidP="00BE3786">
      <w:pPr>
        <w:spacing w:beforeLines="50" w:before="156" w:afterLines="50" w:after="156"/>
        <w:rPr>
          <w:del w:id="286" w:author="Guo, Shicheng" w:date="2019-10-28T11:39:00Z"/>
          <w:rFonts w:ascii="Arial" w:eastAsia="SimSun" w:hAnsi="Arial" w:cs="Arial"/>
          <w:sz w:val="22"/>
          <w:rPrChange w:id="287" w:author="Guo, Shicheng" w:date="2019-11-07T17:21:00Z">
            <w:rPr>
              <w:del w:id="288" w:author="Guo, Shicheng" w:date="2019-10-28T11:39:00Z"/>
              <w:rFonts w:ascii="Times New Roman" w:eastAsia="SimSun" w:hAnsi="Times New Roman" w:cs="Times New Roman"/>
              <w:sz w:val="24"/>
              <w:szCs w:val="24"/>
            </w:rPr>
          </w:rPrChange>
        </w:rPr>
        <w:pPrChange w:id="289" w:author="Guo, Shicheng" w:date="2019-11-07T17:21:00Z">
          <w:pPr>
            <w:spacing w:beforeLines="50" w:before="156" w:afterLines="50" w:after="156" w:line="360" w:lineRule="auto"/>
          </w:pPr>
        </w:pPrChange>
      </w:pPr>
    </w:p>
    <w:p w14:paraId="45D3ADAC" w14:textId="28FD7151" w:rsidR="00C63463" w:rsidRPr="00BE3786" w:rsidDel="00870C74" w:rsidRDefault="00C63463" w:rsidP="00BE3786">
      <w:pPr>
        <w:spacing w:beforeLines="50" w:before="156" w:afterLines="50" w:after="156"/>
        <w:rPr>
          <w:del w:id="290" w:author="Guo, Shicheng" w:date="2019-10-28T11:39:00Z"/>
          <w:rFonts w:ascii="Arial" w:eastAsia="SimSun" w:hAnsi="Arial" w:cs="Arial"/>
          <w:sz w:val="22"/>
          <w:rPrChange w:id="291" w:author="Guo, Shicheng" w:date="2019-11-07T17:21:00Z">
            <w:rPr>
              <w:del w:id="292" w:author="Guo, Shicheng" w:date="2019-10-28T11:39:00Z"/>
              <w:rFonts w:ascii="Times New Roman" w:eastAsia="SimSun" w:hAnsi="Times New Roman" w:cs="Times New Roman"/>
              <w:sz w:val="24"/>
              <w:szCs w:val="24"/>
            </w:rPr>
          </w:rPrChange>
        </w:rPr>
        <w:pPrChange w:id="293" w:author="Guo, Shicheng" w:date="2019-11-07T17:21:00Z">
          <w:pPr>
            <w:spacing w:beforeLines="50" w:before="156" w:afterLines="50" w:after="156" w:line="360" w:lineRule="auto"/>
          </w:pPr>
        </w:pPrChange>
      </w:pPr>
    </w:p>
    <w:p w14:paraId="64BA6B76" w14:textId="1DF0F7FC" w:rsidR="00C63463" w:rsidRPr="00BE3786" w:rsidDel="00870C74" w:rsidRDefault="00C63463" w:rsidP="00BE3786">
      <w:pPr>
        <w:spacing w:beforeLines="50" w:before="156" w:afterLines="50" w:after="156"/>
        <w:rPr>
          <w:del w:id="294" w:author="Guo, Shicheng" w:date="2019-10-28T11:39:00Z"/>
          <w:rFonts w:ascii="Arial" w:eastAsia="SimSun" w:hAnsi="Arial" w:cs="Arial"/>
          <w:sz w:val="22"/>
          <w:rPrChange w:id="295" w:author="Guo, Shicheng" w:date="2019-11-07T17:21:00Z">
            <w:rPr>
              <w:del w:id="296" w:author="Guo, Shicheng" w:date="2019-10-28T11:39:00Z"/>
              <w:rFonts w:ascii="Times New Roman" w:eastAsia="SimSun" w:hAnsi="Times New Roman" w:cs="Times New Roman"/>
              <w:sz w:val="24"/>
              <w:szCs w:val="24"/>
            </w:rPr>
          </w:rPrChange>
        </w:rPr>
        <w:pPrChange w:id="297" w:author="Guo, Shicheng" w:date="2019-11-07T17:21:00Z">
          <w:pPr>
            <w:spacing w:beforeLines="50" w:before="156" w:afterLines="50" w:after="156" w:line="360" w:lineRule="auto"/>
          </w:pPr>
        </w:pPrChange>
      </w:pPr>
    </w:p>
    <w:p w14:paraId="5EB96EBF" w14:textId="406643EE" w:rsidR="00C63463" w:rsidRPr="00BE3786" w:rsidDel="00870C74" w:rsidRDefault="00C63463" w:rsidP="00BE3786">
      <w:pPr>
        <w:spacing w:beforeLines="50" w:before="156" w:afterLines="50" w:after="156"/>
        <w:rPr>
          <w:del w:id="298" w:author="Guo, Shicheng" w:date="2019-10-28T11:39:00Z"/>
          <w:rFonts w:ascii="Arial" w:eastAsia="SimSun" w:hAnsi="Arial" w:cs="Arial"/>
          <w:sz w:val="22"/>
          <w:rPrChange w:id="299" w:author="Guo, Shicheng" w:date="2019-11-07T17:21:00Z">
            <w:rPr>
              <w:del w:id="300" w:author="Guo, Shicheng" w:date="2019-10-28T11:39:00Z"/>
              <w:rFonts w:ascii="Times New Roman" w:eastAsia="SimSun" w:hAnsi="Times New Roman" w:cs="Times New Roman"/>
              <w:sz w:val="24"/>
              <w:szCs w:val="24"/>
            </w:rPr>
          </w:rPrChange>
        </w:rPr>
        <w:pPrChange w:id="301" w:author="Guo, Shicheng" w:date="2019-11-07T17:21:00Z">
          <w:pPr>
            <w:spacing w:beforeLines="50" w:before="156" w:afterLines="50" w:after="156" w:line="360" w:lineRule="auto"/>
          </w:pPr>
        </w:pPrChange>
      </w:pPr>
    </w:p>
    <w:p w14:paraId="0ADA9046" w14:textId="2E48E2F2" w:rsidR="00C63463" w:rsidRPr="00BE3786" w:rsidDel="00870C74" w:rsidRDefault="00C63463" w:rsidP="00BE3786">
      <w:pPr>
        <w:spacing w:beforeLines="50" w:before="156" w:afterLines="50" w:after="156"/>
        <w:rPr>
          <w:del w:id="302" w:author="Guo, Shicheng" w:date="2019-10-28T11:39:00Z"/>
          <w:rFonts w:ascii="Arial" w:eastAsia="SimSun" w:hAnsi="Arial" w:cs="Arial"/>
          <w:sz w:val="22"/>
          <w:rPrChange w:id="303" w:author="Guo, Shicheng" w:date="2019-11-07T17:21:00Z">
            <w:rPr>
              <w:del w:id="304" w:author="Guo, Shicheng" w:date="2019-10-28T11:39:00Z"/>
              <w:rFonts w:ascii="Times New Roman" w:eastAsia="SimSun" w:hAnsi="Times New Roman" w:cs="Times New Roman"/>
              <w:sz w:val="24"/>
              <w:szCs w:val="24"/>
            </w:rPr>
          </w:rPrChange>
        </w:rPr>
        <w:pPrChange w:id="305" w:author="Guo, Shicheng" w:date="2019-11-07T17:21:00Z">
          <w:pPr>
            <w:spacing w:beforeLines="50" w:before="156" w:afterLines="50" w:after="156" w:line="360" w:lineRule="auto"/>
          </w:pPr>
        </w:pPrChange>
      </w:pPr>
    </w:p>
    <w:p w14:paraId="7DDD7CB5" w14:textId="3D371D74" w:rsidR="00C63463" w:rsidRPr="00BE3786" w:rsidDel="00870C74" w:rsidRDefault="00C63463" w:rsidP="00BE3786">
      <w:pPr>
        <w:spacing w:beforeLines="50" w:before="156" w:afterLines="50" w:after="156"/>
        <w:rPr>
          <w:del w:id="306" w:author="Guo, Shicheng" w:date="2019-10-28T11:39:00Z"/>
          <w:rFonts w:ascii="Arial" w:eastAsia="SimSun" w:hAnsi="Arial" w:cs="Arial"/>
          <w:sz w:val="22"/>
          <w:rPrChange w:id="307" w:author="Guo, Shicheng" w:date="2019-11-07T17:21:00Z">
            <w:rPr>
              <w:del w:id="308" w:author="Guo, Shicheng" w:date="2019-10-28T11:39:00Z"/>
              <w:rFonts w:ascii="Times New Roman" w:eastAsia="SimSun" w:hAnsi="Times New Roman" w:cs="Times New Roman"/>
              <w:sz w:val="24"/>
              <w:szCs w:val="24"/>
            </w:rPr>
          </w:rPrChange>
        </w:rPr>
        <w:pPrChange w:id="309" w:author="Guo, Shicheng" w:date="2019-11-07T17:21:00Z">
          <w:pPr>
            <w:spacing w:beforeLines="50" w:before="156" w:afterLines="50" w:after="156" w:line="360" w:lineRule="auto"/>
          </w:pPr>
        </w:pPrChange>
      </w:pPr>
    </w:p>
    <w:p w14:paraId="35061D32" w14:textId="0671C62F" w:rsidR="00C63463" w:rsidRPr="00BE3786" w:rsidDel="00870C74" w:rsidRDefault="00C63463" w:rsidP="00BE3786">
      <w:pPr>
        <w:spacing w:beforeLines="50" w:before="156" w:afterLines="50" w:after="156"/>
        <w:rPr>
          <w:del w:id="310" w:author="Guo, Shicheng" w:date="2019-10-28T11:39:00Z"/>
          <w:rFonts w:ascii="Arial" w:eastAsia="SimSun" w:hAnsi="Arial" w:cs="Arial"/>
          <w:sz w:val="22"/>
          <w:rPrChange w:id="311" w:author="Guo, Shicheng" w:date="2019-11-07T17:21:00Z">
            <w:rPr>
              <w:del w:id="312" w:author="Guo, Shicheng" w:date="2019-10-28T11:39:00Z"/>
              <w:rFonts w:ascii="Times New Roman" w:eastAsia="SimSun" w:hAnsi="Times New Roman" w:cs="Times New Roman"/>
              <w:sz w:val="24"/>
              <w:szCs w:val="24"/>
            </w:rPr>
          </w:rPrChange>
        </w:rPr>
        <w:pPrChange w:id="313" w:author="Guo, Shicheng" w:date="2019-11-07T17:21:00Z">
          <w:pPr>
            <w:spacing w:beforeLines="50" w:before="156" w:afterLines="50" w:after="156" w:line="360" w:lineRule="auto"/>
          </w:pPr>
        </w:pPrChange>
      </w:pPr>
    </w:p>
    <w:p w14:paraId="469AE14D" w14:textId="55CCA0C9" w:rsidR="00C63463" w:rsidRPr="00BE3786" w:rsidDel="00870C74" w:rsidRDefault="00C63463" w:rsidP="00BE3786">
      <w:pPr>
        <w:spacing w:beforeLines="50" w:before="156" w:afterLines="50" w:after="156"/>
        <w:rPr>
          <w:del w:id="314" w:author="Guo, Shicheng" w:date="2019-10-28T11:39:00Z"/>
          <w:rFonts w:ascii="Arial" w:eastAsia="SimSun" w:hAnsi="Arial" w:cs="Arial"/>
          <w:sz w:val="22"/>
          <w:rPrChange w:id="315" w:author="Guo, Shicheng" w:date="2019-11-07T17:21:00Z">
            <w:rPr>
              <w:del w:id="316" w:author="Guo, Shicheng" w:date="2019-10-28T11:39:00Z"/>
              <w:rFonts w:ascii="Times New Roman" w:eastAsia="SimSun" w:hAnsi="Times New Roman" w:cs="Times New Roman"/>
              <w:sz w:val="24"/>
              <w:szCs w:val="24"/>
            </w:rPr>
          </w:rPrChange>
        </w:rPr>
        <w:pPrChange w:id="317" w:author="Guo, Shicheng" w:date="2019-11-07T17:21:00Z">
          <w:pPr>
            <w:spacing w:beforeLines="50" w:before="156" w:afterLines="50" w:after="156" w:line="360" w:lineRule="auto"/>
          </w:pPr>
        </w:pPrChange>
      </w:pPr>
    </w:p>
    <w:p w14:paraId="3EC23485" w14:textId="1DDBD173" w:rsidR="00C63463" w:rsidRPr="00BE3786" w:rsidDel="00870C74" w:rsidRDefault="00C63463" w:rsidP="00BE3786">
      <w:pPr>
        <w:spacing w:beforeLines="50" w:before="156" w:afterLines="50" w:after="156"/>
        <w:rPr>
          <w:del w:id="318" w:author="Guo, Shicheng" w:date="2019-10-28T11:39:00Z"/>
          <w:rFonts w:ascii="Arial" w:eastAsia="SimSun" w:hAnsi="Arial" w:cs="Arial"/>
          <w:sz w:val="22"/>
          <w:rPrChange w:id="319" w:author="Guo, Shicheng" w:date="2019-11-07T17:21:00Z">
            <w:rPr>
              <w:del w:id="320" w:author="Guo, Shicheng" w:date="2019-10-28T11:39:00Z"/>
              <w:rFonts w:ascii="Times New Roman" w:eastAsia="SimSun" w:hAnsi="Times New Roman" w:cs="Times New Roman"/>
              <w:sz w:val="24"/>
              <w:szCs w:val="24"/>
            </w:rPr>
          </w:rPrChange>
        </w:rPr>
        <w:pPrChange w:id="321" w:author="Guo, Shicheng" w:date="2019-11-07T17:21:00Z">
          <w:pPr>
            <w:spacing w:beforeLines="50" w:before="156" w:afterLines="50" w:after="156" w:line="360" w:lineRule="auto"/>
          </w:pPr>
        </w:pPrChange>
      </w:pPr>
    </w:p>
    <w:p w14:paraId="3B659B39" w14:textId="337172EA" w:rsidR="00C63463" w:rsidRPr="00BE3786" w:rsidDel="00870C74" w:rsidRDefault="00C63463" w:rsidP="00BE3786">
      <w:pPr>
        <w:spacing w:beforeLines="50" w:before="156" w:afterLines="50" w:after="156"/>
        <w:rPr>
          <w:del w:id="322" w:author="Guo, Shicheng" w:date="2019-10-28T11:39:00Z"/>
          <w:rFonts w:ascii="Arial" w:eastAsia="SimSun" w:hAnsi="Arial" w:cs="Arial"/>
          <w:sz w:val="22"/>
          <w:rPrChange w:id="323" w:author="Guo, Shicheng" w:date="2019-11-07T17:21:00Z">
            <w:rPr>
              <w:del w:id="324" w:author="Guo, Shicheng" w:date="2019-10-28T11:39:00Z"/>
              <w:rFonts w:ascii="Times New Roman" w:eastAsia="SimSun" w:hAnsi="Times New Roman" w:cs="Times New Roman"/>
              <w:sz w:val="24"/>
              <w:szCs w:val="24"/>
            </w:rPr>
          </w:rPrChange>
        </w:rPr>
        <w:pPrChange w:id="325" w:author="Guo, Shicheng" w:date="2019-11-07T17:21:00Z">
          <w:pPr>
            <w:spacing w:beforeLines="50" w:before="156" w:afterLines="50" w:after="156" w:line="360" w:lineRule="auto"/>
          </w:pPr>
        </w:pPrChange>
      </w:pPr>
    </w:p>
    <w:p w14:paraId="4400A96E" w14:textId="77777777" w:rsidR="00C63463" w:rsidRPr="00BE3786" w:rsidRDefault="00E55810" w:rsidP="00BE3786">
      <w:pPr>
        <w:widowControl/>
        <w:rPr>
          <w:rFonts w:ascii="Arial" w:hAnsi="Arial" w:cs="Arial"/>
          <w:b/>
          <w:sz w:val="22"/>
          <w:rPrChange w:id="326" w:author="Guo, Shicheng" w:date="2019-11-07T17:21:00Z">
            <w:rPr>
              <w:rFonts w:ascii="Times New Roman" w:hAnsi="Times New Roman" w:cs="Times New Roman"/>
              <w:b/>
              <w:sz w:val="24"/>
              <w:szCs w:val="24"/>
            </w:rPr>
          </w:rPrChange>
        </w:rPr>
        <w:pPrChange w:id="327" w:author="Guo, Shicheng" w:date="2019-11-07T17:21:00Z">
          <w:pPr>
            <w:widowControl/>
          </w:pPr>
        </w:pPrChange>
      </w:pPr>
      <w:r w:rsidRPr="00BE3786">
        <w:rPr>
          <w:rFonts w:ascii="Arial" w:hAnsi="Arial" w:cs="Arial"/>
          <w:b/>
          <w:sz w:val="22"/>
          <w:rPrChange w:id="328" w:author="Guo, Shicheng" w:date="2019-11-07T17:21:00Z">
            <w:rPr>
              <w:rFonts w:ascii="Times New Roman" w:hAnsi="Times New Roman" w:cs="Times New Roman"/>
              <w:b/>
              <w:sz w:val="24"/>
              <w:szCs w:val="24"/>
            </w:rPr>
          </w:rPrChange>
        </w:rPr>
        <w:t>Introduction</w:t>
      </w:r>
    </w:p>
    <w:p w14:paraId="6870C4FD" w14:textId="4BCE1262" w:rsidR="00C63463" w:rsidRPr="00BE3786" w:rsidRDefault="00E55810" w:rsidP="00BE3786">
      <w:pPr>
        <w:spacing w:beforeLines="50" w:before="156" w:afterLines="50" w:after="156"/>
        <w:rPr>
          <w:rFonts w:ascii="Arial" w:eastAsia="SimSun" w:hAnsi="Arial" w:cs="Arial"/>
          <w:sz w:val="22"/>
          <w:rPrChange w:id="329" w:author="Guo, Shicheng" w:date="2019-11-07T17:21:00Z">
            <w:rPr>
              <w:rFonts w:ascii="Times New Roman" w:eastAsia="SimSun" w:hAnsi="Times New Roman" w:cs="Times New Roman"/>
              <w:sz w:val="24"/>
              <w:szCs w:val="24"/>
            </w:rPr>
          </w:rPrChange>
        </w:rPr>
        <w:pPrChange w:id="330" w:author="Guo, Shicheng" w:date="2019-11-07T17:21:00Z">
          <w:pPr>
            <w:spacing w:beforeLines="50" w:before="156" w:afterLines="50" w:after="156" w:line="360" w:lineRule="auto"/>
          </w:pPr>
        </w:pPrChange>
      </w:pPr>
      <w:r w:rsidRPr="00BE3786">
        <w:rPr>
          <w:rFonts w:ascii="Arial" w:eastAsia="SimSun" w:hAnsi="Arial" w:cs="Arial"/>
          <w:sz w:val="22"/>
          <w:rPrChange w:id="331" w:author="Guo, Shicheng" w:date="2019-11-07T17:21:00Z">
            <w:rPr>
              <w:rFonts w:ascii="Times New Roman" w:eastAsia="SimSun" w:hAnsi="Times New Roman" w:cs="Times New Roman"/>
              <w:sz w:val="24"/>
              <w:szCs w:val="24"/>
            </w:rPr>
          </w:rPrChange>
        </w:rPr>
        <w:t>Pancreatic cancer is a major cause of cancer-associated mortality</w:t>
      </w:r>
      <w:r w:rsidR="00870C74" w:rsidRPr="00BE3786">
        <w:rPr>
          <w:rFonts w:ascii="Arial" w:hAnsi="Arial" w:cs="Arial"/>
          <w:sz w:val="22"/>
          <w:rPrChange w:id="332" w:author="Guo, Shicheng" w:date="2019-11-07T17:21:00Z">
            <w:rPr/>
          </w:rPrChange>
        </w:rPr>
        <w:fldChar w:fldCharType="begin"/>
      </w:r>
      <w:r w:rsidR="00870C74" w:rsidRPr="00BE3786">
        <w:rPr>
          <w:rFonts w:ascii="Arial" w:hAnsi="Arial" w:cs="Arial"/>
          <w:sz w:val="22"/>
          <w:rPrChange w:id="333" w:author="Guo, Shicheng" w:date="2019-11-07T17:21:00Z">
            <w:rPr/>
          </w:rPrChange>
        </w:rPr>
        <w:instrText xml:space="preserve"> HYPERLINK \l "_ENREF_1" \o "Kleeff, 2016 #64" </w:instrText>
      </w:r>
      <w:r w:rsidR="00870C74" w:rsidRPr="00BE3786">
        <w:rPr>
          <w:rFonts w:ascii="Arial" w:hAnsi="Arial" w:cs="Arial"/>
          <w:sz w:val="22"/>
          <w:rPrChange w:id="334" w:author="Guo, Shicheng" w:date="2019-11-07T17:21:00Z">
            <w:rPr/>
          </w:rPrChange>
        </w:rPr>
        <w:fldChar w:fldCharType="separate"/>
      </w:r>
      <w:r w:rsidR="000670AD" w:rsidRPr="00BE3786">
        <w:rPr>
          <w:rFonts w:ascii="Arial" w:eastAsia="SimSun" w:hAnsi="Arial" w:cs="Arial"/>
          <w:sz w:val="22"/>
          <w:rPrChange w:id="335" w:author="Guo, Shicheng" w:date="2019-11-07T17:21:00Z">
            <w:rPr>
              <w:rFonts w:ascii="Times New Roman" w:eastAsia="SimSun" w:hAnsi="Times New Roman" w:cs="Times New Roman"/>
              <w:sz w:val="24"/>
              <w:szCs w:val="24"/>
            </w:rPr>
          </w:rPrChange>
        </w:rPr>
        <w:fldChar w:fldCharType="begin">
          <w:fldData xml:space="preserve">PEVuZE5vdGU+PENpdGU+PEF1dGhvcj5LbGVlZmY8L0F1dGhvcj48WWVhcj4yMDE2PC9ZZWFyPjxS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</w:fldData>
        </w:fldChar>
      </w:r>
      <w:r w:rsidR="000670AD" w:rsidRPr="00BE3786">
        <w:rPr>
          <w:rFonts w:ascii="Arial" w:eastAsia="SimSun" w:hAnsi="Arial" w:cs="Arial"/>
          <w:sz w:val="22"/>
          <w:rPrChange w:id="336" w:author="Guo, Shicheng" w:date="2019-11-07T17:21:00Z">
            <w:rPr>
              <w:rFonts w:ascii="Times New Roman" w:eastAsia="SimSun" w:hAnsi="Times New Roman" w:cs="Times New Roman"/>
              <w:sz w:val="24"/>
              <w:szCs w:val="24"/>
            </w:rPr>
          </w:rPrChange>
        </w:rPr>
        <w:instrText xml:space="preserve"> ADDIN EN.CITE </w:instrText>
      </w:r>
      <w:r w:rsidR="000670AD" w:rsidRPr="00BE3786">
        <w:rPr>
          <w:rFonts w:ascii="Arial" w:eastAsia="SimSun" w:hAnsi="Arial" w:cs="Arial"/>
          <w:sz w:val="22"/>
          <w:rPrChange w:id="337" w:author="Guo, Shicheng" w:date="2019-11-07T17:21:00Z">
            <w:rPr>
              <w:rFonts w:ascii="Times New Roman" w:eastAsia="SimSun" w:hAnsi="Times New Roman" w:cs="Times New Roman"/>
              <w:sz w:val="24"/>
              <w:szCs w:val="24"/>
            </w:rPr>
          </w:rPrChange>
        </w:rPr>
        <w:fldChar w:fldCharType="begin">
          <w:fldData xml:space="preserve">PEVuZE5vdGU+PENpdGU+PEF1dGhvcj5LbGVlZmY8L0F1dGhvcj48WWVhcj4yMDE2PC9ZZWFyPjxS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</w:fldData>
        </w:fldChar>
      </w:r>
      <w:r w:rsidR="000670AD" w:rsidRPr="00BE3786">
        <w:rPr>
          <w:rFonts w:ascii="Arial" w:eastAsia="SimSun" w:hAnsi="Arial" w:cs="Arial"/>
          <w:sz w:val="22"/>
          <w:rPrChange w:id="338" w:author="Guo, Shicheng" w:date="2019-11-07T17:21:00Z">
            <w:rPr>
              <w:rFonts w:ascii="Times New Roman" w:eastAsia="SimSun" w:hAnsi="Times New Roman" w:cs="Times New Roman"/>
              <w:sz w:val="24"/>
              <w:szCs w:val="24"/>
            </w:rPr>
          </w:rPrChange>
        </w:rPr>
        <w:instrText xml:space="preserve"> ADDIN EN.CITE.DATA </w:instrText>
      </w:r>
      <w:r w:rsidR="000670AD" w:rsidRPr="00BE3786">
        <w:rPr>
          <w:rFonts w:ascii="Arial" w:eastAsia="SimSun" w:hAnsi="Arial" w:cs="Arial"/>
          <w:sz w:val="22"/>
          <w:rPrChange w:id="339" w:author="Guo, Shicheng" w:date="2019-11-07T17:21:00Z">
            <w:rPr>
              <w:rFonts w:ascii="Times New Roman" w:eastAsia="SimSun" w:hAnsi="Times New Roman" w:cs="Times New Roman"/>
              <w:sz w:val="24"/>
              <w:szCs w:val="24"/>
            </w:rPr>
          </w:rPrChange>
        </w:rPr>
      </w:r>
      <w:r w:rsidR="000670AD" w:rsidRPr="00BE3786">
        <w:rPr>
          <w:rFonts w:ascii="Arial" w:eastAsia="SimSun" w:hAnsi="Arial" w:cs="Arial"/>
          <w:sz w:val="22"/>
          <w:rPrChange w:id="340" w:author="Guo, Shicheng" w:date="2019-11-07T17:21:00Z">
            <w:rPr>
              <w:rFonts w:ascii="Times New Roman" w:eastAsia="SimSun" w:hAnsi="Times New Roman" w:cs="Times New Roman"/>
              <w:sz w:val="24"/>
              <w:szCs w:val="24"/>
            </w:rPr>
          </w:rPrChange>
        </w:rPr>
        <w:fldChar w:fldCharType="end"/>
      </w:r>
      <w:r w:rsidR="000670AD" w:rsidRPr="00BE3786">
        <w:rPr>
          <w:rFonts w:ascii="Arial" w:eastAsia="SimSun" w:hAnsi="Arial" w:cs="Arial"/>
          <w:sz w:val="22"/>
          <w:rPrChange w:id="341" w:author="Guo, Shicheng" w:date="2019-11-07T17:21:00Z">
            <w:rPr>
              <w:rFonts w:ascii="Times New Roman" w:eastAsia="SimSun" w:hAnsi="Times New Roman" w:cs="Times New Roman"/>
              <w:sz w:val="24"/>
              <w:szCs w:val="24"/>
            </w:rPr>
          </w:rPrChange>
        </w:rPr>
      </w:r>
      <w:r w:rsidR="000670AD" w:rsidRPr="00BE3786">
        <w:rPr>
          <w:rFonts w:ascii="Arial" w:eastAsia="SimSun" w:hAnsi="Arial" w:cs="Arial"/>
          <w:sz w:val="22"/>
          <w:rPrChange w:id="342" w:author="Guo, Shicheng" w:date="2019-11-07T17:21:00Z">
            <w:rPr>
              <w:rFonts w:ascii="Times New Roman" w:eastAsia="SimSun" w:hAnsi="Times New Roman" w:cs="Times New Roman"/>
              <w:sz w:val="24"/>
              <w:szCs w:val="24"/>
            </w:rPr>
          </w:rPrChange>
        </w:rPr>
        <w:fldChar w:fldCharType="separate"/>
      </w:r>
      <w:r w:rsidR="000670AD" w:rsidRPr="00BE3786">
        <w:rPr>
          <w:rFonts w:ascii="Arial" w:eastAsia="SimSun" w:hAnsi="Arial" w:cs="Arial"/>
          <w:sz w:val="22"/>
          <w:vertAlign w:val="superscript"/>
          <w:rPrChange w:id="343" w:author="Guo, Shicheng" w:date="2019-11-07T17:21:00Z">
            <w:rPr>
              <w:rFonts w:ascii="Times New Roman" w:eastAsia="SimSun" w:hAnsi="Times New Roman" w:cs="Times New Roman"/>
              <w:sz w:val="24"/>
              <w:szCs w:val="24"/>
              <w:vertAlign w:val="superscript"/>
            </w:rPr>
          </w:rPrChange>
        </w:rPr>
        <w:t>1</w:t>
      </w:r>
      <w:r w:rsidR="000670AD" w:rsidRPr="00BE3786">
        <w:rPr>
          <w:rFonts w:ascii="Arial" w:eastAsia="SimSun" w:hAnsi="Arial" w:cs="Arial"/>
          <w:sz w:val="22"/>
          <w:rPrChange w:id="344" w:author="Guo, Shicheng" w:date="2019-11-07T17:21:00Z">
            <w:rPr>
              <w:rFonts w:ascii="Times New Roman" w:eastAsia="SimSun" w:hAnsi="Times New Roman" w:cs="Times New Roman"/>
              <w:sz w:val="24"/>
              <w:szCs w:val="24"/>
            </w:rPr>
          </w:rPrChange>
        </w:rPr>
        <w:fldChar w:fldCharType="end"/>
      </w:r>
      <w:r w:rsidR="00870C74" w:rsidRPr="00BE3786">
        <w:rPr>
          <w:rFonts w:ascii="Arial" w:eastAsia="SimSun" w:hAnsi="Arial" w:cs="Arial"/>
          <w:sz w:val="22"/>
          <w:rPrChange w:id="345" w:author="Guo, Shicheng" w:date="2019-11-07T17:21:00Z">
            <w:rPr>
              <w:rFonts w:ascii="Times New Roman" w:eastAsia="SimSun" w:hAnsi="Times New Roman" w:cs="Times New Roman"/>
              <w:sz w:val="24"/>
              <w:szCs w:val="24"/>
            </w:rPr>
          </w:rPrChange>
        </w:rPr>
        <w:fldChar w:fldCharType="end"/>
      </w:r>
      <w:r w:rsidRPr="00BE3786">
        <w:rPr>
          <w:rFonts w:ascii="Arial" w:eastAsia="SimSun" w:hAnsi="Arial" w:cs="Arial"/>
          <w:sz w:val="22"/>
          <w:rPrChange w:id="346" w:author="Guo, Shicheng" w:date="2019-11-07T17:21:00Z">
            <w:rPr>
              <w:rFonts w:ascii="Times New Roman" w:eastAsia="SimSun" w:hAnsi="Times New Roman" w:cs="Times New Roman"/>
              <w:sz w:val="24"/>
              <w:szCs w:val="24"/>
            </w:rPr>
          </w:rPrChange>
        </w:rPr>
        <w:t>. Histologically differentiated pancreatic ductal adenocarcinomas (</w:t>
      </w:r>
      <w:bookmarkStart w:id="347" w:name="OLE_LINK4"/>
      <w:bookmarkStart w:id="348" w:name="OLE_LINK3"/>
      <w:r w:rsidRPr="00BE3786">
        <w:rPr>
          <w:rFonts w:ascii="Arial" w:eastAsia="SimSun" w:hAnsi="Arial" w:cs="Arial"/>
          <w:sz w:val="22"/>
          <w:rPrChange w:id="349" w:author="Guo, Shicheng" w:date="2019-11-07T17:21:00Z">
            <w:rPr>
              <w:rFonts w:ascii="Times New Roman" w:eastAsia="SimSun" w:hAnsi="Times New Roman" w:cs="Times New Roman"/>
              <w:sz w:val="24"/>
              <w:szCs w:val="24"/>
            </w:rPr>
          </w:rPrChange>
        </w:rPr>
        <w:t>PDAC</w:t>
      </w:r>
      <w:bookmarkEnd w:id="347"/>
      <w:bookmarkEnd w:id="348"/>
      <w:r w:rsidRPr="00BE3786">
        <w:rPr>
          <w:rFonts w:ascii="Arial" w:eastAsia="SimSun" w:hAnsi="Arial" w:cs="Arial"/>
          <w:sz w:val="22"/>
          <w:rPrChange w:id="350" w:author="Guo, Shicheng" w:date="2019-11-07T17:21:00Z">
            <w:rPr>
              <w:rFonts w:ascii="Times New Roman" w:eastAsia="SimSun" w:hAnsi="Times New Roman" w:cs="Times New Roman"/>
              <w:sz w:val="24"/>
              <w:szCs w:val="24"/>
            </w:rPr>
          </w:rPrChange>
        </w:rPr>
        <w:t>s) account for 90% of pancreatic malignancies</w:t>
      </w:r>
      <w:r w:rsidR="00870C74" w:rsidRPr="00BE3786">
        <w:rPr>
          <w:rFonts w:ascii="Arial" w:hAnsi="Arial" w:cs="Arial"/>
          <w:sz w:val="22"/>
          <w:rPrChange w:id="351" w:author="Guo, Shicheng" w:date="2019-11-07T17:21:00Z">
            <w:rPr/>
          </w:rPrChange>
        </w:rPr>
        <w:fldChar w:fldCharType="begin"/>
      </w:r>
      <w:r w:rsidR="00870C74" w:rsidRPr="00BE3786">
        <w:rPr>
          <w:rFonts w:ascii="Arial" w:hAnsi="Arial" w:cs="Arial"/>
          <w:sz w:val="22"/>
          <w:rPrChange w:id="352" w:author="Guo, Shicheng" w:date="2019-11-07T17:21:00Z">
            <w:rPr/>
          </w:rPrChange>
        </w:rPr>
        <w:instrText xml:space="preserve"> HYPERLINK \l "_ENREF_2" \o "Samuel, 2011 #1" </w:instrText>
      </w:r>
      <w:r w:rsidR="00870C74" w:rsidRPr="00BE3786">
        <w:rPr>
          <w:rFonts w:ascii="Arial" w:hAnsi="Arial" w:cs="Arial"/>
          <w:sz w:val="22"/>
          <w:rPrChange w:id="353" w:author="Guo, Shicheng" w:date="2019-11-07T17:21:00Z">
            <w:rPr/>
          </w:rPrChange>
        </w:rPr>
        <w:fldChar w:fldCharType="separate"/>
      </w:r>
      <w:r w:rsidR="000670AD" w:rsidRPr="00BE3786">
        <w:rPr>
          <w:rFonts w:ascii="Arial" w:eastAsia="SimSun" w:hAnsi="Arial" w:cs="Arial"/>
          <w:sz w:val="22"/>
          <w:rPrChange w:id="354" w:author="Guo, Shicheng" w:date="2019-11-07T17:21:00Z">
            <w:rPr>
              <w:rFonts w:ascii="Times New Roman" w:eastAsia="SimSun" w:hAnsi="Times New Roman" w:cs="Times New Roman"/>
              <w:sz w:val="24"/>
              <w:szCs w:val="24"/>
            </w:rPr>
          </w:rPrChange>
        </w:rPr>
        <w:fldChar w:fldCharType="begin"/>
      </w:r>
      <w:r w:rsidR="000670AD" w:rsidRPr="00BE3786">
        <w:rPr>
          <w:rFonts w:ascii="Arial" w:eastAsia="SimSun" w:hAnsi="Arial" w:cs="Arial"/>
          <w:sz w:val="22"/>
          <w:rPrChange w:id="355" w:author="Guo, Shicheng" w:date="2019-11-07T17:21:00Z">
            <w:rPr>
              <w:rFonts w:ascii="Times New Roman" w:eastAsia="SimSun" w:hAnsi="Times New Roman" w:cs="Times New Roman"/>
              <w:sz w:val="24"/>
              <w:szCs w:val="24"/>
            </w:rPr>
          </w:rPrChange>
        </w:rPr>
        <w:instrText xml:space="preserve"> ADDIN EN.CITE &lt;EndNote&gt;&lt;Cite&gt;&lt;Author&gt;Samuel&lt;/Author&gt;&lt;Year&gt;2011&lt;/Year&gt;&lt;RecNum&gt;1&lt;/RecNum&gt;&lt;DisplayText&gt;&lt;style face="superscript"&gt;2&lt;/style&gt;&lt;/DisplayText&gt;&lt;record&gt;&lt;rec-number&gt;1&lt;/rec-number&gt;&lt;foreign-keys&gt;&lt;key app="EN" db-id="fasrp05zxatapyee2r6xr0elpwrp02vx9ef2"&gt;1&lt;/key&gt;&lt;/foreign-keys&gt;&lt;ref-type name="Journal Article"&gt;17&lt;/ref-type&gt;&lt;contributors&gt;&lt;authors&gt;&lt;author&gt;Samuel, N.&lt;/author&gt;&lt;author&gt;Hudson, T. J.&lt;/author&gt;&lt;/authors&gt;&lt;/contributors&gt;&lt;auth-address&gt;Department of Molecular Genetics, 1 King&amp;apos;s College Circle, Room 4398, University of Toronto, Toronto, ON M5S 1A8, Canada.&lt;/auth-address&gt;&lt;titles&gt;&lt;title&gt;The molecular and cellular heterogeneity of pancreatic ductal adenocarcinoma&lt;/title&gt;&lt;secondary-title&gt;Nat Rev Gastroenterol Hepatol&lt;/secondary-title&gt;&lt;alt-title&gt;Nature reviews. Gastroenterology &amp;amp; hepatology&lt;/alt-title&gt;&lt;/titles&gt;&lt;periodical&gt;&lt;full-title&gt;Nat Rev Gastroenterol Hepatol&lt;/full-title&gt;&lt;abbr-1&gt;Nature reviews. Gastroenterology &amp;amp; hepatology&lt;/abbr-1&gt;&lt;/periodical&gt;&lt;alt-periodical&gt;&lt;full-title&gt;Nat Rev Gastroenterol Hepatol&lt;/full-title&gt;&lt;abbr-1&gt;Nature reviews. Gastroenterology &amp;amp; hepatology&lt;/abbr-1&gt;&lt;/alt-periodical&gt;&lt;pages&gt;77-87&lt;/pages&gt;&lt;volume&gt;9&lt;/volume&gt;&lt;number&gt;2&lt;/number&gt;&lt;keywords&gt;&lt;keyword&gt;Carcinoma, Pancreatic Ductal/*genetics/pathology&lt;/keyword&gt;&lt;keyword&gt;DNA, Neoplasm/*genetics&lt;/keyword&gt;&lt;keyword&gt;Humans&lt;/keyword&gt;&lt;keyword&gt;*Mutation&lt;/keyword&gt;&lt;keyword&gt;Pancreas/*pathology&lt;/keyword&gt;&lt;keyword&gt;Pancreatic Neoplasms/*genetics/pathology&lt;/keyword&gt;&lt;/keywords&gt;&lt;dates&gt;&lt;year&gt;2011&lt;/year&gt;&lt;pub-dates&gt;&lt;date&gt;Dec 20&lt;/date&gt;&lt;/pub-dates&gt;&lt;/dates&gt;&lt;isbn&gt;1759-5053 (Electronic)&amp;#xD;1759-5045 (Linking)&lt;/isbn&gt;&lt;accession-num&gt;22183185&lt;/accession-num&gt;&lt;urls&gt;&lt;related-urls&gt;&lt;url&gt;http://www.ncbi.nlm.nih.gov/pubmed/22183185&lt;/url&gt;&lt;/related-urls&gt;&lt;/urls&gt;&lt;electronic-resource-num&gt;10.1038/nrgastro.2011.215&lt;/electronic-resource-num&gt;&lt;/record&gt;&lt;/Cite&gt;&lt;/EndNote&gt;</w:instrText>
      </w:r>
      <w:r w:rsidR="000670AD" w:rsidRPr="00BE3786">
        <w:rPr>
          <w:rFonts w:ascii="Arial" w:eastAsia="SimSun" w:hAnsi="Arial" w:cs="Arial"/>
          <w:sz w:val="22"/>
          <w:rPrChange w:id="356" w:author="Guo, Shicheng" w:date="2019-11-07T17:21:00Z">
            <w:rPr>
              <w:rFonts w:ascii="Times New Roman" w:eastAsia="SimSun" w:hAnsi="Times New Roman" w:cs="Times New Roman"/>
              <w:sz w:val="24"/>
              <w:szCs w:val="24"/>
            </w:rPr>
          </w:rPrChange>
        </w:rPr>
        <w:fldChar w:fldCharType="separate"/>
      </w:r>
      <w:r w:rsidR="000670AD" w:rsidRPr="00BE3786">
        <w:rPr>
          <w:rFonts w:ascii="Arial" w:eastAsia="SimSun" w:hAnsi="Arial" w:cs="Arial"/>
          <w:sz w:val="22"/>
          <w:vertAlign w:val="superscript"/>
          <w:rPrChange w:id="357" w:author="Guo, Shicheng" w:date="2019-11-07T17:21:00Z">
            <w:rPr>
              <w:rFonts w:ascii="Times New Roman" w:eastAsia="SimSun" w:hAnsi="Times New Roman" w:cs="Times New Roman"/>
              <w:sz w:val="24"/>
              <w:szCs w:val="24"/>
              <w:vertAlign w:val="superscript"/>
            </w:rPr>
          </w:rPrChange>
        </w:rPr>
        <w:t>2</w:t>
      </w:r>
      <w:r w:rsidR="000670AD" w:rsidRPr="00BE3786">
        <w:rPr>
          <w:rFonts w:ascii="Arial" w:eastAsia="SimSun" w:hAnsi="Arial" w:cs="Arial"/>
          <w:sz w:val="22"/>
          <w:rPrChange w:id="358" w:author="Guo, Shicheng" w:date="2019-11-07T17:21:00Z">
            <w:rPr>
              <w:rFonts w:ascii="Times New Roman" w:eastAsia="SimSun" w:hAnsi="Times New Roman" w:cs="Times New Roman"/>
              <w:sz w:val="24"/>
              <w:szCs w:val="24"/>
            </w:rPr>
          </w:rPrChange>
        </w:rPr>
        <w:fldChar w:fldCharType="end"/>
      </w:r>
      <w:r w:rsidR="00870C74" w:rsidRPr="00BE3786">
        <w:rPr>
          <w:rFonts w:ascii="Arial" w:eastAsia="SimSun" w:hAnsi="Arial" w:cs="Arial"/>
          <w:sz w:val="22"/>
          <w:rPrChange w:id="359" w:author="Guo, Shicheng" w:date="2019-11-07T17:21:00Z">
            <w:rPr>
              <w:rFonts w:ascii="Times New Roman" w:eastAsia="SimSun" w:hAnsi="Times New Roman" w:cs="Times New Roman"/>
              <w:sz w:val="24"/>
              <w:szCs w:val="24"/>
            </w:rPr>
          </w:rPrChange>
        </w:rPr>
        <w:fldChar w:fldCharType="end"/>
      </w:r>
      <w:r w:rsidRPr="00BE3786">
        <w:rPr>
          <w:rFonts w:ascii="Arial" w:eastAsia="SimSun" w:hAnsi="Arial" w:cs="Arial"/>
          <w:sz w:val="22"/>
          <w:rPrChange w:id="360" w:author="Guo, Shicheng" w:date="2019-11-07T17:21:00Z">
            <w:rPr>
              <w:rFonts w:ascii="Times New Roman" w:eastAsia="SimSun" w:hAnsi="Times New Roman" w:cs="Times New Roman"/>
              <w:sz w:val="24"/>
              <w:szCs w:val="24"/>
            </w:rPr>
          </w:rPrChange>
        </w:rPr>
        <w:t>. Risk factors include chronic smoking, high fat diet, excessive alcohol consumption, obesity, and diabetes</w:t>
      </w:r>
      <w:r w:rsidR="00870C74" w:rsidRPr="00BE3786">
        <w:rPr>
          <w:rFonts w:ascii="Arial" w:hAnsi="Arial" w:cs="Arial"/>
          <w:sz w:val="22"/>
          <w:rPrChange w:id="361" w:author="Guo, Shicheng" w:date="2019-11-07T17:21:00Z">
            <w:rPr/>
          </w:rPrChange>
        </w:rPr>
        <w:fldChar w:fldCharType="begin"/>
      </w:r>
      <w:r w:rsidR="00870C74" w:rsidRPr="00BE3786">
        <w:rPr>
          <w:rFonts w:ascii="Arial" w:hAnsi="Arial" w:cs="Arial"/>
          <w:sz w:val="22"/>
          <w:rPrChange w:id="362" w:author="Guo, Shicheng" w:date="2019-11-07T17:21:00Z">
            <w:rPr/>
          </w:rPrChange>
        </w:rPr>
        <w:instrText xml:space="preserve"> HYPERLINK \l "_ENREF_3" \o "Ryan, 2014 #2" </w:instrText>
      </w:r>
      <w:r w:rsidR="00870C74" w:rsidRPr="00BE3786">
        <w:rPr>
          <w:rFonts w:ascii="Arial" w:hAnsi="Arial" w:cs="Arial"/>
          <w:sz w:val="22"/>
          <w:rPrChange w:id="363" w:author="Guo, Shicheng" w:date="2019-11-07T17:21:00Z">
            <w:rPr/>
          </w:rPrChange>
        </w:rPr>
        <w:fldChar w:fldCharType="separate"/>
      </w:r>
      <w:r w:rsidR="000670AD" w:rsidRPr="00BE3786">
        <w:rPr>
          <w:rFonts w:ascii="Arial" w:eastAsia="SimSun" w:hAnsi="Arial" w:cs="Arial"/>
          <w:sz w:val="22"/>
          <w:rPrChange w:id="364" w:author="Guo, Shicheng" w:date="2019-11-07T17:21:00Z">
            <w:rPr>
              <w:rFonts w:ascii="Times New Roman" w:eastAsia="SimSun" w:hAnsi="Times New Roman" w:cs="Times New Roman"/>
              <w:sz w:val="24"/>
              <w:szCs w:val="24"/>
            </w:rPr>
          </w:rPrChange>
        </w:rPr>
        <w:fldChar w:fldCharType="begin"/>
      </w:r>
      <w:r w:rsidR="000670AD" w:rsidRPr="00BE3786">
        <w:rPr>
          <w:rFonts w:ascii="Arial" w:eastAsia="SimSun" w:hAnsi="Arial" w:cs="Arial"/>
          <w:sz w:val="22"/>
          <w:rPrChange w:id="365" w:author="Guo, Shicheng" w:date="2019-11-07T17:21:00Z">
            <w:rPr>
              <w:rFonts w:ascii="Times New Roman" w:eastAsia="SimSun" w:hAnsi="Times New Roman" w:cs="Times New Roman"/>
              <w:sz w:val="24"/>
              <w:szCs w:val="24"/>
            </w:rPr>
          </w:rPrChange>
        </w:rPr>
        <w:instrText xml:space="preserve"> ADDIN EN.CITE &lt;EndNote&gt;&lt;Cite&gt;&lt;Author&gt;Ryan&lt;/Author&gt;&lt;Year&gt;2014&lt;/Year&gt;&lt;RecNum&gt;2&lt;/RecNum&gt;&lt;DisplayText&gt;&lt;style face="superscript"&gt;3&lt;/style&gt;&lt;/DisplayText&gt;&lt;record&gt;&lt;rec-number&gt;2&lt;/rec-number&gt;&lt;foreign-keys&gt;&lt;key app="EN" db-id="fasrp05zxatapyee2r6xr0elpwrp02vx9ef2"&gt;2&lt;/key&gt;&lt;/foreign-keys&gt;&lt;ref-type name="Journal Article"&gt;17&lt;/ref-type&gt;&lt;contributors&gt;&lt;authors&gt;&lt;author&gt;Ryan, D. P.&lt;/author&gt;&lt;author&gt;Hong, T. S.&lt;/author&gt;&lt;author&gt;Bardeesy, N.&lt;/author&gt;&lt;/authors&gt;&lt;/contributors&gt;&lt;auth-address&gt;From the Division of Hematology-Oncology, Department of Medicine (D.P.R., N.B.), and the Department of Radiation Oncology (T.S.H.), Massachusetts General Hospital, Boston.&lt;/auth-address&gt;&lt;titles&gt;&lt;title&gt;Pancreatic adenocarcinoma&lt;/title&gt;&lt;secondary-title&gt;N Engl J Med&lt;/secondary-title&gt;&lt;alt-title&gt;The New England journal of medicine&lt;/alt-title&gt;&lt;/titles&gt;&lt;periodical&gt;&lt;full-title&gt;N Engl J Med&lt;/full-title&gt;&lt;abbr-1&gt;The New England journal of medicine&lt;/abbr-1&gt;&lt;/periodical&gt;&lt;alt-periodical&gt;&lt;full-title&gt;N Engl J Med&lt;/full-title&gt;&lt;abbr-1&gt;The New England journal of medicine&lt;/abbr-1&gt;&lt;/alt-periodical&gt;&lt;pages&gt;1039-49&lt;/pages&gt;&lt;volume&gt;371&lt;/volume&gt;&lt;number&gt;11&lt;/number&gt;&lt;keywords&gt;&lt;keyword&gt;*Adenocarcinoma/diagnosis/genetics/metabolism/therapy&lt;/keyword&gt;&lt;keyword&gt;Antineoplastic Agents/therapeutic use&lt;/keyword&gt;&lt;keyword&gt;Chemotherapy, Adjuvant&lt;/keyword&gt;&lt;keyword&gt;Humans&lt;/keyword&gt;&lt;keyword&gt;Mutation&lt;/keyword&gt;&lt;keyword&gt;Neoplasm Metastasis&lt;/keyword&gt;&lt;keyword&gt;Neoplasm Staging&lt;/keyword&gt;&lt;keyword&gt;*Pancreatic Neoplasms/diagnosis/genetics/metabolism/therapy&lt;/keyword&gt;&lt;keyword&gt;Proto-Oncogene Proteins/genetics&lt;/keyword&gt;&lt;keyword&gt;Proto-Oncogene Proteins p21(ras)&lt;/keyword&gt;&lt;keyword&gt;Risk Factors&lt;/keyword&gt;&lt;keyword&gt;ras Proteins/genetics&lt;/keyword&gt;&lt;/keywords&gt;&lt;dates&gt;&lt;year&gt;2014&lt;/year&gt;&lt;pub-dates&gt;&lt;date&gt;Sep 11&lt;/date&gt;&lt;/pub-dates&gt;&lt;/dates&gt;&lt;isbn&gt;1533-4406 (Electronic)&amp;#xD;0028-4793 (Linking)&lt;/isbn&gt;&lt;accession-num&gt;25207767&lt;/accession-num&gt;&lt;urls&gt;&lt;related-urls&gt;&lt;url&gt;http://www.ncbi.nlm.nih.gov/pubmed/25207767&lt;/url&gt;&lt;/related-urls&gt;&lt;/urls&gt;&lt;electronic-resource-num&gt;10.1056/NEJMra1404198&lt;/electronic-resource-num&gt;&lt;/record&gt;&lt;/Cite&gt;&lt;/EndNote&gt;</w:instrText>
      </w:r>
      <w:r w:rsidR="000670AD" w:rsidRPr="00BE3786">
        <w:rPr>
          <w:rFonts w:ascii="Arial" w:eastAsia="SimSun" w:hAnsi="Arial" w:cs="Arial"/>
          <w:sz w:val="22"/>
          <w:rPrChange w:id="366" w:author="Guo, Shicheng" w:date="2019-11-07T17:21:00Z">
            <w:rPr>
              <w:rFonts w:ascii="Times New Roman" w:eastAsia="SimSun" w:hAnsi="Times New Roman" w:cs="Times New Roman"/>
              <w:sz w:val="24"/>
              <w:szCs w:val="24"/>
            </w:rPr>
          </w:rPrChange>
        </w:rPr>
        <w:fldChar w:fldCharType="separate"/>
      </w:r>
      <w:r w:rsidR="000670AD" w:rsidRPr="00BE3786">
        <w:rPr>
          <w:rFonts w:ascii="Arial" w:eastAsia="SimSun" w:hAnsi="Arial" w:cs="Arial"/>
          <w:sz w:val="22"/>
          <w:vertAlign w:val="superscript"/>
          <w:rPrChange w:id="367" w:author="Guo, Shicheng" w:date="2019-11-07T17:21:00Z">
            <w:rPr>
              <w:rFonts w:ascii="Times New Roman" w:eastAsia="SimSun" w:hAnsi="Times New Roman" w:cs="Times New Roman"/>
              <w:sz w:val="24"/>
              <w:szCs w:val="24"/>
              <w:vertAlign w:val="superscript"/>
            </w:rPr>
          </w:rPrChange>
        </w:rPr>
        <w:t>3</w:t>
      </w:r>
      <w:r w:rsidR="000670AD" w:rsidRPr="00BE3786">
        <w:rPr>
          <w:rFonts w:ascii="Arial" w:eastAsia="SimSun" w:hAnsi="Arial" w:cs="Arial"/>
          <w:sz w:val="22"/>
          <w:rPrChange w:id="368" w:author="Guo, Shicheng" w:date="2019-11-07T17:21:00Z">
            <w:rPr>
              <w:rFonts w:ascii="Times New Roman" w:eastAsia="SimSun" w:hAnsi="Times New Roman" w:cs="Times New Roman"/>
              <w:sz w:val="24"/>
              <w:szCs w:val="24"/>
            </w:rPr>
          </w:rPrChange>
        </w:rPr>
        <w:fldChar w:fldCharType="end"/>
      </w:r>
      <w:r w:rsidR="00870C74" w:rsidRPr="00BE3786">
        <w:rPr>
          <w:rFonts w:ascii="Arial" w:eastAsia="SimSun" w:hAnsi="Arial" w:cs="Arial"/>
          <w:sz w:val="22"/>
          <w:rPrChange w:id="369" w:author="Guo, Shicheng" w:date="2019-11-07T17:21:00Z">
            <w:rPr>
              <w:rFonts w:ascii="Times New Roman" w:eastAsia="SimSun" w:hAnsi="Times New Roman" w:cs="Times New Roman"/>
              <w:sz w:val="24"/>
              <w:szCs w:val="24"/>
            </w:rPr>
          </w:rPrChange>
        </w:rPr>
        <w:fldChar w:fldCharType="end"/>
      </w:r>
      <w:r w:rsidRPr="00BE3786">
        <w:rPr>
          <w:rFonts w:ascii="Arial" w:eastAsia="SimSun" w:hAnsi="Arial" w:cs="Arial"/>
          <w:sz w:val="22"/>
          <w:rPrChange w:id="370" w:author="Guo, Shicheng" w:date="2019-11-07T17:21:00Z">
            <w:rPr>
              <w:rFonts w:ascii="Times New Roman" w:eastAsia="SimSun" w:hAnsi="Times New Roman" w:cs="Times New Roman"/>
              <w:sz w:val="24"/>
              <w:szCs w:val="24"/>
            </w:rPr>
          </w:rPrChange>
        </w:rPr>
        <w:t xml:space="preserve">. In the past decades, no conventional therapy has made a significant progress for PDAC, leading to a poor prognosis with an overall 5-year survival of less than </w:t>
      </w:r>
      <w:r w:rsidRPr="00BE3786">
        <w:rPr>
          <w:rFonts w:ascii="Arial" w:eastAsia="SimSun" w:hAnsi="Arial" w:cs="Arial"/>
          <w:sz w:val="22"/>
          <w:rPrChange w:id="371" w:author="Guo, Shicheng" w:date="2019-11-07T17:21:00Z">
            <w:rPr>
              <w:rFonts w:ascii="Times New Roman" w:eastAsia="SimSun" w:hAnsi="Times New Roman" w:cs="Times New Roman" w:hint="eastAsia"/>
              <w:sz w:val="24"/>
              <w:szCs w:val="24"/>
            </w:rPr>
          </w:rPrChange>
        </w:rPr>
        <w:t>8</w:t>
      </w:r>
      <w:r w:rsidRPr="00BE3786">
        <w:rPr>
          <w:rFonts w:ascii="Arial" w:eastAsia="SimSun" w:hAnsi="Arial" w:cs="Arial"/>
          <w:sz w:val="22"/>
          <w:rPrChange w:id="372" w:author="Guo, Shicheng" w:date="2019-11-07T17:21:00Z">
            <w:rPr>
              <w:rFonts w:ascii="Times New Roman" w:eastAsia="SimSun" w:hAnsi="Times New Roman" w:cs="Times New Roman"/>
              <w:sz w:val="24"/>
              <w:szCs w:val="24"/>
            </w:rPr>
          </w:rPrChange>
        </w:rPr>
        <w:t>%</w:t>
      </w:r>
      <w:r w:rsidR="00870C74" w:rsidRPr="00BE3786">
        <w:rPr>
          <w:rFonts w:ascii="Arial" w:hAnsi="Arial" w:cs="Arial"/>
          <w:sz w:val="22"/>
          <w:rPrChange w:id="373" w:author="Guo, Shicheng" w:date="2019-11-07T17:21:00Z">
            <w:rPr/>
          </w:rPrChange>
        </w:rPr>
        <w:fldChar w:fldCharType="begin"/>
      </w:r>
      <w:r w:rsidR="00870C74" w:rsidRPr="00BE3786">
        <w:rPr>
          <w:rFonts w:ascii="Arial" w:hAnsi="Arial" w:cs="Arial"/>
          <w:sz w:val="22"/>
          <w:rPrChange w:id="374" w:author="Guo, Shicheng" w:date="2019-11-07T17:21:00Z">
            <w:rPr/>
          </w:rPrChange>
        </w:rPr>
        <w:instrText xml:space="preserve"> HYPERLINK \l "_ENREF_4" \o "Siegel, 2019 #3329" </w:instrText>
      </w:r>
      <w:r w:rsidR="00870C74" w:rsidRPr="00BE3786">
        <w:rPr>
          <w:rFonts w:ascii="Arial" w:hAnsi="Arial" w:cs="Arial"/>
          <w:sz w:val="22"/>
          <w:rPrChange w:id="375" w:author="Guo, Shicheng" w:date="2019-11-07T17:21:00Z">
            <w:rPr/>
          </w:rPrChange>
        </w:rPr>
        <w:fldChar w:fldCharType="separate"/>
      </w:r>
      <w:r w:rsidR="000670AD" w:rsidRPr="00BE3786">
        <w:rPr>
          <w:rFonts w:ascii="Arial" w:eastAsia="SimSun" w:hAnsi="Arial" w:cs="Arial"/>
          <w:sz w:val="22"/>
          <w:rPrChange w:id="376" w:author="Guo, Shicheng" w:date="2019-11-07T17:21:00Z">
            <w:rPr>
              <w:rFonts w:ascii="Times New Roman" w:eastAsia="SimSun" w:hAnsi="Times New Roman" w:cs="Times New Roman"/>
              <w:sz w:val="24"/>
              <w:szCs w:val="24"/>
            </w:rPr>
          </w:rPrChange>
        </w:rPr>
        <w:fldChar w:fldCharType="begin"/>
      </w:r>
      <w:r w:rsidR="000670AD" w:rsidRPr="00BE3786">
        <w:rPr>
          <w:rFonts w:ascii="Arial" w:eastAsia="SimSun" w:hAnsi="Arial" w:cs="Arial"/>
          <w:sz w:val="22"/>
          <w:rPrChange w:id="377" w:author="Guo, Shicheng" w:date="2019-11-07T17:21:00Z">
            <w:rPr>
              <w:rFonts w:ascii="Times New Roman" w:eastAsia="SimSun" w:hAnsi="Times New Roman" w:cs="Times New Roman"/>
              <w:sz w:val="24"/>
              <w:szCs w:val="24"/>
            </w:rPr>
          </w:rPrChange>
        </w:rPr>
        <w:instrText xml:space="preserve"> ADDIN EN.CITE &lt;EndNote&gt;&lt;Cite&gt;&lt;Author&gt;Siegel&lt;/Author&gt;&lt;Year&gt;2019&lt;/Year&gt;&lt;RecNum&gt;3329&lt;/RecNum&gt;&lt;DisplayText&gt;&lt;style face="superscript"&gt;4&lt;/style&gt;&lt;/DisplayText&gt;&lt;record&gt;&lt;rec-number&gt;3329&lt;/rec-number&gt;&lt;foreign-keys&gt;&lt;key app="EN" db-id="xdv2vwtvgfzpd7exs9p5r95irapf2xespdtz" timestamp="1571904263"&gt;3329&lt;/key&gt;&lt;/foreign-keys&gt;&lt;ref-type name="Journal Article"&gt;17&lt;/ref-type&gt;&lt;contributors&gt;&lt;authors&gt;&lt;author&gt;Siegel, R. L.&lt;/author&gt;&lt;author&gt;Miller, K. D.&lt;/author&gt;&lt;author&gt;Jemal, A.&lt;/author&gt;&lt;/authors&gt;&lt;/contributors&gt;&lt;auth-address&gt;Scientific Director, Surveillance Research, American Cancer Society, Atlanta, GA.&amp;#xD;Senior Associate Scientist, Surveillance Research, American Cancer Society, Atlanta, GA.&amp;#xD;Scientific Vice President, Surveillance and Health Services Research, American Cancer Society, Atlanta, GA.&lt;/auth-address&gt;&lt;titles&gt;&lt;title&gt;Cancer statistics, 2019&lt;/title&gt;&lt;secondary-title&gt;CA Cancer J Clin&lt;/secondary-title&gt;&lt;/titles&gt;&lt;periodical&gt;&lt;full-title&gt;CA Cancer J Clin&lt;/full-title&gt;&lt;/periodical&gt;&lt;pages&gt;7-34&lt;/pages&gt;&lt;volume&gt;69&lt;/volume&gt;&lt;number&gt;1&lt;/number&gt;&lt;edition&gt;2019/01/09&lt;/edition&gt;&lt;keywords&gt;&lt;keyword&gt;cancer cases&lt;/keyword&gt;&lt;keyword&gt;cancer statistics&lt;/keyword&gt;&lt;keyword&gt;death rates&lt;/keyword&gt;&lt;keyword&gt;incidence&lt;/keyword&gt;&lt;keyword&gt;mortality&lt;/keyword&gt;&lt;/keywords&gt;&lt;dates&gt;&lt;year&gt;2019&lt;/year&gt;&lt;pub-dates&gt;&lt;date&gt;Jan&lt;/date&gt;&lt;/pub-dates&gt;&lt;/dates&gt;&lt;isbn&gt;1542-4863 (Electronic)&amp;#xD;0007-9235 (Linking)&lt;/isbn&gt;&lt;accession-num&gt;30620402&lt;/accession-num&gt;&lt;urls&gt;&lt;related-urls&gt;&lt;url&gt;https://www.ncbi.nlm.nih.gov/pubmed/30620402&lt;/url&gt;&lt;/related-urls&gt;&lt;/urls&gt;&lt;electronic-resource-num&gt;10.3322/caac.21551&lt;/electronic-resource-num&gt;&lt;/record&gt;&lt;/Cite&gt;&lt;/EndNote&gt;</w:instrText>
      </w:r>
      <w:r w:rsidR="000670AD" w:rsidRPr="00BE3786">
        <w:rPr>
          <w:rFonts w:ascii="Arial" w:eastAsia="SimSun" w:hAnsi="Arial" w:cs="Arial"/>
          <w:sz w:val="22"/>
          <w:rPrChange w:id="378" w:author="Guo, Shicheng" w:date="2019-11-07T17:21:00Z">
            <w:rPr>
              <w:rFonts w:ascii="Times New Roman" w:eastAsia="SimSun" w:hAnsi="Times New Roman" w:cs="Times New Roman"/>
              <w:sz w:val="24"/>
              <w:szCs w:val="24"/>
            </w:rPr>
          </w:rPrChange>
        </w:rPr>
        <w:fldChar w:fldCharType="separate"/>
      </w:r>
      <w:r w:rsidR="000670AD" w:rsidRPr="00BE3786">
        <w:rPr>
          <w:rFonts w:ascii="Arial" w:eastAsia="SimSun" w:hAnsi="Arial" w:cs="Arial"/>
          <w:noProof/>
          <w:sz w:val="22"/>
          <w:vertAlign w:val="superscript"/>
          <w:rPrChange w:id="379" w:author="Guo, Shicheng" w:date="2019-11-07T17:21:00Z">
            <w:rPr>
              <w:rFonts w:ascii="Times New Roman" w:eastAsia="SimSun" w:hAnsi="Times New Roman" w:cs="Times New Roman"/>
              <w:noProof/>
              <w:sz w:val="24"/>
              <w:szCs w:val="24"/>
              <w:vertAlign w:val="superscript"/>
            </w:rPr>
          </w:rPrChange>
        </w:rPr>
        <w:t>4</w:t>
      </w:r>
      <w:r w:rsidR="000670AD" w:rsidRPr="00BE3786">
        <w:rPr>
          <w:rFonts w:ascii="Arial" w:eastAsia="SimSun" w:hAnsi="Arial" w:cs="Arial"/>
          <w:sz w:val="22"/>
          <w:rPrChange w:id="380" w:author="Guo, Shicheng" w:date="2019-11-07T17:21:00Z">
            <w:rPr>
              <w:rFonts w:ascii="Times New Roman" w:eastAsia="SimSun" w:hAnsi="Times New Roman" w:cs="Times New Roman"/>
              <w:sz w:val="24"/>
              <w:szCs w:val="24"/>
            </w:rPr>
          </w:rPrChange>
        </w:rPr>
        <w:fldChar w:fldCharType="end"/>
      </w:r>
      <w:r w:rsidR="00870C74" w:rsidRPr="00BE3786">
        <w:rPr>
          <w:rFonts w:ascii="Arial" w:eastAsia="SimSun" w:hAnsi="Arial" w:cs="Arial"/>
          <w:sz w:val="22"/>
          <w:rPrChange w:id="381" w:author="Guo, Shicheng" w:date="2019-11-07T17:21:00Z">
            <w:rPr>
              <w:rFonts w:ascii="Times New Roman" w:eastAsia="SimSun" w:hAnsi="Times New Roman" w:cs="Times New Roman"/>
              <w:sz w:val="24"/>
              <w:szCs w:val="24"/>
            </w:rPr>
          </w:rPrChange>
        </w:rPr>
        <w:fldChar w:fldCharType="end"/>
      </w:r>
      <w:r w:rsidRPr="00BE3786">
        <w:rPr>
          <w:rFonts w:ascii="Arial" w:eastAsia="SimSun" w:hAnsi="Arial" w:cs="Arial"/>
          <w:sz w:val="22"/>
          <w:rPrChange w:id="382" w:author="Guo, Shicheng" w:date="2019-11-07T17:21:00Z">
            <w:rPr>
              <w:rFonts w:ascii="Times New Roman" w:eastAsia="SimSun" w:hAnsi="Times New Roman" w:cs="Times New Roman"/>
              <w:sz w:val="24"/>
              <w:szCs w:val="24"/>
            </w:rPr>
          </w:rPrChange>
        </w:rPr>
        <w:t>. Most patients initially diagnosed at advanced stage, with only 10-15% of patients are considered surgically resectable</w:t>
      </w:r>
      <w:r w:rsidR="00870C74" w:rsidRPr="00BE3786">
        <w:rPr>
          <w:rFonts w:ascii="Arial" w:hAnsi="Arial" w:cs="Arial"/>
          <w:sz w:val="22"/>
          <w:rPrChange w:id="383" w:author="Guo, Shicheng" w:date="2019-11-07T17:21:00Z">
            <w:rPr/>
          </w:rPrChange>
        </w:rPr>
        <w:fldChar w:fldCharType="begin"/>
      </w:r>
      <w:r w:rsidR="00870C74" w:rsidRPr="00BE3786">
        <w:rPr>
          <w:rFonts w:ascii="Arial" w:hAnsi="Arial" w:cs="Arial"/>
          <w:sz w:val="22"/>
          <w:rPrChange w:id="384" w:author="Guo, Shicheng" w:date="2019-11-07T17:21:00Z">
            <w:rPr/>
          </w:rPrChange>
        </w:rPr>
        <w:instrText xml:space="preserve"> HYPERLINK \l "_ENREF_5" \o "Neoptolemos, 2011 #16" </w:instrText>
      </w:r>
      <w:r w:rsidR="00870C74" w:rsidRPr="00BE3786">
        <w:rPr>
          <w:rFonts w:ascii="Arial" w:hAnsi="Arial" w:cs="Arial"/>
          <w:sz w:val="22"/>
          <w:rPrChange w:id="385" w:author="Guo, Shicheng" w:date="2019-11-07T17:21:00Z">
            <w:rPr/>
          </w:rPrChange>
        </w:rPr>
        <w:fldChar w:fldCharType="separate"/>
      </w:r>
      <w:r w:rsidR="000670AD" w:rsidRPr="00BE3786">
        <w:rPr>
          <w:rFonts w:ascii="Arial" w:eastAsia="SimSun" w:hAnsi="Arial" w:cs="Arial"/>
          <w:sz w:val="22"/>
          <w:rPrChange w:id="386" w:author="Guo, Shicheng" w:date="2019-11-07T17:21:00Z">
            <w:rPr>
              <w:rFonts w:ascii="Times New Roman" w:eastAsia="SimSun" w:hAnsi="Times New Roman" w:cs="Times New Roman"/>
              <w:sz w:val="24"/>
              <w:szCs w:val="24"/>
            </w:rPr>
          </w:rPrChange>
        </w:rPr>
        <w:fldChar w:fldCharType="begin"/>
      </w:r>
      <w:r w:rsidR="000670AD" w:rsidRPr="00BE3786">
        <w:rPr>
          <w:rFonts w:ascii="Arial" w:eastAsia="SimSun" w:hAnsi="Arial" w:cs="Arial"/>
          <w:sz w:val="22"/>
          <w:rPrChange w:id="387" w:author="Guo, Shicheng" w:date="2019-11-07T17:21:00Z">
            <w:rPr>
              <w:rFonts w:ascii="Times New Roman" w:eastAsia="SimSun" w:hAnsi="Times New Roman" w:cs="Times New Roman"/>
              <w:sz w:val="24"/>
              <w:szCs w:val="24"/>
            </w:rPr>
          </w:rPrChange>
        </w:rPr>
        <w:instrText xml:space="preserve"> ADDIN EN.CITE &lt;EndNote&gt;&lt;Cite&gt;&lt;Author&gt;Neoptolemos&lt;/Author&gt;&lt;Year&gt;2011&lt;/Year&gt;&lt;RecNum&gt;16&lt;/RecNum&gt;&lt;DisplayText&gt;&lt;style face="superscript"&gt;5&lt;/style&gt;&lt;/DisplayText&gt;&lt;record&gt;&lt;rec-number&gt;16&lt;/rec-number&gt;&lt;foreign-keys&gt;&lt;key app="EN" db-id="fasrp05zxatapyee2r6xr0elpwrp02vx9ef2"&gt;16&lt;/key&gt;&lt;/foreign-keys&gt;&lt;ref-type name="Journal Article"&gt;17&lt;/ref-type&gt;&lt;contributors&gt;&lt;authors&gt;&lt;author&gt;Neoptolemos, J. P.&lt;/author&gt;&lt;/authors&gt;&lt;/contributors&gt;&lt;auth-address&gt;National Institute for Health Research Pancreas Biomedical Research Unit and the Department of Molecular and Clinical Cancer Medicine, Liverpool Cancer Research UK Centre, University of Liverpool, Liverpool, United Kingdom.&lt;/auth-address&gt;&lt;titles&gt;&lt;title&gt;Adjuvant treatment of pancreatic cancer&lt;/title&gt;&lt;secondary-title&gt;Eur J Cancer&lt;/secondary-title&gt;&lt;alt-title&gt;European journal of cancer&lt;/alt-title&gt;&lt;/titles&gt;&lt;periodical&gt;&lt;full-title&gt;Eur J Cancer&lt;/full-title&gt;&lt;abbr-1&gt;European journal of cancer&lt;/abbr-1&gt;&lt;/periodical&gt;&lt;alt-periodical&gt;&lt;full-title&gt;Eur J Cancer&lt;/full-title&gt;&lt;abbr-1&gt;European journal of cancer&lt;/abbr-1&gt;&lt;/alt-periodical&gt;&lt;pages&gt;S378-80&lt;/pages&gt;&lt;volume&gt;47 Suppl 3&lt;/volume&gt;&lt;keywords&gt;&lt;keyword&gt;Carcinoma/*therapy&lt;/keyword&gt;&lt;keyword&gt;Chemotherapy, Adjuvant&lt;/keyword&gt;&lt;keyword&gt;Clinical Trials, Phase III as Topic&lt;/keyword&gt;&lt;keyword&gt;Combined Modality Therapy/*methods&lt;/keyword&gt;&lt;keyword&gt;Humans&lt;/keyword&gt;&lt;keyword&gt;Pancreatic Neoplasms/*therapy&lt;/keyword&gt;&lt;keyword&gt;Radiotherapy, Adjuvant&lt;/keyword&gt;&lt;/keywords&gt;&lt;dates&gt;&lt;year&gt;2011&lt;/year&gt;&lt;pub-dates&gt;&lt;date&gt;Sep&lt;/date&gt;&lt;/pub-dates&gt;&lt;/dates&gt;&lt;isbn&gt;1879-0852 (Electronic)&amp;#xD;0959-8049 (Linking)&lt;/isbn&gt;&lt;accession-num&gt;21944022&lt;/accession-num&gt;&lt;urls&gt;&lt;related-urls&gt;&lt;url&gt;http://www.ncbi.nlm.nih.gov/pubmed/21944022&lt;/url&gt;&lt;/related-urls&gt;&lt;/urls&gt;&lt;electronic-resource-num&gt;10.1016/S0959-8049(11)70210-6&lt;/electronic-resource-num&gt;&lt;/record&gt;&lt;/Cite&gt;&lt;/EndNote&gt;</w:instrText>
      </w:r>
      <w:r w:rsidR="000670AD" w:rsidRPr="00BE3786">
        <w:rPr>
          <w:rFonts w:ascii="Arial" w:eastAsia="SimSun" w:hAnsi="Arial" w:cs="Arial"/>
          <w:sz w:val="22"/>
          <w:rPrChange w:id="388" w:author="Guo, Shicheng" w:date="2019-11-07T17:21:00Z">
            <w:rPr>
              <w:rFonts w:ascii="Times New Roman" w:eastAsia="SimSun" w:hAnsi="Times New Roman" w:cs="Times New Roman"/>
              <w:sz w:val="24"/>
              <w:szCs w:val="24"/>
            </w:rPr>
          </w:rPrChange>
        </w:rPr>
        <w:fldChar w:fldCharType="separate"/>
      </w:r>
      <w:r w:rsidR="000670AD" w:rsidRPr="00BE3786">
        <w:rPr>
          <w:rFonts w:ascii="Arial" w:eastAsia="SimSun" w:hAnsi="Arial" w:cs="Arial"/>
          <w:noProof/>
          <w:sz w:val="22"/>
          <w:vertAlign w:val="superscript"/>
          <w:rPrChange w:id="389" w:author="Guo, Shicheng" w:date="2019-11-07T17:21:00Z">
            <w:rPr>
              <w:rFonts w:ascii="Times New Roman" w:eastAsia="SimSun" w:hAnsi="Times New Roman" w:cs="Times New Roman"/>
              <w:noProof/>
              <w:sz w:val="24"/>
              <w:szCs w:val="24"/>
              <w:vertAlign w:val="superscript"/>
            </w:rPr>
          </w:rPrChange>
        </w:rPr>
        <w:t>5</w:t>
      </w:r>
      <w:r w:rsidR="000670AD" w:rsidRPr="00BE3786">
        <w:rPr>
          <w:rFonts w:ascii="Arial" w:eastAsia="SimSun" w:hAnsi="Arial" w:cs="Arial"/>
          <w:sz w:val="22"/>
          <w:rPrChange w:id="390" w:author="Guo, Shicheng" w:date="2019-11-07T17:21:00Z">
            <w:rPr>
              <w:rFonts w:ascii="Times New Roman" w:eastAsia="SimSun" w:hAnsi="Times New Roman" w:cs="Times New Roman"/>
              <w:sz w:val="24"/>
              <w:szCs w:val="24"/>
            </w:rPr>
          </w:rPrChange>
        </w:rPr>
        <w:fldChar w:fldCharType="end"/>
      </w:r>
      <w:r w:rsidR="00870C74" w:rsidRPr="00BE3786">
        <w:rPr>
          <w:rFonts w:ascii="Arial" w:eastAsia="SimSun" w:hAnsi="Arial" w:cs="Arial"/>
          <w:sz w:val="22"/>
          <w:rPrChange w:id="391" w:author="Guo, Shicheng" w:date="2019-11-07T17:21:00Z">
            <w:rPr>
              <w:rFonts w:ascii="Times New Roman" w:eastAsia="SimSun" w:hAnsi="Times New Roman" w:cs="Times New Roman"/>
              <w:sz w:val="24"/>
              <w:szCs w:val="24"/>
            </w:rPr>
          </w:rPrChange>
        </w:rPr>
        <w:fldChar w:fldCharType="end"/>
      </w:r>
      <w:r w:rsidRPr="00BE3786">
        <w:rPr>
          <w:rFonts w:ascii="Arial" w:eastAsia="SimSun" w:hAnsi="Arial" w:cs="Arial"/>
          <w:sz w:val="22"/>
          <w:rPrChange w:id="392" w:author="Guo, Shicheng" w:date="2019-11-07T17:21:00Z">
            <w:rPr>
              <w:rFonts w:ascii="Times New Roman" w:eastAsia="SimSun" w:hAnsi="Times New Roman" w:cs="Times New Roman"/>
              <w:sz w:val="24"/>
              <w:szCs w:val="24"/>
            </w:rPr>
          </w:rPrChange>
        </w:rPr>
        <w:t>.</w:t>
      </w:r>
      <w:r w:rsidRPr="00BE3786">
        <w:rPr>
          <w:rFonts w:ascii="Arial" w:hAnsi="Arial" w:cs="Arial"/>
          <w:sz w:val="22"/>
          <w:rPrChange w:id="393" w:author="Guo, Shicheng" w:date="2019-11-07T17:21:00Z">
            <w:rPr>
              <w:rFonts w:ascii="Times New Roman" w:hAnsi="Times New Roman" w:cs="Times New Roman"/>
              <w:sz w:val="24"/>
              <w:szCs w:val="24"/>
            </w:rPr>
          </w:rPrChange>
        </w:rPr>
        <w:t xml:space="preserve"> </w:t>
      </w:r>
      <w:r w:rsidRPr="00BE3786">
        <w:rPr>
          <w:rFonts w:ascii="Arial" w:eastAsia="SimSun" w:hAnsi="Arial" w:cs="Arial"/>
          <w:sz w:val="22"/>
          <w:rPrChange w:id="394" w:author="Guo, Shicheng" w:date="2019-11-07T17:21:00Z">
            <w:rPr>
              <w:rFonts w:ascii="Times New Roman" w:eastAsia="SimSun" w:hAnsi="Times New Roman" w:cs="Times New Roman"/>
              <w:sz w:val="24"/>
              <w:szCs w:val="24"/>
            </w:rPr>
          </w:rPrChange>
        </w:rPr>
        <w:t xml:space="preserve">Unfortunately, many patients at early stage still develop recurrence even after curative resection. </w:t>
      </w:r>
      <w:r w:rsidR="00AC0489" w:rsidRPr="00BE3786">
        <w:rPr>
          <w:rFonts w:ascii="Arial" w:eastAsia="SimSun" w:hAnsi="Arial" w:cs="Arial"/>
          <w:sz w:val="22"/>
          <w:rPrChange w:id="395" w:author="Guo, Shicheng" w:date="2019-11-07T17:21:00Z">
            <w:rPr>
              <w:rFonts w:ascii="Times New Roman" w:eastAsia="SimSun" w:hAnsi="Times New Roman" w:cs="Times New Roman" w:hint="eastAsia"/>
              <w:sz w:val="24"/>
              <w:szCs w:val="24"/>
            </w:rPr>
          </w:rPrChange>
        </w:rPr>
        <w:t xml:space="preserve">Therefore, novel </w:t>
      </w:r>
      <w:r w:rsidR="00855C62" w:rsidRPr="00BE3786">
        <w:rPr>
          <w:rFonts w:ascii="Arial" w:eastAsia="SimSun" w:hAnsi="Arial" w:cs="Arial"/>
          <w:sz w:val="22"/>
          <w:rPrChange w:id="396" w:author="Guo, Shicheng" w:date="2019-11-07T17:21:00Z">
            <w:rPr>
              <w:rFonts w:ascii="Times New Roman" w:eastAsia="SimSun" w:hAnsi="Times New Roman" w:cs="Times New Roman"/>
              <w:sz w:val="24"/>
              <w:szCs w:val="24"/>
            </w:rPr>
          </w:rPrChange>
        </w:rPr>
        <w:t xml:space="preserve">and effective </w:t>
      </w:r>
      <w:r w:rsidR="00E96369" w:rsidRPr="00BE3786">
        <w:rPr>
          <w:rFonts w:ascii="Arial" w:eastAsia="SimSun" w:hAnsi="Arial" w:cs="Arial"/>
          <w:sz w:val="22"/>
          <w:rPrChange w:id="397" w:author="Guo, Shicheng" w:date="2019-11-07T17:21:00Z">
            <w:rPr>
              <w:rFonts w:ascii="Times New Roman" w:eastAsia="SimSun" w:hAnsi="Times New Roman" w:cs="Times New Roman"/>
              <w:sz w:val="24"/>
              <w:szCs w:val="24"/>
            </w:rPr>
          </w:rPrChange>
        </w:rPr>
        <w:t>strategie</w:t>
      </w:r>
      <w:r w:rsidR="00AC0489" w:rsidRPr="00BE3786">
        <w:rPr>
          <w:rFonts w:ascii="Arial" w:eastAsia="SimSun" w:hAnsi="Arial" w:cs="Arial"/>
          <w:sz w:val="22"/>
          <w:rPrChange w:id="398" w:author="Guo, Shicheng" w:date="2019-11-07T17:21:00Z">
            <w:rPr>
              <w:rFonts w:ascii="Times New Roman" w:eastAsia="SimSun" w:hAnsi="Times New Roman" w:cs="Times New Roman" w:hint="eastAsia"/>
              <w:sz w:val="24"/>
              <w:szCs w:val="24"/>
            </w:rPr>
          </w:rPrChange>
        </w:rPr>
        <w:t>s are urgently needed.</w:t>
      </w:r>
      <w:r w:rsidR="00AC0489" w:rsidRPr="00BE3786">
        <w:rPr>
          <w:rFonts w:ascii="Arial" w:eastAsia="SimSun" w:hAnsi="Arial" w:cs="Arial"/>
          <w:sz w:val="22"/>
          <w:rPrChange w:id="399" w:author="Guo, Shicheng" w:date="2019-11-07T17:21:00Z">
            <w:rPr>
              <w:rFonts w:ascii="Times New Roman" w:eastAsia="SimSun" w:hAnsi="Times New Roman" w:cs="Times New Roman"/>
              <w:sz w:val="24"/>
              <w:szCs w:val="24"/>
            </w:rPr>
          </w:rPrChange>
        </w:rPr>
        <w:t xml:space="preserve"> </w:t>
      </w:r>
    </w:p>
    <w:p w14:paraId="059BD1F7" w14:textId="0D49B384" w:rsidR="00C63463" w:rsidRPr="00BE3786" w:rsidRDefault="00E55810" w:rsidP="00BE3786">
      <w:pPr>
        <w:spacing w:beforeLines="50" w:before="156" w:afterLines="50" w:after="156"/>
        <w:rPr>
          <w:rFonts w:ascii="Arial" w:eastAsia="SimSun" w:hAnsi="Arial" w:cs="Arial"/>
          <w:sz w:val="22"/>
          <w:rPrChange w:id="400" w:author="Guo, Shicheng" w:date="2019-11-07T17:21:00Z">
            <w:rPr>
              <w:rFonts w:ascii="Times New Roman" w:eastAsia="SimSun" w:hAnsi="Times New Roman" w:cs="Times New Roman"/>
              <w:sz w:val="24"/>
              <w:szCs w:val="24"/>
            </w:rPr>
          </w:rPrChange>
        </w:rPr>
        <w:pPrChange w:id="401" w:author="Guo, Shicheng" w:date="2019-11-07T17:21:00Z">
          <w:pPr>
            <w:spacing w:beforeLines="50" w:before="156" w:afterLines="50" w:after="156" w:line="360" w:lineRule="auto"/>
          </w:pPr>
        </w:pPrChange>
      </w:pPr>
      <w:r w:rsidRPr="00BE3786">
        <w:rPr>
          <w:rFonts w:ascii="Arial" w:eastAsia="SimSun" w:hAnsi="Arial" w:cs="Arial"/>
          <w:sz w:val="22"/>
          <w:rPrChange w:id="402" w:author="Guo, Shicheng" w:date="2019-11-07T17:21:00Z">
            <w:rPr>
              <w:rFonts w:ascii="Times New Roman" w:eastAsia="SimSun" w:hAnsi="Times New Roman" w:cs="Times New Roman"/>
              <w:sz w:val="24"/>
              <w:szCs w:val="24"/>
            </w:rPr>
          </w:rPrChange>
        </w:rPr>
        <w:t>Previous studies have demonstrated that tumor heterogeneity exists not only among different patients but also in different tumors and metastatic lesions from the same patient</w:t>
      </w:r>
      <w:r w:rsidRPr="00BE3786">
        <w:rPr>
          <w:rFonts w:ascii="Arial" w:eastAsia="SimSun" w:hAnsi="Arial" w:cs="Arial"/>
          <w:sz w:val="22"/>
          <w:rPrChange w:id="403" w:author="Guo, Shicheng" w:date="2019-11-07T17:21:00Z">
            <w:rPr>
              <w:rFonts w:ascii="Times New Roman" w:eastAsia="SimSun" w:hAnsi="Times New Roman" w:cs="Times New Roman"/>
              <w:sz w:val="24"/>
              <w:szCs w:val="24"/>
            </w:rPr>
          </w:rPrChange>
        </w:rPr>
        <w:fldChar w:fldCharType="begin">
          <w:fldData xml:space="preserve">PEVuZE5vdGU+PENpdGU+PEF1dGhvcj5Kb25lczwvQXV0aG9yPjxZZWFyPjIwMDg8L1llYXI+PFJl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</w:fldData>
        </w:fldChar>
      </w:r>
      <w:r w:rsidR="00855C62" w:rsidRPr="00BE3786">
        <w:rPr>
          <w:rFonts w:ascii="Arial" w:eastAsia="SimSun" w:hAnsi="Arial" w:cs="Arial"/>
          <w:sz w:val="22"/>
          <w:rPrChange w:id="404" w:author="Guo, Shicheng" w:date="2019-11-07T17:21:00Z">
            <w:rPr>
              <w:rFonts w:ascii="Times New Roman" w:eastAsia="SimSun" w:hAnsi="Times New Roman" w:cs="Times New Roman"/>
              <w:sz w:val="24"/>
              <w:szCs w:val="24"/>
            </w:rPr>
          </w:rPrChange>
        </w:rPr>
        <w:instrText xml:space="preserve"> ADDIN EN.CITE </w:instrText>
      </w:r>
      <w:r w:rsidR="00855C62" w:rsidRPr="00BE3786">
        <w:rPr>
          <w:rFonts w:ascii="Arial" w:eastAsia="SimSun" w:hAnsi="Arial" w:cs="Arial"/>
          <w:sz w:val="22"/>
          <w:rPrChange w:id="405" w:author="Guo, Shicheng" w:date="2019-11-07T17:21:00Z">
            <w:rPr>
              <w:rFonts w:ascii="Times New Roman" w:eastAsia="SimSun" w:hAnsi="Times New Roman" w:cs="Times New Roman"/>
              <w:sz w:val="24"/>
              <w:szCs w:val="24"/>
            </w:rPr>
          </w:rPrChange>
        </w:rPr>
        <w:fldChar w:fldCharType="begin">
          <w:fldData xml:space="preserve">PEVuZE5vdGU+PENpdGU+PEF1dGhvcj5Kb25lczwvQXV0aG9yPjxZZWFyPjIwMDg8L1llYXI+PFJl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</w:fldData>
        </w:fldChar>
      </w:r>
      <w:r w:rsidR="00855C62" w:rsidRPr="00BE3786">
        <w:rPr>
          <w:rFonts w:ascii="Arial" w:eastAsia="SimSun" w:hAnsi="Arial" w:cs="Arial"/>
          <w:sz w:val="22"/>
          <w:rPrChange w:id="406" w:author="Guo, Shicheng" w:date="2019-11-07T17:21:00Z">
            <w:rPr>
              <w:rFonts w:ascii="Times New Roman" w:eastAsia="SimSun" w:hAnsi="Times New Roman" w:cs="Times New Roman"/>
              <w:sz w:val="24"/>
              <w:szCs w:val="24"/>
            </w:rPr>
          </w:rPrChange>
        </w:rPr>
        <w:instrText xml:space="preserve"> ADDIN EN.CITE.DATA </w:instrText>
      </w:r>
      <w:r w:rsidR="00855C62" w:rsidRPr="00BE3786">
        <w:rPr>
          <w:rFonts w:ascii="Arial" w:eastAsia="SimSun" w:hAnsi="Arial" w:cs="Arial"/>
          <w:sz w:val="22"/>
          <w:rPrChange w:id="407" w:author="Guo, Shicheng" w:date="2019-11-07T17:21:00Z">
            <w:rPr>
              <w:rFonts w:ascii="Times New Roman" w:eastAsia="SimSun" w:hAnsi="Times New Roman" w:cs="Times New Roman"/>
              <w:sz w:val="24"/>
              <w:szCs w:val="24"/>
            </w:rPr>
          </w:rPrChange>
        </w:rPr>
      </w:r>
      <w:r w:rsidR="00855C62" w:rsidRPr="00BE3786">
        <w:rPr>
          <w:rFonts w:ascii="Arial" w:eastAsia="SimSun" w:hAnsi="Arial" w:cs="Arial"/>
          <w:sz w:val="22"/>
          <w:rPrChange w:id="408" w:author="Guo, Shicheng" w:date="2019-11-07T17:21:00Z">
            <w:rPr>
              <w:rFonts w:ascii="Times New Roman" w:eastAsia="SimSun" w:hAnsi="Times New Roman" w:cs="Times New Roman"/>
              <w:sz w:val="24"/>
              <w:szCs w:val="24"/>
            </w:rPr>
          </w:rPrChange>
        </w:rPr>
        <w:fldChar w:fldCharType="end"/>
      </w:r>
      <w:r w:rsidRPr="00BE3786">
        <w:rPr>
          <w:rFonts w:ascii="Arial" w:eastAsia="SimSun" w:hAnsi="Arial" w:cs="Arial"/>
          <w:sz w:val="22"/>
          <w:rPrChange w:id="409" w:author="Guo, Shicheng" w:date="2019-11-07T17:21:00Z">
            <w:rPr>
              <w:rFonts w:ascii="Times New Roman" w:eastAsia="SimSun" w:hAnsi="Times New Roman" w:cs="Times New Roman"/>
              <w:sz w:val="24"/>
              <w:szCs w:val="24"/>
            </w:rPr>
          </w:rPrChange>
        </w:rPr>
      </w:r>
      <w:r w:rsidRPr="00BE3786">
        <w:rPr>
          <w:rFonts w:ascii="Arial" w:eastAsia="SimSun" w:hAnsi="Arial" w:cs="Arial"/>
          <w:sz w:val="22"/>
          <w:rPrChange w:id="410" w:author="Guo, Shicheng" w:date="2019-11-07T17:21:00Z">
            <w:rPr>
              <w:rFonts w:ascii="Times New Roman" w:eastAsia="SimSun" w:hAnsi="Times New Roman" w:cs="Times New Roman"/>
              <w:sz w:val="24"/>
              <w:szCs w:val="24"/>
            </w:rPr>
          </w:rPrChange>
        </w:rPr>
        <w:fldChar w:fldCharType="separate"/>
      </w:r>
      <w:r w:rsidR="00870C74" w:rsidRPr="00BE3786">
        <w:rPr>
          <w:rFonts w:ascii="Arial" w:hAnsi="Arial" w:cs="Arial"/>
          <w:sz w:val="22"/>
          <w:rPrChange w:id="411" w:author="Guo, Shicheng" w:date="2019-11-07T17:21:00Z">
            <w:rPr/>
          </w:rPrChange>
        </w:rPr>
        <w:fldChar w:fldCharType="begin"/>
      </w:r>
      <w:r w:rsidR="00870C74" w:rsidRPr="00BE3786">
        <w:rPr>
          <w:rFonts w:ascii="Arial" w:hAnsi="Arial" w:cs="Arial"/>
          <w:sz w:val="22"/>
          <w:rPrChange w:id="412" w:author="Guo, Shicheng" w:date="2019-11-07T17:21:00Z">
            <w:rPr/>
          </w:rPrChange>
        </w:rPr>
        <w:instrText xml:space="preserve"> HYPERLINK \l "_ENREF_6" \o "Jones, 2008 #42" </w:instrText>
      </w:r>
      <w:r w:rsidR="00870C74" w:rsidRPr="00BE3786">
        <w:rPr>
          <w:rFonts w:ascii="Arial" w:hAnsi="Arial" w:cs="Arial"/>
          <w:sz w:val="22"/>
          <w:rPrChange w:id="413" w:author="Guo, Shicheng" w:date="2019-11-07T17:21:00Z">
            <w:rPr/>
          </w:rPrChange>
        </w:rPr>
        <w:fldChar w:fldCharType="separate"/>
      </w:r>
      <w:r w:rsidR="000670AD" w:rsidRPr="00BE3786">
        <w:rPr>
          <w:rFonts w:ascii="Arial" w:eastAsia="SimSun" w:hAnsi="Arial" w:cs="Arial"/>
          <w:noProof/>
          <w:sz w:val="22"/>
          <w:vertAlign w:val="superscript"/>
          <w:rPrChange w:id="414" w:author="Guo, Shicheng" w:date="2019-11-07T17:21:00Z">
            <w:rPr>
              <w:rFonts w:ascii="Times New Roman" w:eastAsia="SimSun" w:hAnsi="Times New Roman" w:cs="Times New Roman"/>
              <w:noProof/>
              <w:sz w:val="24"/>
              <w:szCs w:val="24"/>
              <w:vertAlign w:val="superscript"/>
            </w:rPr>
          </w:rPrChange>
        </w:rPr>
        <w:t>6</w:t>
      </w:r>
      <w:r w:rsidR="00870C74" w:rsidRPr="00BE3786">
        <w:rPr>
          <w:rFonts w:ascii="Arial" w:eastAsia="SimSun" w:hAnsi="Arial" w:cs="Arial"/>
          <w:noProof/>
          <w:sz w:val="22"/>
          <w:vertAlign w:val="superscript"/>
          <w:rPrChange w:id="415" w:author="Guo, Shicheng" w:date="2019-11-07T17:21:00Z">
            <w:rPr>
              <w:rFonts w:ascii="Times New Roman" w:eastAsia="SimSun" w:hAnsi="Times New Roman" w:cs="Times New Roman"/>
              <w:noProof/>
              <w:sz w:val="24"/>
              <w:szCs w:val="24"/>
              <w:vertAlign w:val="superscript"/>
            </w:rPr>
          </w:rPrChange>
        </w:rPr>
        <w:fldChar w:fldCharType="end"/>
      </w:r>
      <w:r w:rsidR="00855C62" w:rsidRPr="00BE3786">
        <w:rPr>
          <w:rFonts w:ascii="Arial" w:eastAsia="SimSun" w:hAnsi="Arial" w:cs="Arial"/>
          <w:noProof/>
          <w:sz w:val="22"/>
          <w:vertAlign w:val="superscript"/>
          <w:rPrChange w:id="416" w:author="Guo, Shicheng" w:date="2019-11-07T17:21:00Z">
            <w:rPr>
              <w:rFonts w:ascii="Times New Roman" w:eastAsia="SimSun" w:hAnsi="Times New Roman" w:cs="Times New Roman"/>
              <w:noProof/>
              <w:sz w:val="24"/>
              <w:szCs w:val="24"/>
              <w:vertAlign w:val="superscript"/>
            </w:rPr>
          </w:rPrChange>
        </w:rPr>
        <w:t>,</w:t>
      </w:r>
      <w:r w:rsidR="00870C74" w:rsidRPr="00BE3786">
        <w:rPr>
          <w:rFonts w:ascii="Arial" w:hAnsi="Arial" w:cs="Arial"/>
          <w:sz w:val="22"/>
          <w:rPrChange w:id="417" w:author="Guo, Shicheng" w:date="2019-11-07T17:21:00Z">
            <w:rPr/>
          </w:rPrChange>
        </w:rPr>
        <w:fldChar w:fldCharType="begin"/>
      </w:r>
      <w:r w:rsidR="00870C74" w:rsidRPr="00BE3786">
        <w:rPr>
          <w:rFonts w:ascii="Arial" w:hAnsi="Arial" w:cs="Arial"/>
          <w:sz w:val="22"/>
          <w:rPrChange w:id="418" w:author="Guo, Shicheng" w:date="2019-11-07T17:21:00Z">
            <w:rPr/>
          </w:rPrChange>
        </w:rPr>
        <w:instrText xml:space="preserve"> HYPERLINK \l "_ENREF_7" \o "Campbell, 2010 #43" </w:instrText>
      </w:r>
      <w:r w:rsidR="00870C74" w:rsidRPr="00BE3786">
        <w:rPr>
          <w:rFonts w:ascii="Arial" w:hAnsi="Arial" w:cs="Arial"/>
          <w:sz w:val="22"/>
          <w:rPrChange w:id="419" w:author="Guo, Shicheng" w:date="2019-11-07T17:21:00Z">
            <w:rPr/>
          </w:rPrChange>
        </w:rPr>
        <w:fldChar w:fldCharType="separate"/>
      </w:r>
      <w:r w:rsidR="000670AD" w:rsidRPr="00BE3786">
        <w:rPr>
          <w:rFonts w:ascii="Arial" w:eastAsia="SimSun" w:hAnsi="Arial" w:cs="Arial"/>
          <w:noProof/>
          <w:sz w:val="22"/>
          <w:vertAlign w:val="superscript"/>
          <w:rPrChange w:id="420" w:author="Guo, Shicheng" w:date="2019-11-07T17:21:00Z">
            <w:rPr>
              <w:rFonts w:ascii="Times New Roman" w:eastAsia="SimSun" w:hAnsi="Times New Roman" w:cs="Times New Roman"/>
              <w:noProof/>
              <w:sz w:val="24"/>
              <w:szCs w:val="24"/>
              <w:vertAlign w:val="superscript"/>
            </w:rPr>
          </w:rPrChange>
        </w:rPr>
        <w:t>7</w:t>
      </w:r>
      <w:r w:rsidR="00870C74" w:rsidRPr="00BE3786">
        <w:rPr>
          <w:rFonts w:ascii="Arial" w:eastAsia="SimSun" w:hAnsi="Arial" w:cs="Arial"/>
          <w:noProof/>
          <w:sz w:val="22"/>
          <w:vertAlign w:val="superscript"/>
          <w:rPrChange w:id="421" w:author="Guo, Shicheng" w:date="2019-11-07T17:21:00Z">
            <w:rPr>
              <w:rFonts w:ascii="Times New Roman" w:eastAsia="SimSun" w:hAnsi="Times New Roman" w:cs="Times New Roman"/>
              <w:noProof/>
              <w:sz w:val="24"/>
              <w:szCs w:val="24"/>
              <w:vertAlign w:val="superscript"/>
            </w:rPr>
          </w:rPrChange>
        </w:rPr>
        <w:fldChar w:fldCharType="end"/>
      </w:r>
      <w:r w:rsidRPr="00BE3786">
        <w:rPr>
          <w:rFonts w:ascii="Arial" w:eastAsia="SimSun" w:hAnsi="Arial" w:cs="Arial"/>
          <w:sz w:val="22"/>
          <w:rPrChange w:id="422" w:author="Guo, Shicheng" w:date="2019-11-07T17:21:00Z">
            <w:rPr>
              <w:rFonts w:ascii="Times New Roman" w:eastAsia="SimSun" w:hAnsi="Times New Roman" w:cs="Times New Roman"/>
              <w:sz w:val="24"/>
              <w:szCs w:val="24"/>
            </w:rPr>
          </w:rPrChange>
        </w:rPr>
        <w:fldChar w:fldCharType="end"/>
      </w:r>
      <w:r w:rsidRPr="00BE3786">
        <w:rPr>
          <w:rFonts w:ascii="Arial" w:eastAsia="SimSun" w:hAnsi="Arial" w:cs="Arial"/>
          <w:sz w:val="22"/>
          <w:rPrChange w:id="423" w:author="Guo, Shicheng" w:date="2019-11-07T17:21:00Z">
            <w:rPr>
              <w:rFonts w:ascii="Times New Roman" w:eastAsia="SimSun" w:hAnsi="Times New Roman" w:cs="Times New Roman"/>
              <w:sz w:val="24"/>
              <w:szCs w:val="24"/>
            </w:rPr>
          </w:rPrChange>
        </w:rPr>
        <w:t>.</w:t>
      </w:r>
      <w:r w:rsidR="00AC0489" w:rsidRPr="00BE3786">
        <w:rPr>
          <w:rFonts w:ascii="Arial" w:eastAsia="SimSun" w:hAnsi="Arial" w:cs="Arial"/>
          <w:sz w:val="22"/>
          <w:rPrChange w:id="424" w:author="Guo, Shicheng" w:date="2019-11-07T17:21:00Z">
            <w:rPr>
              <w:rFonts w:ascii="Times New Roman" w:eastAsia="SimSun" w:hAnsi="Times New Roman" w:cs="Times New Roman"/>
              <w:sz w:val="24"/>
              <w:szCs w:val="24"/>
            </w:rPr>
          </w:rPrChange>
        </w:rPr>
        <w:t xml:space="preserve"> </w:t>
      </w:r>
      <w:r w:rsidR="00AC0489" w:rsidRPr="00BE3786">
        <w:rPr>
          <w:rFonts w:ascii="Arial" w:hAnsi="Arial" w:cs="Arial"/>
          <w:sz w:val="22"/>
          <w:rPrChange w:id="425" w:author="Guo, Shicheng" w:date="2019-11-07T17:21:00Z">
            <w:rPr>
              <w:rFonts w:ascii="Times New Roman" w:hAnsi="Times New Roman" w:cs="Times New Roman"/>
              <w:sz w:val="24"/>
              <w:szCs w:val="24"/>
            </w:rPr>
          </w:rPrChange>
        </w:rPr>
        <w:t>Intra-tumor heterogeneity (IT</w:t>
      </w:r>
      <w:r w:rsidR="00AC0489" w:rsidRPr="00BE3786">
        <w:rPr>
          <w:rFonts w:ascii="Arial" w:eastAsia="SimSun" w:hAnsi="Arial" w:cs="Arial"/>
          <w:sz w:val="22"/>
          <w:rPrChange w:id="426" w:author="Guo, Shicheng" w:date="2019-11-07T17:21:00Z">
            <w:rPr>
              <w:rFonts w:ascii="Times New Roman" w:eastAsia="SimSun" w:hAnsi="Times New Roman" w:cs="Times New Roman"/>
              <w:sz w:val="24"/>
              <w:szCs w:val="24"/>
            </w:rPr>
          </w:rPrChange>
        </w:rPr>
        <w:t xml:space="preserve">H) is one of the </w:t>
      </w:r>
      <w:r w:rsidR="00855C62" w:rsidRPr="00BE3786">
        <w:rPr>
          <w:rFonts w:ascii="Arial" w:eastAsia="SimSun" w:hAnsi="Arial" w:cs="Arial"/>
          <w:sz w:val="22"/>
          <w:rPrChange w:id="427" w:author="Guo, Shicheng" w:date="2019-11-07T17:21:00Z">
            <w:rPr>
              <w:rFonts w:ascii="Times New Roman" w:eastAsia="SimSun" w:hAnsi="Times New Roman" w:cs="Times New Roman"/>
              <w:sz w:val="24"/>
              <w:szCs w:val="24"/>
            </w:rPr>
          </w:rPrChange>
        </w:rPr>
        <w:t>major causes for the lack of success in the</w:t>
      </w:r>
      <w:r w:rsidR="00AC0489" w:rsidRPr="00BE3786">
        <w:rPr>
          <w:rFonts w:ascii="Arial" w:eastAsia="SimSun" w:hAnsi="Arial" w:cs="Arial"/>
          <w:sz w:val="22"/>
          <w:rPrChange w:id="428" w:author="Guo, Shicheng" w:date="2019-11-07T17:21:00Z">
            <w:rPr>
              <w:rFonts w:ascii="Times New Roman" w:eastAsia="SimSun" w:hAnsi="Times New Roman" w:cs="Times New Roman" w:hint="eastAsia"/>
              <w:sz w:val="24"/>
              <w:szCs w:val="24"/>
            </w:rPr>
          </w:rPrChange>
        </w:rPr>
        <w:t xml:space="preserve"> current therapies </w:t>
      </w:r>
      <w:r w:rsidR="00855C62" w:rsidRPr="00BE3786">
        <w:rPr>
          <w:rFonts w:ascii="Arial" w:eastAsia="SimSun" w:hAnsi="Arial" w:cs="Arial"/>
          <w:sz w:val="22"/>
          <w:rPrChange w:id="429" w:author="Guo, Shicheng" w:date="2019-11-07T17:21:00Z">
            <w:rPr>
              <w:rFonts w:ascii="Times New Roman" w:eastAsia="SimSun" w:hAnsi="Times New Roman" w:cs="Times New Roman"/>
              <w:sz w:val="24"/>
              <w:szCs w:val="24"/>
            </w:rPr>
          </w:rPrChange>
        </w:rPr>
        <w:t xml:space="preserve">of </w:t>
      </w:r>
      <w:r w:rsidR="00AC0489" w:rsidRPr="00BE3786">
        <w:rPr>
          <w:rFonts w:ascii="Arial" w:eastAsia="SimSun" w:hAnsi="Arial" w:cs="Arial"/>
          <w:sz w:val="22"/>
          <w:rPrChange w:id="430" w:author="Guo, Shicheng" w:date="2019-11-07T17:21:00Z">
            <w:rPr>
              <w:rFonts w:ascii="Times New Roman" w:eastAsia="SimSun" w:hAnsi="Times New Roman" w:cs="Times New Roman" w:hint="eastAsia"/>
              <w:sz w:val="24"/>
              <w:szCs w:val="24"/>
            </w:rPr>
          </w:rPrChange>
        </w:rPr>
        <w:t>most types of cancers</w:t>
      </w:r>
      <w:r w:rsidR="00AC0489" w:rsidRPr="00BE3786">
        <w:rPr>
          <w:rFonts w:ascii="Arial" w:eastAsia="SimSun" w:hAnsi="Arial" w:cs="Arial"/>
          <w:sz w:val="22"/>
          <w:rPrChange w:id="431" w:author="Guo, Shicheng" w:date="2019-11-07T17:21:00Z">
            <w:rPr>
              <w:rFonts w:ascii="Times New Roman" w:eastAsia="SimSun" w:hAnsi="Times New Roman" w:cs="Times New Roman"/>
              <w:sz w:val="24"/>
              <w:szCs w:val="24"/>
            </w:rPr>
          </w:rPrChange>
        </w:rPr>
        <w:t xml:space="preserve"> including PDACs</w:t>
      </w:r>
      <w:r w:rsidR="00870C74" w:rsidRPr="00BE3786">
        <w:rPr>
          <w:rFonts w:ascii="Arial" w:hAnsi="Arial" w:cs="Arial"/>
          <w:sz w:val="22"/>
          <w:rPrChange w:id="432" w:author="Guo, Shicheng" w:date="2019-11-07T17:21:00Z">
            <w:rPr/>
          </w:rPrChange>
        </w:rPr>
        <w:fldChar w:fldCharType="begin"/>
      </w:r>
      <w:r w:rsidR="00870C74" w:rsidRPr="00BE3786">
        <w:rPr>
          <w:rFonts w:ascii="Arial" w:hAnsi="Arial" w:cs="Arial"/>
          <w:sz w:val="22"/>
          <w:rPrChange w:id="433" w:author="Guo, Shicheng" w:date="2019-11-07T17:21:00Z">
            <w:rPr/>
          </w:rPrChange>
        </w:rPr>
        <w:instrText xml:space="preserve"> HYPERLINK \l "_ENREF_2" \o "Samuel, 2011 #1" </w:instrText>
      </w:r>
      <w:r w:rsidR="00870C74" w:rsidRPr="00BE3786">
        <w:rPr>
          <w:rFonts w:ascii="Arial" w:hAnsi="Arial" w:cs="Arial"/>
          <w:sz w:val="22"/>
          <w:rPrChange w:id="434" w:author="Guo, Shicheng" w:date="2019-11-07T17:21:00Z">
            <w:rPr/>
          </w:rPrChange>
        </w:rPr>
        <w:fldChar w:fldCharType="separate"/>
      </w:r>
      <w:r w:rsidR="000670AD" w:rsidRPr="00BE3786">
        <w:rPr>
          <w:rFonts w:ascii="Arial" w:eastAsia="SimSun" w:hAnsi="Arial" w:cs="Arial"/>
          <w:sz w:val="22"/>
          <w:rPrChange w:id="435" w:author="Guo, Shicheng" w:date="2019-11-07T17:21:00Z">
            <w:rPr>
              <w:rFonts w:ascii="Times New Roman" w:eastAsia="SimSun" w:hAnsi="Times New Roman" w:cs="Times New Roman"/>
              <w:sz w:val="24"/>
              <w:szCs w:val="24"/>
            </w:rPr>
          </w:rPrChange>
        </w:rPr>
        <w:fldChar w:fldCharType="begin"/>
      </w:r>
      <w:r w:rsidR="000670AD" w:rsidRPr="00BE3786">
        <w:rPr>
          <w:rFonts w:ascii="Arial" w:eastAsia="SimSun" w:hAnsi="Arial" w:cs="Arial"/>
          <w:sz w:val="22"/>
          <w:rPrChange w:id="436" w:author="Guo, Shicheng" w:date="2019-11-07T17:21:00Z">
            <w:rPr>
              <w:rFonts w:ascii="Times New Roman" w:eastAsia="SimSun" w:hAnsi="Times New Roman" w:cs="Times New Roman"/>
              <w:sz w:val="24"/>
              <w:szCs w:val="24"/>
            </w:rPr>
          </w:rPrChange>
        </w:rPr>
        <w:instrText xml:space="preserve"> ADDIN EN.CITE &lt;EndNote&gt;&lt;Cite&gt;&lt;Author&gt;Samuel&lt;/Author&gt;&lt;Year&gt;2011&lt;/Year&gt;&lt;RecNum&gt;3324&lt;/RecNum&gt;&lt;DisplayText&gt;&lt;style face="superscript"&gt;2&lt;/style&gt;&lt;/DisplayText&gt;&lt;record&gt;&lt;rec-number&gt;3324&lt;/rec-number&gt;&lt;foreign-keys&gt;&lt;key app="EN" db-id="xdv2vwtvgfzpd7exs9p5r95irapf2xespdtz" timestamp="1571903621"&gt;3324&lt;/key&gt;&lt;/foreign-keys&gt;&lt;ref-type name="Journal Article"&gt;17&lt;/ref-type&gt;&lt;contributors&gt;&lt;authors&gt;&lt;author&gt;Samuel, N.&lt;/author&gt;&lt;author&gt;Hudson, T. J.&lt;/author&gt;&lt;/authors&gt;&lt;/contributors&gt;&lt;auth-address&gt;Department of Molecular Genetics, 1 King&amp;apos;s College Circle, Room 4398, University of Toronto, Toronto, ON M5S 1A8, Canada.&lt;/auth-address&gt;&lt;titles&gt;&lt;title&gt;The molecular and cellular heterogeneity of pancreatic ductal adenocarcinoma&lt;/title&gt;&lt;secondary-title&gt;Nat Rev Gastroenterol Hepatol&lt;/secondary-title&gt;&lt;/titles&gt;&lt;periodical&gt;&lt;full-title&gt;Nat Rev Gastroenterol Hepatol&lt;/full-title&gt;&lt;/periodical&gt;&lt;pages&gt;77-87&lt;/pages&gt;&lt;volume&gt;9&lt;/volume&gt;&lt;number&gt;2&lt;/number&gt;&lt;edition&gt;2011/12/21&lt;/edition&gt;&lt;keywords&gt;&lt;keyword&gt;Carcinoma, Pancreatic Ductal/*genetics/pathology&lt;/keyword&gt;&lt;keyword&gt;DNA, Neoplasm/*genetics&lt;/keyword&gt;&lt;keyword&gt;Humans&lt;/keyword&gt;&lt;keyword&gt;*Mutation&lt;/keyword&gt;&lt;keyword&gt;Pancreas/*pathology&lt;/keyword&gt;&lt;keyword&gt;Pancreatic Neoplasms/*genetics/pathology&lt;/keyword&gt;&lt;/keywords&gt;&lt;dates&gt;&lt;year&gt;2011&lt;/year&gt;&lt;pub-dates&gt;&lt;date&gt;Dec 20&lt;/date&gt;&lt;/pub-dates&gt;&lt;/dates&gt;&lt;isbn&gt;1759-5053 (Electronic)&amp;#xD;1759-5045 (Linking)&lt;/isbn&gt;&lt;accession-num&gt;22183185&lt;/accession-num&gt;&lt;urls&gt;&lt;related-urls&gt;&lt;url&gt;https://www.ncbi.nlm.nih.gov/pubmed/22183185&lt;/url&gt;&lt;/related-urls&gt;&lt;/urls&gt;&lt;electronic-resource-num&gt;10.1038/nrgastro.2011.215&lt;/electronic-resource-num&gt;&lt;/record&gt;&lt;/Cite&gt;&lt;/EndNote&gt;</w:instrText>
      </w:r>
      <w:r w:rsidR="000670AD" w:rsidRPr="00BE3786">
        <w:rPr>
          <w:rFonts w:ascii="Arial" w:eastAsia="SimSun" w:hAnsi="Arial" w:cs="Arial"/>
          <w:sz w:val="22"/>
          <w:rPrChange w:id="437" w:author="Guo, Shicheng" w:date="2019-11-07T17:21:00Z">
            <w:rPr>
              <w:rFonts w:ascii="Times New Roman" w:eastAsia="SimSun" w:hAnsi="Times New Roman" w:cs="Times New Roman"/>
              <w:sz w:val="24"/>
              <w:szCs w:val="24"/>
            </w:rPr>
          </w:rPrChange>
        </w:rPr>
        <w:fldChar w:fldCharType="separate"/>
      </w:r>
      <w:r w:rsidR="000670AD" w:rsidRPr="00BE3786">
        <w:rPr>
          <w:rFonts w:ascii="Arial" w:eastAsia="SimSun" w:hAnsi="Arial" w:cs="Arial"/>
          <w:noProof/>
          <w:sz w:val="22"/>
          <w:vertAlign w:val="superscript"/>
          <w:rPrChange w:id="438" w:author="Guo, Shicheng" w:date="2019-11-07T17:21:00Z">
            <w:rPr>
              <w:rFonts w:ascii="Times New Roman" w:eastAsia="SimSun" w:hAnsi="Times New Roman" w:cs="Times New Roman"/>
              <w:noProof/>
              <w:sz w:val="24"/>
              <w:szCs w:val="24"/>
              <w:vertAlign w:val="superscript"/>
            </w:rPr>
          </w:rPrChange>
        </w:rPr>
        <w:t>2</w:t>
      </w:r>
      <w:r w:rsidR="000670AD" w:rsidRPr="00BE3786">
        <w:rPr>
          <w:rFonts w:ascii="Arial" w:eastAsia="SimSun" w:hAnsi="Arial" w:cs="Arial"/>
          <w:sz w:val="22"/>
          <w:rPrChange w:id="439" w:author="Guo, Shicheng" w:date="2019-11-07T17:21:00Z">
            <w:rPr>
              <w:rFonts w:ascii="Times New Roman" w:eastAsia="SimSun" w:hAnsi="Times New Roman" w:cs="Times New Roman"/>
              <w:sz w:val="24"/>
              <w:szCs w:val="24"/>
            </w:rPr>
          </w:rPrChange>
        </w:rPr>
        <w:fldChar w:fldCharType="end"/>
      </w:r>
      <w:r w:rsidR="00870C74" w:rsidRPr="00BE3786">
        <w:rPr>
          <w:rFonts w:ascii="Arial" w:eastAsia="SimSun" w:hAnsi="Arial" w:cs="Arial"/>
          <w:sz w:val="22"/>
          <w:rPrChange w:id="440" w:author="Guo, Shicheng" w:date="2019-11-07T17:21:00Z">
            <w:rPr>
              <w:rFonts w:ascii="Times New Roman" w:eastAsia="SimSun" w:hAnsi="Times New Roman" w:cs="Times New Roman"/>
              <w:sz w:val="24"/>
              <w:szCs w:val="24"/>
            </w:rPr>
          </w:rPrChange>
        </w:rPr>
        <w:fldChar w:fldCharType="end"/>
      </w:r>
      <w:r w:rsidR="00AC0489" w:rsidRPr="00BE3786">
        <w:rPr>
          <w:rFonts w:ascii="Arial" w:eastAsia="SimSun" w:hAnsi="Arial" w:cs="Arial"/>
          <w:sz w:val="22"/>
          <w:rPrChange w:id="441" w:author="Guo, Shicheng" w:date="2019-11-07T17:21:00Z">
            <w:rPr>
              <w:rFonts w:ascii="Times New Roman" w:eastAsia="SimSun" w:hAnsi="Times New Roman" w:cs="Times New Roman"/>
              <w:sz w:val="24"/>
              <w:szCs w:val="24"/>
            </w:rPr>
          </w:rPrChange>
        </w:rPr>
        <w:t>.</w:t>
      </w:r>
      <w:r w:rsidR="00E96369" w:rsidRPr="00BE3786">
        <w:rPr>
          <w:rFonts w:ascii="Arial" w:eastAsia="SimSun" w:hAnsi="Arial" w:cs="Arial"/>
          <w:sz w:val="22"/>
          <w:rPrChange w:id="442" w:author="Guo, Shicheng" w:date="2019-11-07T17:21:00Z">
            <w:rPr>
              <w:rFonts w:ascii="Times New Roman" w:eastAsia="SimSun" w:hAnsi="Times New Roman" w:cs="Times New Roman"/>
              <w:sz w:val="24"/>
              <w:szCs w:val="24"/>
            </w:rPr>
          </w:rPrChange>
        </w:rPr>
        <w:t xml:space="preserve"> </w:t>
      </w:r>
      <w:bookmarkStart w:id="443" w:name="OLE_LINK2"/>
      <w:bookmarkStart w:id="444" w:name="OLE_LINK1"/>
      <w:r w:rsidR="004A25DB" w:rsidRPr="00BE3786">
        <w:rPr>
          <w:rFonts w:ascii="Arial" w:eastAsia="SimSun" w:hAnsi="Arial" w:cs="Arial"/>
          <w:sz w:val="22"/>
          <w:rPrChange w:id="445" w:author="Guo, Shicheng" w:date="2019-11-07T17:21:00Z">
            <w:rPr>
              <w:rFonts w:ascii="Times New Roman" w:eastAsia="SimSun" w:hAnsi="Times New Roman" w:cs="Times New Roman"/>
              <w:sz w:val="24"/>
              <w:szCs w:val="24"/>
            </w:rPr>
          </w:rPrChange>
        </w:rPr>
        <w:t xml:space="preserve">The </w:t>
      </w:r>
      <w:r w:rsidR="004A25DB" w:rsidRPr="00BE3786">
        <w:rPr>
          <w:rFonts w:ascii="Arial" w:eastAsia="SimSun" w:hAnsi="Arial" w:cs="Arial"/>
          <w:sz w:val="22"/>
          <w:rPrChange w:id="446" w:author="Guo, Shicheng" w:date="2019-11-07T17:21:00Z">
            <w:rPr>
              <w:rFonts w:ascii="Times New Roman" w:eastAsia="SimSun" w:hAnsi="Times New Roman" w:cs="Times New Roman" w:hint="eastAsia"/>
              <w:sz w:val="24"/>
              <w:szCs w:val="24"/>
            </w:rPr>
          </w:rPrChange>
        </w:rPr>
        <w:t xml:space="preserve">differences </w:t>
      </w:r>
      <w:r w:rsidR="004A25DB" w:rsidRPr="00BE3786">
        <w:rPr>
          <w:rFonts w:ascii="Arial" w:eastAsia="SimSun" w:hAnsi="Arial" w:cs="Arial"/>
          <w:sz w:val="22"/>
          <w:rPrChange w:id="447" w:author="Guo, Shicheng" w:date="2019-11-07T17:21:00Z">
            <w:rPr>
              <w:rFonts w:ascii="Times New Roman" w:eastAsia="SimSun" w:hAnsi="Times New Roman" w:cs="Times New Roman"/>
              <w:sz w:val="24"/>
              <w:szCs w:val="24"/>
            </w:rPr>
          </w:rPrChange>
        </w:rPr>
        <w:t>of genomic</w:t>
      </w:r>
      <w:r w:rsidR="004A25DB" w:rsidRPr="00BE3786">
        <w:rPr>
          <w:rFonts w:ascii="Arial" w:eastAsia="SimSun" w:hAnsi="Arial" w:cs="Arial"/>
          <w:sz w:val="22"/>
          <w:rPrChange w:id="448" w:author="Guo, Shicheng" w:date="2019-11-07T17:21:00Z">
            <w:rPr>
              <w:rFonts w:ascii="Times New Roman" w:eastAsia="SimSun" w:hAnsi="Times New Roman" w:cs="Times New Roman" w:hint="eastAsia"/>
              <w:sz w:val="24"/>
              <w:szCs w:val="24"/>
            </w:rPr>
          </w:rPrChange>
        </w:rPr>
        <w:t xml:space="preserve"> </w:t>
      </w:r>
      <w:r w:rsidR="004A25DB" w:rsidRPr="00BE3786">
        <w:rPr>
          <w:rFonts w:ascii="Arial" w:eastAsia="SimSun" w:hAnsi="Arial" w:cs="Arial"/>
          <w:sz w:val="22"/>
          <w:rPrChange w:id="449" w:author="Guo, Shicheng" w:date="2019-11-07T17:21:00Z">
            <w:rPr>
              <w:rFonts w:ascii="Times New Roman" w:eastAsia="SimSun" w:hAnsi="Times New Roman" w:cs="Times New Roman"/>
              <w:sz w:val="24"/>
              <w:szCs w:val="24"/>
            </w:rPr>
          </w:rPrChange>
        </w:rPr>
        <w:t xml:space="preserve">abnormalities </w:t>
      </w:r>
      <w:r w:rsidR="004A25DB" w:rsidRPr="00BE3786">
        <w:rPr>
          <w:rFonts w:ascii="Arial" w:eastAsia="SimSun" w:hAnsi="Arial" w:cs="Arial"/>
          <w:sz w:val="22"/>
          <w:rPrChange w:id="450" w:author="Guo, Shicheng" w:date="2019-11-07T17:21:00Z">
            <w:rPr>
              <w:rFonts w:ascii="Times New Roman" w:eastAsia="SimSun" w:hAnsi="Times New Roman" w:cs="Times New Roman" w:hint="eastAsia"/>
              <w:sz w:val="24"/>
              <w:szCs w:val="24"/>
            </w:rPr>
          </w:rPrChange>
        </w:rPr>
        <w:t>were</w:t>
      </w:r>
      <w:r w:rsidR="004A25DB" w:rsidRPr="00BE3786">
        <w:rPr>
          <w:rFonts w:ascii="Arial" w:eastAsia="SimSun" w:hAnsi="Arial" w:cs="Arial"/>
          <w:sz w:val="22"/>
          <w:rPrChange w:id="451" w:author="Guo, Shicheng" w:date="2019-11-07T17:21:00Z">
            <w:rPr>
              <w:rFonts w:ascii="Times New Roman" w:eastAsia="SimSun" w:hAnsi="Times New Roman" w:cs="Times New Roman"/>
              <w:sz w:val="24"/>
              <w:szCs w:val="24"/>
            </w:rPr>
          </w:rPrChange>
        </w:rPr>
        <w:t xml:space="preserve"> displayed </w:t>
      </w:r>
      <w:r w:rsidR="004A25DB" w:rsidRPr="00BE3786">
        <w:rPr>
          <w:rFonts w:ascii="Arial" w:eastAsia="SimSun" w:hAnsi="Arial" w:cs="Arial"/>
          <w:sz w:val="22"/>
          <w:rPrChange w:id="452" w:author="Guo, Shicheng" w:date="2019-11-07T17:21:00Z">
            <w:rPr>
              <w:rFonts w:ascii="Times New Roman" w:eastAsia="SimSun" w:hAnsi="Times New Roman" w:cs="Times New Roman" w:hint="eastAsia"/>
              <w:sz w:val="24"/>
              <w:szCs w:val="24"/>
            </w:rPr>
          </w:rPrChange>
        </w:rPr>
        <w:t xml:space="preserve">between </w:t>
      </w:r>
      <w:r w:rsidR="004A25DB" w:rsidRPr="00BE3786">
        <w:rPr>
          <w:rFonts w:ascii="Arial" w:eastAsia="SimSun" w:hAnsi="Arial" w:cs="Arial"/>
          <w:sz w:val="22"/>
          <w:rPrChange w:id="453" w:author="Guo, Shicheng" w:date="2019-11-07T17:21:00Z">
            <w:rPr>
              <w:rFonts w:ascii="Times New Roman" w:eastAsia="SimSun" w:hAnsi="Times New Roman" w:cs="Times New Roman"/>
              <w:sz w:val="24"/>
              <w:szCs w:val="24"/>
            </w:rPr>
          </w:rPrChange>
        </w:rPr>
        <w:t>lesion</w:t>
      </w:r>
      <w:r w:rsidR="004A25DB" w:rsidRPr="00BE3786">
        <w:rPr>
          <w:rFonts w:ascii="Arial" w:eastAsia="SimSun" w:hAnsi="Arial" w:cs="Arial"/>
          <w:sz w:val="22"/>
          <w:rPrChange w:id="454" w:author="Guo, Shicheng" w:date="2019-11-07T17:21:00Z">
            <w:rPr>
              <w:rFonts w:ascii="Times New Roman" w:eastAsia="SimSun" w:hAnsi="Times New Roman" w:cs="Times New Roman" w:hint="eastAsia"/>
              <w:sz w:val="24"/>
              <w:szCs w:val="24"/>
            </w:rPr>
          </w:rPrChange>
        </w:rPr>
        <w:t>s within the same tumor </w:t>
      </w:r>
      <w:r w:rsidR="004A25DB" w:rsidRPr="00BE3786">
        <w:rPr>
          <w:rFonts w:ascii="Arial" w:eastAsia="SimSun" w:hAnsi="Arial" w:cs="Arial"/>
          <w:sz w:val="22"/>
          <w:rPrChange w:id="455" w:author="Guo, Shicheng" w:date="2019-11-07T17:21:00Z">
            <w:rPr>
              <w:rFonts w:ascii="Times New Roman" w:eastAsia="SimSun" w:hAnsi="Times New Roman" w:cs="Times New Roman"/>
              <w:sz w:val="24"/>
              <w:szCs w:val="24"/>
            </w:rPr>
          </w:rPrChange>
        </w:rPr>
        <w:t>by comparative genomic hybridization</w:t>
      </w:r>
      <w:r w:rsidR="004A25DB" w:rsidRPr="00BE3786">
        <w:rPr>
          <w:rFonts w:ascii="Arial" w:eastAsia="SimSun" w:hAnsi="Arial" w:cs="Arial"/>
          <w:sz w:val="22"/>
          <w:rPrChange w:id="456" w:author="Guo, Shicheng" w:date="2019-11-07T17:21:00Z">
            <w:rPr>
              <w:rFonts w:ascii="Times New Roman" w:eastAsia="SimSun" w:hAnsi="Times New Roman" w:cs="Times New Roman" w:hint="eastAsia"/>
              <w:sz w:val="24"/>
              <w:szCs w:val="24"/>
            </w:rPr>
          </w:rPrChange>
        </w:rPr>
        <w:t>,</w:t>
      </w:r>
      <w:r w:rsidR="004A25DB" w:rsidRPr="00BE3786">
        <w:rPr>
          <w:rFonts w:ascii="Arial" w:eastAsia="SimSun" w:hAnsi="Arial" w:cs="Arial"/>
          <w:sz w:val="22"/>
          <w:rPrChange w:id="457" w:author="Guo, Shicheng" w:date="2019-11-07T17:21:00Z">
            <w:rPr>
              <w:rFonts w:ascii="Times New Roman" w:eastAsia="SimSun" w:hAnsi="Times New Roman" w:cs="Times New Roman"/>
              <w:sz w:val="24"/>
              <w:szCs w:val="24"/>
            </w:rPr>
          </w:rPrChange>
        </w:rPr>
        <w:t xml:space="preserve"> demonstrating ITH</w:t>
      </w:r>
      <w:r w:rsidR="004A25DB" w:rsidRPr="00BE3786">
        <w:rPr>
          <w:rFonts w:ascii="Arial" w:eastAsia="SimSun" w:hAnsi="Arial" w:cs="Arial"/>
          <w:sz w:val="22"/>
          <w:rPrChange w:id="458" w:author="Guo, Shicheng" w:date="2019-11-07T17:21:00Z">
            <w:rPr>
              <w:rFonts w:ascii="Times New Roman" w:eastAsia="SimSun" w:hAnsi="Times New Roman" w:cs="Times New Roman" w:hint="eastAsia"/>
              <w:sz w:val="24"/>
              <w:szCs w:val="24"/>
            </w:rPr>
          </w:rPrChange>
        </w:rPr>
        <w:t xml:space="preserve"> in </w:t>
      </w:r>
      <w:r w:rsidR="004A25DB" w:rsidRPr="00BE3786">
        <w:rPr>
          <w:rFonts w:ascii="Arial" w:eastAsia="SimSun" w:hAnsi="Arial" w:cs="Arial"/>
          <w:sz w:val="22"/>
          <w:rPrChange w:id="459" w:author="Guo, Shicheng" w:date="2019-11-07T17:21:00Z">
            <w:rPr>
              <w:rFonts w:ascii="Times New Roman" w:eastAsia="SimSun" w:hAnsi="Times New Roman" w:cs="Times New Roman"/>
              <w:sz w:val="24"/>
              <w:szCs w:val="24"/>
            </w:rPr>
          </w:rPrChange>
        </w:rPr>
        <w:t>PDACs</w:t>
      </w:r>
      <w:r w:rsidR="00870C74" w:rsidRPr="00BE3786">
        <w:rPr>
          <w:rFonts w:ascii="Arial" w:hAnsi="Arial" w:cs="Arial"/>
          <w:sz w:val="22"/>
          <w:rPrChange w:id="460" w:author="Guo, Shicheng" w:date="2019-11-07T17:21:00Z">
            <w:rPr/>
          </w:rPrChange>
        </w:rPr>
        <w:fldChar w:fldCharType="begin"/>
      </w:r>
      <w:r w:rsidR="00870C74" w:rsidRPr="00BE3786">
        <w:rPr>
          <w:rFonts w:ascii="Arial" w:hAnsi="Arial" w:cs="Arial"/>
          <w:sz w:val="22"/>
          <w:rPrChange w:id="461" w:author="Guo, Shicheng" w:date="2019-11-07T17:21:00Z">
            <w:rPr/>
          </w:rPrChange>
        </w:rPr>
        <w:instrText xml:space="preserve"> HYPERLINK \l "_ENREF_8" \o "Harada, 2002 #3304" </w:instrText>
      </w:r>
      <w:r w:rsidR="00870C74" w:rsidRPr="00BE3786">
        <w:rPr>
          <w:rFonts w:ascii="Arial" w:hAnsi="Arial" w:cs="Arial"/>
          <w:sz w:val="22"/>
          <w:rPrChange w:id="462" w:author="Guo, Shicheng" w:date="2019-11-07T17:21:00Z">
            <w:rPr/>
          </w:rPrChange>
        </w:rPr>
        <w:fldChar w:fldCharType="separate"/>
      </w:r>
      <w:r w:rsidR="000670AD" w:rsidRPr="00BE3786">
        <w:rPr>
          <w:rFonts w:ascii="Arial" w:eastAsia="SimSun" w:hAnsi="Arial" w:cs="Arial"/>
          <w:sz w:val="22"/>
          <w:rPrChange w:id="463" w:author="Guo, Shicheng" w:date="2019-11-07T17:21:00Z">
            <w:rPr>
              <w:rFonts w:ascii="Times New Roman" w:eastAsia="SimSun" w:hAnsi="Times New Roman" w:cs="Times New Roman"/>
              <w:sz w:val="24"/>
              <w:szCs w:val="24"/>
            </w:rPr>
          </w:rPrChange>
        </w:rPr>
        <w:fldChar w:fldCharType="begin"/>
      </w:r>
      <w:r w:rsidR="000670AD" w:rsidRPr="00BE3786">
        <w:rPr>
          <w:rFonts w:ascii="Arial" w:eastAsia="SimSun" w:hAnsi="Arial" w:cs="Arial"/>
          <w:sz w:val="22"/>
          <w:rPrChange w:id="464" w:author="Guo, Shicheng" w:date="2019-11-07T17:21:00Z">
            <w:rPr>
              <w:rFonts w:ascii="Times New Roman" w:eastAsia="SimSun" w:hAnsi="Times New Roman" w:cs="Times New Roman"/>
              <w:sz w:val="24"/>
              <w:szCs w:val="24"/>
            </w:rPr>
          </w:rPrChange>
        </w:rPr>
        <w:instrText xml:space="preserve"> ADDIN EN.CITE &lt;EndNote&gt;&lt;Cite&gt;&lt;Author&gt;Harada&lt;/Author&gt;&lt;Year&gt;2002&lt;/Year&gt;&lt;RecNum&gt;3304&lt;/RecNum&gt;&lt;DisplayText&gt;&lt;style face="superscript"&gt;8&lt;/style&gt;&lt;/DisplayText&gt;&lt;record&gt;&lt;rec-number&gt;3304&lt;/rec-number&gt;&lt;foreign-keys&gt;&lt;key app="EN" db-id="xdv2vwtvgfzpd7exs9p5r95irapf2xespdtz" timestamp="1569724811"&gt;3304&lt;/key&gt;&lt;/foreign-keys&gt;&lt;ref-type name="Journal Article"&gt;17&lt;/ref-type&gt;&lt;contributors&gt;&lt;authors&gt;&lt;author&gt;Harada, T.&lt;/author&gt;&lt;author&gt;Okita, K.&lt;/author&gt;&lt;author&gt;Shiraishi, K.&lt;/author&gt;&lt;author&gt;Kusano, N.&lt;/author&gt;&lt;author&gt;Kondoh, S.&lt;/author&gt;&lt;author&gt;Sasaki, K.&lt;/author&gt;&lt;/authors&gt;&lt;/contributors&gt;&lt;auth-address&gt;Department of Pathology, Yamaguchi University School of Medicine, 1-1-1 Minami-Kogushi, Ube, Yamaguchi 755-8505, Japan. tharada@po.cc.yamaguchi-u.ac.jp&lt;/auth-address&gt;&lt;titles&gt;&lt;title&gt;Interglandular cytogenetic heterogeneity detected by comparative genomic hybridization in pancreatic cancer&lt;/title&gt;&lt;secondary-title&gt;Cancer Res&lt;/secondary-title&gt;&lt;/titles&gt;&lt;periodical&gt;&lt;full-title&gt;Cancer Res&lt;/full-title&gt;&lt;/periodical&gt;&lt;pages&gt;835-9&lt;/pages&gt;&lt;volume&gt;62&lt;/volume&gt;&lt;number&gt;3&lt;/number&gt;&lt;edition&gt;2002/02/07&lt;/edition&gt;&lt;keywords&gt;&lt;keyword&gt;Aged&lt;/keyword&gt;&lt;keyword&gt;Cell Nucleus/metabolism/ultrastructure&lt;/keyword&gt;&lt;keyword&gt;*Chromosome Aberrations&lt;/keyword&gt;&lt;keyword&gt;DNA, Neoplasm/genetics/metabolism&lt;/keyword&gt;&lt;keyword&gt;Female&lt;/keyword&gt;&lt;keyword&gt;Genetic Variation&lt;/keyword&gt;&lt;keyword&gt;Humans&lt;/keyword&gt;&lt;keyword&gt;Male&lt;/keyword&gt;&lt;keyword&gt;Middle Aged&lt;/keyword&gt;&lt;keyword&gt;Nucleic Acid Hybridization&lt;/keyword&gt;&lt;keyword&gt;Pancreatic Neoplasms/*genetics&lt;/keyword&gt;&lt;keyword&gt;Ploidies&lt;/keyword&gt;&lt;keyword&gt;Polymerase Chain Reaction/methods&lt;/keyword&gt;&lt;/keywords&gt;&lt;dates&gt;&lt;year&gt;2002&lt;/year&gt;&lt;pub-dates&gt;&lt;date&gt;Feb 1&lt;/date&gt;&lt;/pub-dates&gt;&lt;/dates&gt;&lt;isbn&gt;0008-5472 (Print)&amp;#xD;0008-5472 (Linking)&lt;/isbn&gt;&lt;accession-num&gt;11830540&lt;/accession-num&gt;&lt;urls&gt;&lt;related-urls&gt;&lt;url&gt;https://www.ncbi.nlm.nih.gov/pubmed/11830540&lt;/url&gt;&lt;/related-urls&gt;&lt;/urls&gt;&lt;/record&gt;&lt;/Cite&gt;&lt;/EndNote&gt;</w:instrText>
      </w:r>
      <w:r w:rsidR="000670AD" w:rsidRPr="00BE3786">
        <w:rPr>
          <w:rFonts w:ascii="Arial" w:eastAsia="SimSun" w:hAnsi="Arial" w:cs="Arial"/>
          <w:sz w:val="22"/>
          <w:rPrChange w:id="465" w:author="Guo, Shicheng" w:date="2019-11-07T17:21:00Z">
            <w:rPr>
              <w:rFonts w:ascii="Times New Roman" w:eastAsia="SimSun" w:hAnsi="Times New Roman" w:cs="Times New Roman"/>
              <w:sz w:val="24"/>
              <w:szCs w:val="24"/>
            </w:rPr>
          </w:rPrChange>
        </w:rPr>
        <w:fldChar w:fldCharType="separate"/>
      </w:r>
      <w:r w:rsidR="000670AD" w:rsidRPr="00BE3786">
        <w:rPr>
          <w:rFonts w:ascii="Arial" w:eastAsia="SimSun" w:hAnsi="Arial" w:cs="Arial"/>
          <w:noProof/>
          <w:sz w:val="22"/>
          <w:vertAlign w:val="superscript"/>
          <w:rPrChange w:id="466" w:author="Guo, Shicheng" w:date="2019-11-07T17:21:00Z">
            <w:rPr>
              <w:rFonts w:ascii="Times New Roman" w:eastAsia="SimSun" w:hAnsi="Times New Roman" w:cs="Times New Roman"/>
              <w:noProof/>
              <w:sz w:val="24"/>
              <w:szCs w:val="24"/>
              <w:vertAlign w:val="superscript"/>
            </w:rPr>
          </w:rPrChange>
        </w:rPr>
        <w:t>8</w:t>
      </w:r>
      <w:r w:rsidR="000670AD" w:rsidRPr="00BE3786">
        <w:rPr>
          <w:rFonts w:ascii="Arial" w:eastAsia="SimSun" w:hAnsi="Arial" w:cs="Arial"/>
          <w:sz w:val="22"/>
          <w:rPrChange w:id="467" w:author="Guo, Shicheng" w:date="2019-11-07T17:21:00Z">
            <w:rPr>
              <w:rFonts w:ascii="Times New Roman" w:eastAsia="SimSun" w:hAnsi="Times New Roman" w:cs="Times New Roman"/>
              <w:sz w:val="24"/>
              <w:szCs w:val="24"/>
            </w:rPr>
          </w:rPrChange>
        </w:rPr>
        <w:fldChar w:fldCharType="end"/>
      </w:r>
      <w:r w:rsidR="00870C74" w:rsidRPr="00BE3786">
        <w:rPr>
          <w:rFonts w:ascii="Arial" w:eastAsia="SimSun" w:hAnsi="Arial" w:cs="Arial"/>
          <w:sz w:val="22"/>
          <w:rPrChange w:id="468" w:author="Guo, Shicheng" w:date="2019-11-07T17:21:00Z">
            <w:rPr>
              <w:rFonts w:ascii="Times New Roman" w:eastAsia="SimSun" w:hAnsi="Times New Roman" w:cs="Times New Roman"/>
              <w:sz w:val="24"/>
              <w:szCs w:val="24"/>
            </w:rPr>
          </w:rPrChange>
        </w:rPr>
        <w:fldChar w:fldCharType="end"/>
      </w:r>
      <w:r w:rsidR="004A25DB" w:rsidRPr="00BE3786">
        <w:rPr>
          <w:rFonts w:ascii="Arial" w:eastAsia="SimSun" w:hAnsi="Arial" w:cs="Arial"/>
          <w:sz w:val="22"/>
          <w:rPrChange w:id="469" w:author="Guo, Shicheng" w:date="2019-11-07T17:21:00Z">
            <w:rPr>
              <w:rFonts w:ascii="Times New Roman" w:eastAsia="SimSun" w:hAnsi="Times New Roman" w:cs="Times New Roman" w:hint="eastAsia"/>
              <w:sz w:val="24"/>
              <w:szCs w:val="24"/>
            </w:rPr>
          </w:rPrChange>
        </w:rPr>
        <w:t>.</w:t>
      </w:r>
      <w:r w:rsidR="005D4D93" w:rsidRPr="00BE3786">
        <w:rPr>
          <w:rFonts w:ascii="Arial" w:eastAsia="SimSun" w:hAnsi="Arial" w:cs="Arial"/>
          <w:sz w:val="22"/>
          <w:rPrChange w:id="470" w:author="Guo, Shicheng" w:date="2019-11-07T17:21:00Z">
            <w:rPr>
              <w:rFonts w:ascii="Times New Roman" w:eastAsia="SimSun" w:hAnsi="Times New Roman" w:cs="Times New Roman"/>
              <w:sz w:val="24"/>
              <w:szCs w:val="24"/>
            </w:rPr>
          </w:rPrChange>
        </w:rPr>
        <w:t xml:space="preserve"> </w:t>
      </w:r>
      <w:r w:rsidR="00635F12" w:rsidRPr="00BE3786">
        <w:rPr>
          <w:rFonts w:ascii="Arial" w:eastAsia="SimSun" w:hAnsi="Arial" w:cs="Arial"/>
          <w:sz w:val="22"/>
          <w:rPrChange w:id="471" w:author="Guo, Shicheng" w:date="2019-11-07T17:21:00Z">
            <w:rPr>
              <w:rFonts w:ascii="Times New Roman" w:eastAsia="SimSun" w:hAnsi="Times New Roman" w:cs="Times New Roman"/>
              <w:sz w:val="24"/>
              <w:szCs w:val="24"/>
            </w:rPr>
          </w:rPrChange>
        </w:rPr>
        <w:t xml:space="preserve">The studies in xenografted mouse showed the significant differences between the central and peripheral of the </w:t>
      </w:r>
      <w:r w:rsidR="003A19D1" w:rsidRPr="00BE3786">
        <w:rPr>
          <w:rFonts w:ascii="Arial" w:eastAsia="SimSun" w:hAnsi="Arial" w:cs="Arial"/>
          <w:sz w:val="22"/>
          <w:rPrChange w:id="472" w:author="Guo, Shicheng" w:date="2019-11-07T17:21:00Z">
            <w:rPr>
              <w:rFonts w:ascii="Times New Roman" w:eastAsia="SimSun" w:hAnsi="Times New Roman" w:cs="Times New Roman"/>
              <w:sz w:val="24"/>
              <w:szCs w:val="24"/>
            </w:rPr>
          </w:rPrChange>
        </w:rPr>
        <w:t>pancreatic </w:t>
      </w:r>
      <w:r w:rsidR="00635F12" w:rsidRPr="00BE3786">
        <w:rPr>
          <w:rFonts w:ascii="Arial" w:eastAsia="SimSun" w:hAnsi="Arial" w:cs="Arial"/>
          <w:sz w:val="22"/>
          <w:rPrChange w:id="473" w:author="Guo, Shicheng" w:date="2019-11-07T17:21:00Z">
            <w:rPr>
              <w:rFonts w:ascii="Times New Roman" w:eastAsia="SimSun" w:hAnsi="Times New Roman" w:cs="Times New Roman"/>
              <w:sz w:val="24"/>
              <w:szCs w:val="24"/>
            </w:rPr>
          </w:rPrChange>
        </w:rPr>
        <w:t>tumor by transcriptomic profiling.</w:t>
      </w:r>
      <w:r w:rsidR="001F4CD8" w:rsidRPr="00BE3786">
        <w:rPr>
          <w:rFonts w:ascii="Arial" w:eastAsia="SimSun" w:hAnsi="Arial" w:cs="Arial"/>
          <w:sz w:val="22"/>
          <w:rPrChange w:id="474" w:author="Guo, Shicheng" w:date="2019-11-07T17:21:00Z">
            <w:rPr>
              <w:rFonts w:ascii="Times New Roman" w:eastAsia="SimSun" w:hAnsi="Times New Roman" w:cs="Times New Roman"/>
              <w:sz w:val="24"/>
              <w:szCs w:val="24"/>
            </w:rPr>
          </w:rPrChange>
        </w:rPr>
        <w:t xml:space="preserve"> </w:t>
      </w:r>
      <w:r w:rsidR="00254E54" w:rsidRPr="00BE3786">
        <w:rPr>
          <w:rFonts w:ascii="Arial" w:eastAsia="SimSun" w:hAnsi="Arial" w:cs="Arial"/>
          <w:sz w:val="22"/>
          <w:rPrChange w:id="475" w:author="Guo, Shicheng" w:date="2019-11-07T17:21:00Z">
            <w:rPr>
              <w:rFonts w:ascii="Times New Roman" w:eastAsia="SimSun" w:hAnsi="Times New Roman" w:cs="Times New Roman"/>
              <w:sz w:val="24"/>
              <w:szCs w:val="24"/>
            </w:rPr>
          </w:rPrChange>
        </w:rPr>
        <w:t xml:space="preserve">The up-regulated genes in peripheral zone were related to cytoskeleton organization and motility and </w:t>
      </w:r>
      <w:r w:rsidR="00254E54" w:rsidRPr="00BE3786">
        <w:rPr>
          <w:rFonts w:ascii="Arial" w:hAnsi="Arial" w:cs="Arial"/>
          <w:sz w:val="22"/>
          <w:rPrChange w:id="476" w:author="Guo, Shicheng" w:date="2019-11-07T17:21:00Z">
            <w:rPr>
              <w:rFonts w:ascii="Times New Roman" w:hAnsi="Times New Roman" w:hint="eastAsia"/>
              <w:sz w:val="24"/>
              <w:szCs w:val="24"/>
            </w:rPr>
          </w:rPrChange>
        </w:rPr>
        <w:t xml:space="preserve">the </w:t>
      </w:r>
      <w:r w:rsidR="00254E54" w:rsidRPr="00BE3786">
        <w:rPr>
          <w:rFonts w:ascii="Arial" w:hAnsi="Arial" w:cs="Arial"/>
          <w:sz w:val="22"/>
          <w:rPrChange w:id="477" w:author="Guo, Shicheng" w:date="2019-11-07T17:21:00Z">
            <w:rPr>
              <w:rFonts w:ascii="Times New Roman" w:hAnsi="Times New Roman"/>
              <w:sz w:val="24"/>
              <w:szCs w:val="24"/>
            </w:rPr>
          </w:rPrChange>
        </w:rPr>
        <w:t xml:space="preserve">up-regulated </w:t>
      </w:r>
      <w:r w:rsidR="00254E54" w:rsidRPr="00BE3786">
        <w:rPr>
          <w:rFonts w:ascii="Arial" w:hAnsi="Arial" w:cs="Arial"/>
          <w:sz w:val="22"/>
          <w:rPrChange w:id="478" w:author="Guo, Shicheng" w:date="2019-11-07T17:21:00Z">
            <w:rPr>
              <w:rFonts w:ascii="Times New Roman" w:hAnsi="Times New Roman" w:hint="eastAsia"/>
              <w:sz w:val="24"/>
              <w:szCs w:val="24"/>
            </w:rPr>
          </w:rPrChange>
        </w:rPr>
        <w:t xml:space="preserve">genes </w:t>
      </w:r>
      <w:r w:rsidR="00254E54" w:rsidRPr="00BE3786">
        <w:rPr>
          <w:rFonts w:ascii="Arial" w:hAnsi="Arial" w:cs="Arial"/>
          <w:sz w:val="22"/>
          <w:rPrChange w:id="479" w:author="Guo, Shicheng" w:date="2019-11-07T17:21:00Z">
            <w:rPr>
              <w:rFonts w:ascii="Times New Roman" w:hAnsi="Times New Roman"/>
              <w:sz w:val="24"/>
              <w:szCs w:val="24"/>
            </w:rPr>
          </w:rPrChange>
        </w:rPr>
        <w:t>in the central zone</w:t>
      </w:r>
      <w:r w:rsidR="00254E54" w:rsidRPr="00BE3786">
        <w:rPr>
          <w:rFonts w:ascii="Arial" w:hAnsi="Arial" w:cs="Arial"/>
          <w:sz w:val="22"/>
          <w:rPrChange w:id="480" w:author="Guo, Shicheng" w:date="2019-11-07T17:21:00Z">
            <w:rPr>
              <w:rFonts w:ascii="Times New Roman" w:hAnsi="Times New Roman" w:hint="eastAsia"/>
              <w:sz w:val="24"/>
              <w:szCs w:val="24"/>
            </w:rPr>
          </w:rPrChange>
        </w:rPr>
        <w:t xml:space="preserve"> were related to </w:t>
      </w:r>
      <w:r w:rsidR="00254E54" w:rsidRPr="00BE3786">
        <w:rPr>
          <w:rFonts w:ascii="Arial" w:hAnsi="Arial" w:cs="Arial"/>
          <w:sz w:val="22"/>
          <w:rPrChange w:id="481" w:author="Guo, Shicheng" w:date="2019-11-07T17:21:00Z">
            <w:rPr>
              <w:rFonts w:ascii="Times New Roman" w:hAnsi="Times New Roman"/>
              <w:sz w:val="24"/>
              <w:szCs w:val="24"/>
            </w:rPr>
          </w:rPrChange>
        </w:rPr>
        <w:t>regulation of cell proliferation</w:t>
      </w:r>
      <w:r w:rsidR="00254E54" w:rsidRPr="00BE3786">
        <w:rPr>
          <w:rFonts w:ascii="Arial" w:hAnsi="Arial" w:cs="Arial"/>
          <w:sz w:val="22"/>
          <w:rPrChange w:id="482" w:author="Guo, Shicheng" w:date="2019-11-07T17:21:00Z">
            <w:rPr>
              <w:rFonts w:ascii="Times New Roman" w:hAnsi="Times New Roman" w:hint="eastAsia"/>
              <w:sz w:val="24"/>
              <w:szCs w:val="24"/>
            </w:rPr>
          </w:rPrChange>
        </w:rPr>
        <w:t xml:space="preserve"> and </w:t>
      </w:r>
      <w:r w:rsidR="00254E54" w:rsidRPr="00BE3786">
        <w:rPr>
          <w:rFonts w:ascii="Arial" w:hAnsi="Arial" w:cs="Arial"/>
          <w:sz w:val="22"/>
          <w:rPrChange w:id="483" w:author="Guo, Shicheng" w:date="2019-11-07T17:21:00Z">
            <w:rPr>
              <w:rFonts w:ascii="Times New Roman" w:hAnsi="Times New Roman"/>
              <w:sz w:val="24"/>
              <w:szCs w:val="24"/>
            </w:rPr>
          </w:rPrChange>
        </w:rPr>
        <w:t>transcription</w:t>
      </w:r>
      <w:r w:rsidR="00870C74" w:rsidRPr="00BE3786">
        <w:rPr>
          <w:rFonts w:ascii="Arial" w:hAnsi="Arial" w:cs="Arial"/>
          <w:sz w:val="22"/>
          <w:rPrChange w:id="484" w:author="Guo, Shicheng" w:date="2019-11-07T17:21:00Z">
            <w:rPr/>
          </w:rPrChange>
        </w:rPr>
        <w:fldChar w:fldCharType="begin"/>
      </w:r>
      <w:r w:rsidR="00870C74" w:rsidRPr="00BE3786">
        <w:rPr>
          <w:rFonts w:ascii="Arial" w:hAnsi="Arial" w:cs="Arial"/>
          <w:sz w:val="22"/>
          <w:rPrChange w:id="485" w:author="Guo, Shicheng" w:date="2019-11-07T17:21:00Z">
            <w:rPr/>
          </w:rPrChange>
        </w:rPr>
        <w:instrText xml:space="preserve"> HYPERLINK \l "_ENREF_9" \o "Nakamura, 2007 #3306" </w:instrText>
      </w:r>
      <w:r w:rsidR="00870C74" w:rsidRPr="00BE3786">
        <w:rPr>
          <w:rFonts w:ascii="Arial" w:hAnsi="Arial" w:cs="Arial"/>
          <w:sz w:val="22"/>
          <w:rPrChange w:id="486" w:author="Guo, Shicheng" w:date="2019-11-07T17:21:00Z">
            <w:rPr/>
          </w:rPrChange>
        </w:rPr>
        <w:fldChar w:fldCharType="separate"/>
      </w:r>
      <w:r w:rsidR="000670AD" w:rsidRPr="00BE3786">
        <w:rPr>
          <w:rFonts w:ascii="Arial" w:eastAsia="SimSun" w:hAnsi="Arial" w:cs="Arial"/>
          <w:sz w:val="22"/>
          <w:rPrChange w:id="487" w:author="Guo, Shicheng" w:date="2019-11-07T17:21:00Z">
            <w:rPr>
              <w:rFonts w:ascii="Times New Roman" w:eastAsia="SimSun" w:hAnsi="Times New Roman" w:cs="Times New Roman"/>
              <w:sz w:val="24"/>
              <w:szCs w:val="24"/>
            </w:rPr>
          </w:rPrChange>
        </w:rPr>
        <w:fldChar w:fldCharType="begin"/>
      </w:r>
      <w:r w:rsidR="000670AD" w:rsidRPr="00BE3786">
        <w:rPr>
          <w:rFonts w:ascii="Arial" w:eastAsia="SimSun" w:hAnsi="Arial" w:cs="Arial"/>
          <w:sz w:val="22"/>
          <w:rPrChange w:id="488" w:author="Guo, Shicheng" w:date="2019-11-07T17:21:00Z">
            <w:rPr>
              <w:rFonts w:ascii="Times New Roman" w:eastAsia="SimSun" w:hAnsi="Times New Roman" w:cs="Times New Roman"/>
              <w:sz w:val="24"/>
              <w:szCs w:val="24"/>
            </w:rPr>
          </w:rPrChange>
        </w:rPr>
        <w:instrText xml:space="preserve"> ADDIN EN.CITE &lt;EndNote&gt;&lt;Cite&gt;&lt;Author&gt;Nakamura&lt;/Author&gt;&lt;Year&gt;2007&lt;/Year&gt;&lt;RecNum&gt;3306&lt;/RecNum&gt;&lt;DisplayText&gt;&lt;style face="superscript"&gt;9&lt;/style&gt;&lt;/DisplayText&gt;&lt;record&gt;&lt;rec-number&gt;3306&lt;/rec-number&gt;&lt;foreign-keys&gt;&lt;key app="EN" db-id="xdv2vwtvgfzpd7exs9p5r95irapf2xespdtz" timestamp="1569735069"&gt;3306&lt;/key&gt;&lt;/foreign-keys&gt;&lt;ref-type name="Journal Article"&gt;17&lt;/ref-type&gt;&lt;contributors&gt;&lt;authors&gt;&lt;author&gt;Nakamura, T.&lt;/author&gt;&lt;author&gt;Kuwai, T.&lt;/author&gt;&lt;author&gt;Kitadai, Y.&lt;/author&gt;&lt;author&gt;Sasaki, T.&lt;/author&gt;&lt;author&gt;Fan, D.&lt;/author&gt;&lt;author&gt;Coombes, K. R.&lt;/author&gt;&lt;author&gt;Kim, S. J.&lt;/author&gt;&lt;author&gt;Fidler, I. J.&lt;/author&gt;&lt;/authors&gt;&lt;/contributors&gt;&lt;auth-address&gt;Department of Cancer Biology, The University of Texas M. D. Anderson Cancer Center, Houston, Texas 77230-1429, USA.&lt;/auth-address&gt;&lt;titles&gt;&lt;title&gt;Zonal heterogeneity for gene expression in human pancreatic carcinoma&lt;/title&gt;&lt;secondary-title&gt;Cancer Res&lt;/secondary-title&gt;&lt;/titles&gt;&lt;periodical&gt;&lt;full-title&gt;Cancer Res&lt;/full-title&gt;&lt;/periodical&gt;&lt;pages&gt;7597-604&lt;/pages&gt;&lt;volume&gt;67&lt;/volume&gt;&lt;number&gt;16&lt;/number&gt;&lt;edition&gt;2007/08/19&lt;/edition&gt;&lt;keywords&gt;&lt;keyword&gt;Animals&lt;/keyword&gt;&lt;keyword&gt;Cell Line, Tumor&lt;/keyword&gt;&lt;keyword&gt;Gene Expression Profiling&lt;/keyword&gt;&lt;keyword&gt;Humans&lt;/keyword&gt;&lt;keyword&gt;In Situ Hybridization, Fluorescence&lt;/keyword&gt;&lt;keyword&gt;Male&lt;/keyword&gt;&lt;keyword&gt;Mice&lt;/keyword&gt;&lt;keyword&gt;Mice, Nude&lt;/keyword&gt;&lt;keyword&gt;Oligonucleotide Array Sequence Analysis&lt;/keyword&gt;&lt;keyword&gt;Pancreatic Neoplasms/*genetics/metabolism/*pathology&lt;/keyword&gt;&lt;keyword&gt;Up-Regulation&lt;/keyword&gt;&lt;/keywords&gt;&lt;dates&gt;&lt;year&gt;2007&lt;/year&gt;&lt;pub-dates&gt;&lt;date&gt;Aug 15&lt;/date&gt;&lt;/pub-dates&gt;&lt;/dates&gt;&lt;isbn&gt;0008-5472 (Print)&amp;#xD;0008-5472 (Linking)&lt;/isbn&gt;&lt;accession-num&gt;17699763&lt;/accession-num&gt;&lt;urls&gt;&lt;related-urls&gt;&lt;url&gt;https://www.ncbi.nlm.nih.gov/pubmed/17699763&lt;/url&gt;&lt;/related-urls&gt;&lt;/urls&gt;&lt;electronic-resource-num&gt;10.1158/0008-5472.CAN-07-0874&lt;/electronic-resource-num&gt;&lt;/record&gt;&lt;/Cite&gt;&lt;/EndNote&gt;</w:instrText>
      </w:r>
      <w:r w:rsidR="000670AD" w:rsidRPr="00BE3786">
        <w:rPr>
          <w:rFonts w:ascii="Arial" w:eastAsia="SimSun" w:hAnsi="Arial" w:cs="Arial"/>
          <w:sz w:val="22"/>
          <w:rPrChange w:id="489" w:author="Guo, Shicheng" w:date="2019-11-07T17:21:00Z">
            <w:rPr>
              <w:rFonts w:ascii="Times New Roman" w:eastAsia="SimSun" w:hAnsi="Times New Roman" w:cs="Times New Roman"/>
              <w:sz w:val="24"/>
              <w:szCs w:val="24"/>
            </w:rPr>
          </w:rPrChange>
        </w:rPr>
        <w:fldChar w:fldCharType="separate"/>
      </w:r>
      <w:r w:rsidR="000670AD" w:rsidRPr="00BE3786">
        <w:rPr>
          <w:rFonts w:ascii="Arial" w:eastAsia="SimSun" w:hAnsi="Arial" w:cs="Arial"/>
          <w:noProof/>
          <w:sz w:val="22"/>
          <w:vertAlign w:val="superscript"/>
          <w:rPrChange w:id="490" w:author="Guo, Shicheng" w:date="2019-11-07T17:21:00Z">
            <w:rPr>
              <w:rFonts w:ascii="Times New Roman" w:eastAsia="SimSun" w:hAnsi="Times New Roman" w:cs="Times New Roman"/>
              <w:noProof/>
              <w:sz w:val="24"/>
              <w:szCs w:val="24"/>
              <w:vertAlign w:val="superscript"/>
            </w:rPr>
          </w:rPrChange>
        </w:rPr>
        <w:t>9</w:t>
      </w:r>
      <w:r w:rsidR="000670AD" w:rsidRPr="00BE3786">
        <w:rPr>
          <w:rFonts w:ascii="Arial" w:eastAsia="SimSun" w:hAnsi="Arial" w:cs="Arial"/>
          <w:sz w:val="22"/>
          <w:rPrChange w:id="491" w:author="Guo, Shicheng" w:date="2019-11-07T17:21:00Z">
            <w:rPr>
              <w:rFonts w:ascii="Times New Roman" w:eastAsia="SimSun" w:hAnsi="Times New Roman" w:cs="Times New Roman"/>
              <w:sz w:val="24"/>
              <w:szCs w:val="24"/>
            </w:rPr>
          </w:rPrChange>
        </w:rPr>
        <w:fldChar w:fldCharType="end"/>
      </w:r>
      <w:r w:rsidR="00870C74" w:rsidRPr="00BE3786">
        <w:rPr>
          <w:rFonts w:ascii="Arial" w:eastAsia="SimSun" w:hAnsi="Arial" w:cs="Arial"/>
          <w:sz w:val="22"/>
          <w:rPrChange w:id="492" w:author="Guo, Shicheng" w:date="2019-11-07T17:21:00Z">
            <w:rPr>
              <w:rFonts w:ascii="Times New Roman" w:eastAsia="SimSun" w:hAnsi="Times New Roman" w:cs="Times New Roman"/>
              <w:sz w:val="24"/>
              <w:szCs w:val="24"/>
            </w:rPr>
          </w:rPrChange>
        </w:rPr>
        <w:fldChar w:fldCharType="end"/>
      </w:r>
      <w:r w:rsidR="001F4CD8" w:rsidRPr="00BE3786">
        <w:rPr>
          <w:rFonts w:ascii="Arial" w:eastAsia="SimSun" w:hAnsi="Arial" w:cs="Arial"/>
          <w:sz w:val="22"/>
          <w:rPrChange w:id="493" w:author="Guo, Shicheng" w:date="2019-11-07T17:21:00Z">
            <w:rPr>
              <w:rFonts w:ascii="Times New Roman" w:eastAsia="SimSun" w:hAnsi="Times New Roman" w:cs="Times New Roman"/>
              <w:sz w:val="24"/>
              <w:szCs w:val="24"/>
            </w:rPr>
          </w:rPrChange>
        </w:rPr>
        <w:t>.</w:t>
      </w:r>
      <w:r w:rsidR="00635F12" w:rsidRPr="00BE3786">
        <w:rPr>
          <w:rFonts w:ascii="Arial" w:eastAsia="SimSun" w:hAnsi="Arial" w:cs="Arial"/>
          <w:sz w:val="22"/>
          <w:rPrChange w:id="494" w:author="Guo, Shicheng" w:date="2019-11-07T17:21:00Z">
            <w:rPr>
              <w:rFonts w:ascii="Times New Roman" w:eastAsia="SimSun" w:hAnsi="Times New Roman" w:cs="Times New Roman"/>
              <w:sz w:val="24"/>
              <w:szCs w:val="24"/>
            </w:rPr>
          </w:rPrChange>
        </w:rPr>
        <w:t xml:space="preserve"> </w:t>
      </w:r>
      <w:r w:rsidR="00620DB3" w:rsidRPr="00BE3786">
        <w:rPr>
          <w:rFonts w:ascii="Arial" w:eastAsia="SimSun" w:hAnsi="Arial" w:cs="Arial"/>
          <w:sz w:val="22"/>
          <w:rPrChange w:id="495" w:author="Guo, Shicheng" w:date="2019-11-07T17:21:00Z">
            <w:rPr>
              <w:rFonts w:ascii="Times New Roman" w:eastAsia="SimSun" w:hAnsi="Times New Roman" w:cs="Times New Roman"/>
              <w:sz w:val="24"/>
              <w:szCs w:val="24"/>
            </w:rPr>
          </w:rPrChange>
        </w:rPr>
        <w:t>Distinct s</w:t>
      </w:r>
      <w:r w:rsidR="00E4535B" w:rsidRPr="00BE3786">
        <w:rPr>
          <w:rFonts w:ascii="Arial" w:eastAsia="SimSun" w:hAnsi="Arial" w:cs="Arial"/>
          <w:sz w:val="22"/>
          <w:rPrChange w:id="496" w:author="Guo, Shicheng" w:date="2019-11-07T17:21:00Z">
            <w:rPr>
              <w:rFonts w:ascii="Times New Roman" w:eastAsia="SimSun" w:hAnsi="Times New Roman" w:cs="Times New Roman"/>
              <w:sz w:val="24"/>
              <w:szCs w:val="24"/>
            </w:rPr>
          </w:rPrChange>
        </w:rPr>
        <w:t>ubclonal populations</w:t>
      </w:r>
      <w:r w:rsidR="00620DB3" w:rsidRPr="00BE3786">
        <w:rPr>
          <w:rFonts w:ascii="Arial" w:eastAsia="SimSun" w:hAnsi="Arial" w:cs="Arial"/>
          <w:sz w:val="22"/>
          <w:rPrChange w:id="497" w:author="Guo, Shicheng" w:date="2019-11-07T17:21:00Z">
            <w:rPr>
              <w:rFonts w:ascii="Times New Roman" w:eastAsia="SimSun" w:hAnsi="Times New Roman" w:cs="Times New Roman"/>
              <w:sz w:val="24"/>
              <w:szCs w:val="24"/>
            </w:rPr>
          </w:rPrChange>
        </w:rPr>
        <w:t xml:space="preserve"> of </w:t>
      </w:r>
      <w:r w:rsidR="00E4535B" w:rsidRPr="00BE3786">
        <w:rPr>
          <w:rFonts w:ascii="Arial" w:eastAsia="SimSun" w:hAnsi="Arial" w:cs="Arial"/>
          <w:sz w:val="22"/>
          <w:rPrChange w:id="498" w:author="Guo, Shicheng" w:date="2019-11-07T17:21:00Z">
            <w:rPr>
              <w:rFonts w:ascii="Times New Roman" w:eastAsia="SimSun" w:hAnsi="Times New Roman" w:cs="Times New Roman"/>
              <w:sz w:val="24"/>
              <w:szCs w:val="24"/>
            </w:rPr>
          </w:rPrChange>
        </w:rPr>
        <w:t>primary PDACs</w:t>
      </w:r>
      <w:r w:rsidR="00620DB3" w:rsidRPr="00BE3786">
        <w:rPr>
          <w:rFonts w:ascii="Arial" w:eastAsia="SimSun" w:hAnsi="Arial" w:cs="Arial"/>
          <w:sz w:val="22"/>
          <w:rPrChange w:id="499" w:author="Guo, Shicheng" w:date="2019-11-07T17:21:00Z">
            <w:rPr>
              <w:rFonts w:ascii="Times New Roman" w:eastAsia="SimSun" w:hAnsi="Times New Roman" w:cs="Times New Roman"/>
              <w:sz w:val="24"/>
              <w:szCs w:val="24"/>
            </w:rPr>
          </w:rPrChange>
        </w:rPr>
        <w:t xml:space="preserve"> share identical driver mutations, indicating ITH may be driven by epigenomic reprogramming</w:t>
      </w:r>
      <w:r w:rsidR="00870C74" w:rsidRPr="00BE3786">
        <w:rPr>
          <w:rFonts w:ascii="Arial" w:hAnsi="Arial" w:cs="Arial"/>
          <w:sz w:val="22"/>
          <w:rPrChange w:id="500" w:author="Guo, Shicheng" w:date="2019-11-07T17:21:00Z">
            <w:rPr/>
          </w:rPrChange>
        </w:rPr>
        <w:fldChar w:fldCharType="begin"/>
      </w:r>
      <w:r w:rsidR="00870C74" w:rsidRPr="00BE3786">
        <w:rPr>
          <w:rFonts w:ascii="Arial" w:hAnsi="Arial" w:cs="Arial"/>
          <w:sz w:val="22"/>
          <w:rPrChange w:id="501" w:author="Guo, Shicheng" w:date="2019-11-07T17:21:00Z">
            <w:rPr/>
          </w:rPrChange>
        </w:rPr>
        <w:instrText xml:space="preserve"> HYPERLINK \l "_ENREF_10" \o "McDonald, 2017 #3307" </w:instrText>
      </w:r>
      <w:r w:rsidR="00870C74" w:rsidRPr="00BE3786">
        <w:rPr>
          <w:rFonts w:ascii="Arial" w:hAnsi="Arial" w:cs="Arial"/>
          <w:sz w:val="22"/>
          <w:rPrChange w:id="502" w:author="Guo, Shicheng" w:date="2019-11-07T17:21:00Z">
            <w:rPr/>
          </w:rPrChange>
        </w:rPr>
        <w:fldChar w:fldCharType="separate"/>
      </w:r>
      <w:r w:rsidR="000670AD" w:rsidRPr="00BE3786">
        <w:rPr>
          <w:rFonts w:ascii="Arial" w:eastAsia="SimSun" w:hAnsi="Arial" w:cs="Arial"/>
          <w:sz w:val="22"/>
          <w:rPrChange w:id="503" w:author="Guo, Shicheng" w:date="2019-11-07T17:21:00Z">
            <w:rPr>
              <w:rFonts w:ascii="Times New Roman" w:eastAsia="SimSun" w:hAnsi="Times New Roman" w:cs="Times New Roman"/>
              <w:sz w:val="24"/>
              <w:szCs w:val="24"/>
            </w:rPr>
          </w:rPrChange>
        </w:rPr>
        <w:fldChar w:fldCharType="begin">
          <w:fldData xml:space="preserve">PEVuZE5vdGU+PENpdGU+PEF1dGhvcj5NY0RvbmFsZDwvQXV0aG9yPjxZZWFyPjIwMTc8L1llYXI+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</w:fldData>
        </w:fldChar>
      </w:r>
      <w:r w:rsidR="000670AD" w:rsidRPr="00BE3786">
        <w:rPr>
          <w:rFonts w:ascii="Arial" w:eastAsia="SimSun" w:hAnsi="Arial" w:cs="Arial"/>
          <w:sz w:val="22"/>
          <w:rPrChange w:id="504" w:author="Guo, Shicheng" w:date="2019-11-07T17:21:00Z">
            <w:rPr>
              <w:rFonts w:ascii="Times New Roman" w:eastAsia="SimSun" w:hAnsi="Times New Roman" w:cs="Times New Roman"/>
              <w:sz w:val="24"/>
              <w:szCs w:val="24"/>
            </w:rPr>
          </w:rPrChange>
        </w:rPr>
        <w:instrText xml:space="preserve"> ADDIN EN.CITE </w:instrText>
      </w:r>
      <w:r w:rsidR="000670AD" w:rsidRPr="00BE3786">
        <w:rPr>
          <w:rFonts w:ascii="Arial" w:eastAsia="SimSun" w:hAnsi="Arial" w:cs="Arial"/>
          <w:sz w:val="22"/>
          <w:rPrChange w:id="505" w:author="Guo, Shicheng" w:date="2019-11-07T17:21:00Z">
            <w:rPr>
              <w:rFonts w:ascii="Times New Roman" w:eastAsia="SimSun" w:hAnsi="Times New Roman" w:cs="Times New Roman"/>
              <w:sz w:val="24"/>
              <w:szCs w:val="24"/>
            </w:rPr>
          </w:rPrChange>
        </w:rPr>
        <w:fldChar w:fldCharType="begin">
          <w:fldData xml:space="preserve">PEVuZE5vdGU+PENpdGU+PEF1dGhvcj5NY0RvbmFsZDwvQXV0aG9yPjxZZWFyPjIwMTc8L1llYXI+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</w:fldData>
        </w:fldChar>
      </w:r>
      <w:r w:rsidR="000670AD" w:rsidRPr="00BE3786">
        <w:rPr>
          <w:rFonts w:ascii="Arial" w:eastAsia="SimSun" w:hAnsi="Arial" w:cs="Arial"/>
          <w:sz w:val="22"/>
          <w:rPrChange w:id="506" w:author="Guo, Shicheng" w:date="2019-11-07T17:21:00Z">
            <w:rPr>
              <w:rFonts w:ascii="Times New Roman" w:eastAsia="SimSun" w:hAnsi="Times New Roman" w:cs="Times New Roman"/>
              <w:sz w:val="24"/>
              <w:szCs w:val="24"/>
            </w:rPr>
          </w:rPrChange>
        </w:rPr>
        <w:instrText xml:space="preserve"> ADDIN EN.CITE.DATA </w:instrText>
      </w:r>
      <w:r w:rsidR="000670AD" w:rsidRPr="00BE3786">
        <w:rPr>
          <w:rFonts w:ascii="Arial" w:eastAsia="SimSun" w:hAnsi="Arial" w:cs="Arial"/>
          <w:sz w:val="22"/>
          <w:rPrChange w:id="507" w:author="Guo, Shicheng" w:date="2019-11-07T17:21:00Z">
            <w:rPr>
              <w:rFonts w:ascii="Times New Roman" w:eastAsia="SimSun" w:hAnsi="Times New Roman" w:cs="Times New Roman"/>
              <w:sz w:val="24"/>
              <w:szCs w:val="24"/>
            </w:rPr>
          </w:rPrChange>
        </w:rPr>
      </w:r>
      <w:r w:rsidR="000670AD" w:rsidRPr="00BE3786">
        <w:rPr>
          <w:rFonts w:ascii="Arial" w:eastAsia="SimSun" w:hAnsi="Arial" w:cs="Arial"/>
          <w:sz w:val="22"/>
          <w:rPrChange w:id="508" w:author="Guo, Shicheng" w:date="2019-11-07T17:21:00Z">
            <w:rPr>
              <w:rFonts w:ascii="Times New Roman" w:eastAsia="SimSun" w:hAnsi="Times New Roman" w:cs="Times New Roman"/>
              <w:sz w:val="24"/>
              <w:szCs w:val="24"/>
            </w:rPr>
          </w:rPrChange>
        </w:rPr>
        <w:fldChar w:fldCharType="end"/>
      </w:r>
      <w:r w:rsidR="000670AD" w:rsidRPr="00BE3786">
        <w:rPr>
          <w:rFonts w:ascii="Arial" w:eastAsia="SimSun" w:hAnsi="Arial" w:cs="Arial"/>
          <w:sz w:val="22"/>
          <w:rPrChange w:id="509" w:author="Guo, Shicheng" w:date="2019-11-07T17:21:00Z">
            <w:rPr>
              <w:rFonts w:ascii="Times New Roman" w:eastAsia="SimSun" w:hAnsi="Times New Roman" w:cs="Times New Roman"/>
              <w:sz w:val="24"/>
              <w:szCs w:val="24"/>
            </w:rPr>
          </w:rPrChange>
        </w:rPr>
      </w:r>
      <w:r w:rsidR="000670AD" w:rsidRPr="00BE3786">
        <w:rPr>
          <w:rFonts w:ascii="Arial" w:eastAsia="SimSun" w:hAnsi="Arial" w:cs="Arial"/>
          <w:sz w:val="22"/>
          <w:rPrChange w:id="510" w:author="Guo, Shicheng" w:date="2019-11-07T17:21:00Z">
            <w:rPr>
              <w:rFonts w:ascii="Times New Roman" w:eastAsia="SimSun" w:hAnsi="Times New Roman" w:cs="Times New Roman"/>
              <w:sz w:val="24"/>
              <w:szCs w:val="24"/>
            </w:rPr>
          </w:rPrChange>
        </w:rPr>
        <w:fldChar w:fldCharType="separate"/>
      </w:r>
      <w:r w:rsidR="000670AD" w:rsidRPr="00BE3786">
        <w:rPr>
          <w:rFonts w:ascii="Arial" w:eastAsia="SimSun" w:hAnsi="Arial" w:cs="Arial"/>
          <w:noProof/>
          <w:sz w:val="22"/>
          <w:vertAlign w:val="superscript"/>
          <w:rPrChange w:id="511" w:author="Guo, Shicheng" w:date="2019-11-07T17:21:00Z">
            <w:rPr>
              <w:rFonts w:ascii="Times New Roman" w:eastAsia="SimSun" w:hAnsi="Times New Roman" w:cs="Times New Roman"/>
              <w:noProof/>
              <w:sz w:val="24"/>
              <w:szCs w:val="24"/>
              <w:vertAlign w:val="superscript"/>
            </w:rPr>
          </w:rPrChange>
        </w:rPr>
        <w:t>10</w:t>
      </w:r>
      <w:r w:rsidR="000670AD" w:rsidRPr="00BE3786">
        <w:rPr>
          <w:rFonts w:ascii="Arial" w:eastAsia="SimSun" w:hAnsi="Arial" w:cs="Arial"/>
          <w:sz w:val="22"/>
          <w:rPrChange w:id="512" w:author="Guo, Shicheng" w:date="2019-11-07T17:21:00Z">
            <w:rPr>
              <w:rFonts w:ascii="Times New Roman" w:eastAsia="SimSun" w:hAnsi="Times New Roman" w:cs="Times New Roman"/>
              <w:sz w:val="24"/>
              <w:szCs w:val="24"/>
            </w:rPr>
          </w:rPrChange>
        </w:rPr>
        <w:fldChar w:fldCharType="end"/>
      </w:r>
      <w:r w:rsidR="00870C74" w:rsidRPr="00BE3786">
        <w:rPr>
          <w:rFonts w:ascii="Arial" w:eastAsia="SimSun" w:hAnsi="Arial" w:cs="Arial"/>
          <w:sz w:val="22"/>
          <w:rPrChange w:id="513" w:author="Guo, Shicheng" w:date="2019-11-07T17:21:00Z">
            <w:rPr>
              <w:rFonts w:ascii="Times New Roman" w:eastAsia="SimSun" w:hAnsi="Times New Roman" w:cs="Times New Roman"/>
              <w:sz w:val="24"/>
              <w:szCs w:val="24"/>
            </w:rPr>
          </w:rPrChange>
        </w:rPr>
        <w:fldChar w:fldCharType="end"/>
      </w:r>
      <w:r w:rsidR="00620DB3" w:rsidRPr="00BE3786">
        <w:rPr>
          <w:rFonts w:ascii="Arial" w:eastAsia="SimSun" w:hAnsi="Arial" w:cs="Arial"/>
          <w:sz w:val="22"/>
          <w:rPrChange w:id="514" w:author="Guo, Shicheng" w:date="2019-11-07T17:21:00Z">
            <w:rPr>
              <w:rFonts w:ascii="Times New Roman" w:eastAsia="SimSun" w:hAnsi="Times New Roman" w:cs="Times New Roman"/>
              <w:sz w:val="24"/>
              <w:szCs w:val="24"/>
            </w:rPr>
          </w:rPrChange>
        </w:rPr>
        <w:t>.</w:t>
      </w:r>
      <w:r w:rsidR="00B47D0E" w:rsidRPr="00BE3786">
        <w:rPr>
          <w:rFonts w:ascii="Arial" w:eastAsia="SimSun" w:hAnsi="Arial" w:cs="Arial"/>
          <w:sz w:val="22"/>
          <w:rPrChange w:id="515" w:author="Guo, Shicheng" w:date="2019-11-07T17:21:00Z">
            <w:rPr>
              <w:rFonts w:ascii="Times New Roman" w:eastAsia="SimSun" w:hAnsi="Times New Roman" w:cs="Times New Roman"/>
              <w:sz w:val="24"/>
              <w:szCs w:val="24"/>
            </w:rPr>
          </w:rPrChange>
        </w:rPr>
        <w:t xml:space="preserve"> Both of g</w:t>
      </w:r>
      <w:r w:rsidR="00B47D0E" w:rsidRPr="00BE3786">
        <w:rPr>
          <w:rFonts w:ascii="Arial" w:eastAsia="SimSun" w:hAnsi="Arial" w:cs="Arial"/>
          <w:sz w:val="22"/>
          <w:rPrChange w:id="516" w:author="Guo, Shicheng" w:date="2019-11-07T17:21:00Z">
            <w:rPr>
              <w:rFonts w:ascii="Times New Roman" w:eastAsia="SimSun" w:hAnsi="Times New Roman" w:cs="Times New Roman" w:hint="eastAsia"/>
              <w:sz w:val="24"/>
              <w:szCs w:val="24"/>
            </w:rPr>
          </w:rPrChange>
        </w:rPr>
        <w:t>e</w:t>
      </w:r>
      <w:r w:rsidR="00B47D0E" w:rsidRPr="00BE3786">
        <w:rPr>
          <w:rFonts w:ascii="Arial" w:eastAsia="SimSun" w:hAnsi="Arial" w:cs="Arial"/>
          <w:sz w:val="22"/>
          <w:rPrChange w:id="517" w:author="Guo, Shicheng" w:date="2019-11-07T17:21:00Z">
            <w:rPr>
              <w:rFonts w:ascii="Times New Roman" w:eastAsia="SimSun" w:hAnsi="Times New Roman" w:cs="Times New Roman"/>
              <w:sz w:val="24"/>
              <w:szCs w:val="24"/>
            </w:rPr>
          </w:rPrChange>
        </w:rPr>
        <w:t xml:space="preserve">nomic </w:t>
      </w:r>
      <w:r w:rsidR="00B47D0E" w:rsidRPr="00BE3786">
        <w:rPr>
          <w:rFonts w:ascii="Arial" w:eastAsia="SimSun" w:hAnsi="Arial" w:cs="Arial"/>
          <w:sz w:val="22"/>
          <w:rPrChange w:id="518" w:author="Guo, Shicheng" w:date="2019-11-07T17:21:00Z">
            <w:rPr>
              <w:rFonts w:ascii="Times New Roman" w:eastAsia="SimSun" w:hAnsi="Times New Roman" w:cs="Times New Roman" w:hint="eastAsia"/>
              <w:sz w:val="24"/>
              <w:szCs w:val="24"/>
            </w:rPr>
          </w:rPrChange>
        </w:rPr>
        <w:t>and</w:t>
      </w:r>
      <w:r w:rsidR="00B47D0E" w:rsidRPr="00BE3786">
        <w:rPr>
          <w:rFonts w:ascii="Arial" w:eastAsia="SimSun" w:hAnsi="Arial" w:cs="Arial"/>
          <w:sz w:val="22"/>
          <w:rPrChange w:id="519" w:author="Guo, Shicheng" w:date="2019-11-07T17:21:00Z">
            <w:rPr>
              <w:rFonts w:ascii="Times New Roman" w:eastAsia="SimSun" w:hAnsi="Times New Roman" w:cs="Times New Roman"/>
              <w:sz w:val="24"/>
              <w:szCs w:val="24"/>
            </w:rPr>
          </w:rPrChange>
        </w:rPr>
        <w:t xml:space="preserve"> epigenomic research have demonstrated that </w:t>
      </w:r>
      <w:r w:rsidR="00B47D0E" w:rsidRPr="00BE3786">
        <w:rPr>
          <w:rFonts w:ascii="Arial" w:hAnsi="Arial" w:cs="Arial"/>
          <w:sz w:val="22"/>
          <w:rPrChange w:id="520" w:author="Guo, Shicheng" w:date="2019-11-07T17:21:00Z">
            <w:rPr>
              <w:rFonts w:ascii="Times New Roman" w:hAnsi="Times New Roman" w:cs="Times New Roman"/>
              <w:sz w:val="24"/>
              <w:szCs w:val="24"/>
            </w:rPr>
          </w:rPrChange>
        </w:rPr>
        <w:t>ITH</w:t>
      </w:r>
      <w:r w:rsidR="00B47D0E" w:rsidRPr="00BE3786">
        <w:rPr>
          <w:rFonts w:ascii="Arial" w:eastAsia="SimSun" w:hAnsi="Arial" w:cs="Arial"/>
          <w:sz w:val="22"/>
          <w:rPrChange w:id="521" w:author="Guo, Shicheng" w:date="2019-11-07T17:21:00Z">
            <w:rPr>
              <w:rFonts w:ascii="Times New Roman" w:eastAsia="SimSun" w:hAnsi="Times New Roman" w:cs="Times New Roman"/>
              <w:sz w:val="24"/>
              <w:szCs w:val="24"/>
            </w:rPr>
          </w:rPrChange>
        </w:rPr>
        <w:t xml:space="preserve"> represents a </w:t>
      </w:r>
      <w:bookmarkStart w:id="522" w:name="OLE_LINK53"/>
      <w:r w:rsidR="00B47D0E" w:rsidRPr="00BE3786">
        <w:rPr>
          <w:rFonts w:ascii="Arial" w:eastAsia="SimSun" w:hAnsi="Arial" w:cs="Arial"/>
          <w:sz w:val="22"/>
          <w:rPrChange w:id="523" w:author="Guo, Shicheng" w:date="2019-11-07T17:21:00Z">
            <w:rPr>
              <w:rFonts w:ascii="Times New Roman" w:eastAsia="SimSun" w:hAnsi="Times New Roman" w:cs="Times New Roman"/>
              <w:sz w:val="24"/>
              <w:szCs w:val="24"/>
            </w:rPr>
          </w:rPrChange>
        </w:rPr>
        <w:t xml:space="preserve">snapshot </w:t>
      </w:r>
      <w:bookmarkEnd w:id="522"/>
      <w:r w:rsidR="00B47D0E" w:rsidRPr="00BE3786">
        <w:rPr>
          <w:rFonts w:ascii="Arial" w:eastAsia="SimSun" w:hAnsi="Arial" w:cs="Arial"/>
          <w:sz w:val="22"/>
          <w:rPrChange w:id="524" w:author="Guo, Shicheng" w:date="2019-11-07T17:21:00Z">
            <w:rPr>
              <w:rFonts w:ascii="Times New Roman" w:eastAsia="SimSun" w:hAnsi="Times New Roman" w:cs="Times New Roman"/>
              <w:sz w:val="24"/>
              <w:szCs w:val="24"/>
            </w:rPr>
          </w:rPrChange>
        </w:rPr>
        <w:t>of the tumor’s evolutionary path and can contribute to treatment failure and drug resistance in clinical practice</w:t>
      </w:r>
      <w:r w:rsidR="00B47D0E" w:rsidRPr="00BE3786">
        <w:rPr>
          <w:rFonts w:ascii="Arial" w:eastAsia="SimSun" w:hAnsi="Arial" w:cs="Arial"/>
          <w:sz w:val="22"/>
          <w:rPrChange w:id="525" w:author="Guo, Shicheng" w:date="2019-11-07T17:21:00Z">
            <w:rPr>
              <w:rFonts w:ascii="Times New Roman" w:eastAsia="SimSun" w:hAnsi="Times New Roman" w:cs="Times New Roman"/>
              <w:sz w:val="24"/>
              <w:szCs w:val="24"/>
            </w:rPr>
          </w:rPrChange>
        </w:rPr>
        <w:fldChar w:fldCharType="begin">
          <w:fldData xml:space="preserve">PEVuZE5vdGU+PENpdGU+PEF1dGhvcj5TYW11ZWw8L0F1dGhvcj48WWVhcj4yMDExPC9ZZWFyPjxS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</w:fldData>
        </w:fldChar>
      </w:r>
      <w:r w:rsidR="00855C62" w:rsidRPr="00BE3786">
        <w:rPr>
          <w:rFonts w:ascii="Arial" w:eastAsia="SimSun" w:hAnsi="Arial" w:cs="Arial"/>
          <w:sz w:val="22"/>
          <w:rPrChange w:id="526" w:author="Guo, Shicheng" w:date="2019-11-07T17:21:00Z">
            <w:rPr>
              <w:rFonts w:ascii="Times New Roman" w:eastAsia="SimSun" w:hAnsi="Times New Roman" w:cs="Times New Roman"/>
              <w:sz w:val="24"/>
              <w:szCs w:val="24"/>
            </w:rPr>
          </w:rPrChange>
        </w:rPr>
        <w:instrText xml:space="preserve"> ADDIN EN.CITE </w:instrText>
      </w:r>
      <w:r w:rsidR="00855C62" w:rsidRPr="00BE3786">
        <w:rPr>
          <w:rFonts w:ascii="Arial" w:eastAsia="SimSun" w:hAnsi="Arial" w:cs="Arial"/>
          <w:sz w:val="22"/>
          <w:rPrChange w:id="527" w:author="Guo, Shicheng" w:date="2019-11-07T17:21:00Z">
            <w:rPr>
              <w:rFonts w:ascii="Times New Roman" w:eastAsia="SimSun" w:hAnsi="Times New Roman" w:cs="Times New Roman"/>
              <w:sz w:val="24"/>
              <w:szCs w:val="24"/>
            </w:rPr>
          </w:rPrChange>
        </w:rPr>
        <w:fldChar w:fldCharType="begin">
          <w:fldData xml:space="preserve">PEVuZE5vdGU+PENpdGU+PEF1dGhvcj5TYW11ZWw8L0F1dGhvcj48WWVhcj4yMDExPC9ZZWFyPjxS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</w:fldData>
        </w:fldChar>
      </w:r>
      <w:r w:rsidR="00855C62" w:rsidRPr="00BE3786">
        <w:rPr>
          <w:rFonts w:ascii="Arial" w:eastAsia="SimSun" w:hAnsi="Arial" w:cs="Arial"/>
          <w:sz w:val="22"/>
          <w:rPrChange w:id="528" w:author="Guo, Shicheng" w:date="2019-11-07T17:21:00Z">
            <w:rPr>
              <w:rFonts w:ascii="Times New Roman" w:eastAsia="SimSun" w:hAnsi="Times New Roman" w:cs="Times New Roman"/>
              <w:sz w:val="24"/>
              <w:szCs w:val="24"/>
            </w:rPr>
          </w:rPrChange>
        </w:rPr>
        <w:instrText xml:space="preserve"> ADDIN EN.CITE.DATA </w:instrText>
      </w:r>
      <w:r w:rsidR="00855C62" w:rsidRPr="00BE3786">
        <w:rPr>
          <w:rFonts w:ascii="Arial" w:eastAsia="SimSun" w:hAnsi="Arial" w:cs="Arial"/>
          <w:sz w:val="22"/>
          <w:rPrChange w:id="529" w:author="Guo, Shicheng" w:date="2019-11-07T17:21:00Z">
            <w:rPr>
              <w:rFonts w:ascii="Times New Roman" w:eastAsia="SimSun" w:hAnsi="Times New Roman" w:cs="Times New Roman"/>
              <w:sz w:val="24"/>
              <w:szCs w:val="24"/>
            </w:rPr>
          </w:rPrChange>
        </w:rPr>
      </w:r>
      <w:r w:rsidR="00855C62" w:rsidRPr="00BE3786">
        <w:rPr>
          <w:rFonts w:ascii="Arial" w:eastAsia="SimSun" w:hAnsi="Arial" w:cs="Arial"/>
          <w:sz w:val="22"/>
          <w:rPrChange w:id="530" w:author="Guo, Shicheng" w:date="2019-11-07T17:21:00Z">
            <w:rPr>
              <w:rFonts w:ascii="Times New Roman" w:eastAsia="SimSun" w:hAnsi="Times New Roman" w:cs="Times New Roman"/>
              <w:sz w:val="24"/>
              <w:szCs w:val="24"/>
            </w:rPr>
          </w:rPrChange>
        </w:rPr>
        <w:fldChar w:fldCharType="end"/>
      </w:r>
      <w:r w:rsidR="00B47D0E" w:rsidRPr="00BE3786">
        <w:rPr>
          <w:rFonts w:ascii="Arial" w:eastAsia="SimSun" w:hAnsi="Arial" w:cs="Arial"/>
          <w:sz w:val="22"/>
          <w:rPrChange w:id="531" w:author="Guo, Shicheng" w:date="2019-11-07T17:21:00Z">
            <w:rPr>
              <w:rFonts w:ascii="Times New Roman" w:eastAsia="SimSun" w:hAnsi="Times New Roman" w:cs="Times New Roman"/>
              <w:sz w:val="24"/>
              <w:szCs w:val="24"/>
            </w:rPr>
          </w:rPrChange>
        </w:rPr>
      </w:r>
      <w:r w:rsidR="00B47D0E" w:rsidRPr="00BE3786">
        <w:rPr>
          <w:rFonts w:ascii="Arial" w:eastAsia="SimSun" w:hAnsi="Arial" w:cs="Arial"/>
          <w:sz w:val="22"/>
          <w:rPrChange w:id="532" w:author="Guo, Shicheng" w:date="2019-11-07T17:21:00Z">
            <w:rPr>
              <w:rFonts w:ascii="Times New Roman" w:eastAsia="SimSun" w:hAnsi="Times New Roman" w:cs="Times New Roman"/>
              <w:sz w:val="24"/>
              <w:szCs w:val="24"/>
            </w:rPr>
          </w:rPrChange>
        </w:rPr>
        <w:fldChar w:fldCharType="separate"/>
      </w:r>
      <w:r w:rsidR="00870C74" w:rsidRPr="00BE3786">
        <w:rPr>
          <w:rFonts w:ascii="Arial" w:hAnsi="Arial" w:cs="Arial"/>
          <w:sz w:val="22"/>
          <w:rPrChange w:id="533" w:author="Guo, Shicheng" w:date="2019-11-07T17:21:00Z">
            <w:rPr/>
          </w:rPrChange>
        </w:rPr>
        <w:fldChar w:fldCharType="begin"/>
      </w:r>
      <w:r w:rsidR="00870C74" w:rsidRPr="00BE3786">
        <w:rPr>
          <w:rFonts w:ascii="Arial" w:hAnsi="Arial" w:cs="Arial"/>
          <w:sz w:val="22"/>
          <w:rPrChange w:id="534" w:author="Guo, Shicheng" w:date="2019-11-07T17:21:00Z">
            <w:rPr/>
          </w:rPrChange>
        </w:rPr>
        <w:instrText xml:space="preserve"> HYPERLINK \l "_ENREF_2" \o "Samuel, 2011 #1" </w:instrText>
      </w:r>
      <w:r w:rsidR="00870C74" w:rsidRPr="00BE3786">
        <w:rPr>
          <w:rFonts w:ascii="Arial" w:hAnsi="Arial" w:cs="Arial"/>
          <w:sz w:val="22"/>
          <w:rPrChange w:id="535" w:author="Guo, Shicheng" w:date="2019-11-07T17:21:00Z">
            <w:rPr/>
          </w:rPrChange>
        </w:rPr>
        <w:fldChar w:fldCharType="separate"/>
      </w:r>
      <w:r w:rsidR="000670AD" w:rsidRPr="00BE3786">
        <w:rPr>
          <w:rFonts w:ascii="Arial" w:eastAsia="SimSun" w:hAnsi="Arial" w:cs="Arial"/>
          <w:noProof/>
          <w:sz w:val="22"/>
          <w:vertAlign w:val="superscript"/>
          <w:rPrChange w:id="536" w:author="Guo, Shicheng" w:date="2019-11-07T17:21:00Z">
            <w:rPr>
              <w:rFonts w:ascii="Times New Roman" w:eastAsia="SimSun" w:hAnsi="Times New Roman" w:cs="Times New Roman"/>
              <w:noProof/>
              <w:sz w:val="24"/>
              <w:szCs w:val="24"/>
              <w:vertAlign w:val="superscript"/>
            </w:rPr>
          </w:rPrChange>
        </w:rPr>
        <w:t>2</w:t>
      </w:r>
      <w:r w:rsidR="00870C74" w:rsidRPr="00BE3786">
        <w:rPr>
          <w:rFonts w:ascii="Arial" w:eastAsia="SimSun" w:hAnsi="Arial" w:cs="Arial"/>
          <w:noProof/>
          <w:sz w:val="22"/>
          <w:vertAlign w:val="superscript"/>
          <w:rPrChange w:id="537" w:author="Guo, Shicheng" w:date="2019-11-07T17:21:00Z">
            <w:rPr>
              <w:rFonts w:ascii="Times New Roman" w:eastAsia="SimSun" w:hAnsi="Times New Roman" w:cs="Times New Roman"/>
              <w:noProof/>
              <w:sz w:val="24"/>
              <w:szCs w:val="24"/>
              <w:vertAlign w:val="superscript"/>
            </w:rPr>
          </w:rPrChange>
        </w:rPr>
        <w:fldChar w:fldCharType="end"/>
      </w:r>
      <w:r w:rsidR="00855C62" w:rsidRPr="00BE3786">
        <w:rPr>
          <w:rFonts w:ascii="Arial" w:eastAsia="SimSun" w:hAnsi="Arial" w:cs="Arial"/>
          <w:noProof/>
          <w:sz w:val="22"/>
          <w:vertAlign w:val="superscript"/>
          <w:rPrChange w:id="538" w:author="Guo, Shicheng" w:date="2019-11-07T17:21:00Z">
            <w:rPr>
              <w:rFonts w:ascii="Times New Roman" w:eastAsia="SimSun" w:hAnsi="Times New Roman" w:cs="Times New Roman"/>
              <w:noProof/>
              <w:sz w:val="24"/>
              <w:szCs w:val="24"/>
              <w:vertAlign w:val="superscript"/>
            </w:rPr>
          </w:rPrChange>
        </w:rPr>
        <w:t>,</w:t>
      </w:r>
      <w:r w:rsidR="00870C74" w:rsidRPr="00BE3786">
        <w:rPr>
          <w:rFonts w:ascii="Arial" w:hAnsi="Arial" w:cs="Arial"/>
          <w:sz w:val="22"/>
          <w:rPrChange w:id="539" w:author="Guo, Shicheng" w:date="2019-11-07T17:21:00Z">
            <w:rPr/>
          </w:rPrChange>
        </w:rPr>
        <w:fldChar w:fldCharType="begin"/>
      </w:r>
      <w:r w:rsidR="00870C74" w:rsidRPr="00BE3786">
        <w:rPr>
          <w:rFonts w:ascii="Arial" w:hAnsi="Arial" w:cs="Arial"/>
          <w:sz w:val="22"/>
          <w:rPrChange w:id="540" w:author="Guo, Shicheng" w:date="2019-11-07T17:21:00Z">
            <w:rPr/>
          </w:rPrChange>
        </w:rPr>
        <w:instrText xml:space="preserve"> HYPERLINK \l "_ENREF_11" \o "Gerlinger, 2012 #45" </w:instrText>
      </w:r>
      <w:r w:rsidR="00870C74" w:rsidRPr="00BE3786">
        <w:rPr>
          <w:rFonts w:ascii="Arial" w:hAnsi="Arial" w:cs="Arial"/>
          <w:sz w:val="22"/>
          <w:rPrChange w:id="541" w:author="Guo, Shicheng" w:date="2019-11-07T17:21:00Z">
            <w:rPr/>
          </w:rPrChange>
        </w:rPr>
        <w:fldChar w:fldCharType="separate"/>
      </w:r>
      <w:r w:rsidR="000670AD" w:rsidRPr="00BE3786">
        <w:rPr>
          <w:rFonts w:ascii="Arial" w:eastAsia="SimSun" w:hAnsi="Arial" w:cs="Arial"/>
          <w:noProof/>
          <w:sz w:val="22"/>
          <w:vertAlign w:val="superscript"/>
          <w:rPrChange w:id="542" w:author="Guo, Shicheng" w:date="2019-11-07T17:21:00Z">
            <w:rPr>
              <w:rFonts w:ascii="Times New Roman" w:eastAsia="SimSun" w:hAnsi="Times New Roman" w:cs="Times New Roman"/>
              <w:noProof/>
              <w:sz w:val="24"/>
              <w:szCs w:val="24"/>
              <w:vertAlign w:val="superscript"/>
            </w:rPr>
          </w:rPrChange>
        </w:rPr>
        <w:t>11</w:t>
      </w:r>
      <w:r w:rsidR="00870C74" w:rsidRPr="00BE3786">
        <w:rPr>
          <w:rFonts w:ascii="Arial" w:eastAsia="SimSun" w:hAnsi="Arial" w:cs="Arial"/>
          <w:noProof/>
          <w:sz w:val="22"/>
          <w:vertAlign w:val="superscript"/>
          <w:rPrChange w:id="543" w:author="Guo, Shicheng" w:date="2019-11-07T17:21:00Z">
            <w:rPr>
              <w:rFonts w:ascii="Times New Roman" w:eastAsia="SimSun" w:hAnsi="Times New Roman" w:cs="Times New Roman"/>
              <w:noProof/>
              <w:sz w:val="24"/>
              <w:szCs w:val="24"/>
              <w:vertAlign w:val="superscript"/>
            </w:rPr>
          </w:rPrChange>
        </w:rPr>
        <w:fldChar w:fldCharType="end"/>
      </w:r>
      <w:r w:rsidR="00855C62" w:rsidRPr="00BE3786">
        <w:rPr>
          <w:rFonts w:ascii="Arial" w:eastAsia="SimSun" w:hAnsi="Arial" w:cs="Arial"/>
          <w:noProof/>
          <w:sz w:val="22"/>
          <w:vertAlign w:val="superscript"/>
          <w:rPrChange w:id="544" w:author="Guo, Shicheng" w:date="2019-11-07T17:21:00Z">
            <w:rPr>
              <w:rFonts w:ascii="Times New Roman" w:eastAsia="SimSun" w:hAnsi="Times New Roman" w:cs="Times New Roman"/>
              <w:noProof/>
              <w:sz w:val="24"/>
              <w:szCs w:val="24"/>
              <w:vertAlign w:val="superscript"/>
            </w:rPr>
          </w:rPrChange>
        </w:rPr>
        <w:t>,</w:t>
      </w:r>
      <w:r w:rsidR="00870C74" w:rsidRPr="00BE3786">
        <w:rPr>
          <w:rFonts w:ascii="Arial" w:hAnsi="Arial" w:cs="Arial"/>
          <w:sz w:val="22"/>
          <w:rPrChange w:id="545" w:author="Guo, Shicheng" w:date="2019-11-07T17:21:00Z">
            <w:rPr/>
          </w:rPrChange>
        </w:rPr>
        <w:fldChar w:fldCharType="begin"/>
      </w:r>
      <w:r w:rsidR="00870C74" w:rsidRPr="00BE3786">
        <w:rPr>
          <w:rFonts w:ascii="Arial" w:hAnsi="Arial" w:cs="Arial"/>
          <w:sz w:val="22"/>
          <w:rPrChange w:id="546" w:author="Guo, Shicheng" w:date="2019-11-07T17:21:00Z">
            <w:rPr/>
          </w:rPrChange>
        </w:rPr>
        <w:instrText xml:space="preserve"> HYPERLINK \l "_ENREF_12" \o "Lin, 2017 #3303" </w:instrText>
      </w:r>
      <w:r w:rsidR="00870C74" w:rsidRPr="00BE3786">
        <w:rPr>
          <w:rFonts w:ascii="Arial" w:hAnsi="Arial" w:cs="Arial"/>
          <w:sz w:val="22"/>
          <w:rPrChange w:id="547" w:author="Guo, Shicheng" w:date="2019-11-07T17:21:00Z">
            <w:rPr/>
          </w:rPrChange>
        </w:rPr>
        <w:fldChar w:fldCharType="separate"/>
      </w:r>
      <w:r w:rsidR="000670AD" w:rsidRPr="00BE3786">
        <w:rPr>
          <w:rFonts w:ascii="Arial" w:eastAsia="SimSun" w:hAnsi="Arial" w:cs="Arial"/>
          <w:noProof/>
          <w:sz w:val="22"/>
          <w:vertAlign w:val="superscript"/>
          <w:rPrChange w:id="548" w:author="Guo, Shicheng" w:date="2019-11-07T17:21:00Z">
            <w:rPr>
              <w:rFonts w:ascii="Times New Roman" w:eastAsia="SimSun" w:hAnsi="Times New Roman" w:cs="Times New Roman"/>
              <w:noProof/>
              <w:sz w:val="24"/>
              <w:szCs w:val="24"/>
              <w:vertAlign w:val="superscript"/>
            </w:rPr>
          </w:rPrChange>
        </w:rPr>
        <w:t>12</w:t>
      </w:r>
      <w:r w:rsidR="00870C74" w:rsidRPr="00BE3786">
        <w:rPr>
          <w:rFonts w:ascii="Arial" w:eastAsia="SimSun" w:hAnsi="Arial" w:cs="Arial"/>
          <w:noProof/>
          <w:sz w:val="22"/>
          <w:vertAlign w:val="superscript"/>
          <w:rPrChange w:id="549" w:author="Guo, Shicheng" w:date="2019-11-07T17:21:00Z">
            <w:rPr>
              <w:rFonts w:ascii="Times New Roman" w:eastAsia="SimSun" w:hAnsi="Times New Roman" w:cs="Times New Roman"/>
              <w:noProof/>
              <w:sz w:val="24"/>
              <w:szCs w:val="24"/>
              <w:vertAlign w:val="superscript"/>
            </w:rPr>
          </w:rPrChange>
        </w:rPr>
        <w:fldChar w:fldCharType="end"/>
      </w:r>
      <w:r w:rsidR="00B47D0E" w:rsidRPr="00BE3786">
        <w:rPr>
          <w:rFonts w:ascii="Arial" w:eastAsia="SimSun" w:hAnsi="Arial" w:cs="Arial"/>
          <w:sz w:val="22"/>
          <w:rPrChange w:id="550" w:author="Guo, Shicheng" w:date="2019-11-07T17:21:00Z">
            <w:rPr>
              <w:rFonts w:ascii="Times New Roman" w:eastAsia="SimSun" w:hAnsi="Times New Roman" w:cs="Times New Roman"/>
              <w:sz w:val="24"/>
              <w:szCs w:val="24"/>
            </w:rPr>
          </w:rPrChange>
        </w:rPr>
        <w:fldChar w:fldCharType="end"/>
      </w:r>
      <w:r w:rsidR="00B47D0E" w:rsidRPr="00BE3786">
        <w:rPr>
          <w:rFonts w:ascii="Arial" w:eastAsia="SimSun" w:hAnsi="Arial" w:cs="Arial"/>
          <w:sz w:val="22"/>
          <w:rPrChange w:id="551" w:author="Guo, Shicheng" w:date="2019-11-07T17:21:00Z">
            <w:rPr>
              <w:rFonts w:ascii="Times New Roman" w:eastAsia="SimSun" w:hAnsi="Times New Roman" w:cs="Times New Roman"/>
              <w:sz w:val="24"/>
              <w:szCs w:val="24"/>
            </w:rPr>
          </w:rPrChange>
        </w:rPr>
        <w:t>.</w:t>
      </w:r>
      <w:r w:rsidR="00620DB3" w:rsidRPr="00BE3786">
        <w:rPr>
          <w:rFonts w:ascii="Arial" w:eastAsia="SimSun" w:hAnsi="Arial" w:cs="Arial"/>
          <w:sz w:val="22"/>
          <w:rPrChange w:id="552" w:author="Guo, Shicheng" w:date="2019-11-07T17:21:00Z">
            <w:rPr>
              <w:rFonts w:ascii="Times New Roman" w:eastAsia="SimSun" w:hAnsi="Times New Roman" w:cs="Times New Roman"/>
              <w:sz w:val="24"/>
              <w:szCs w:val="24"/>
            </w:rPr>
          </w:rPrChange>
        </w:rPr>
        <w:t xml:space="preserve"> However, </w:t>
      </w:r>
      <w:r w:rsidR="00B47D0E" w:rsidRPr="00BE3786">
        <w:rPr>
          <w:rFonts w:ascii="Arial" w:eastAsia="SimSun" w:hAnsi="Arial" w:cs="Arial"/>
          <w:sz w:val="22"/>
          <w:rPrChange w:id="553" w:author="Guo, Shicheng" w:date="2019-11-07T17:21:00Z">
            <w:rPr>
              <w:rFonts w:ascii="Times New Roman" w:eastAsia="SimSun" w:hAnsi="Times New Roman" w:cs="Times New Roman"/>
              <w:sz w:val="24"/>
              <w:szCs w:val="24"/>
            </w:rPr>
          </w:rPrChange>
        </w:rPr>
        <w:t>little is known about</w:t>
      </w:r>
      <w:r w:rsidR="00620DB3" w:rsidRPr="00BE3786">
        <w:rPr>
          <w:rFonts w:ascii="Arial" w:eastAsia="SimSun" w:hAnsi="Arial" w:cs="Arial"/>
          <w:sz w:val="22"/>
          <w:rPrChange w:id="554" w:author="Guo, Shicheng" w:date="2019-11-07T17:21:00Z">
            <w:rPr>
              <w:rFonts w:ascii="Times New Roman" w:eastAsia="SimSun" w:hAnsi="Times New Roman" w:cs="Times New Roman"/>
              <w:sz w:val="24"/>
              <w:szCs w:val="24"/>
            </w:rPr>
          </w:rPrChange>
        </w:rPr>
        <w:t xml:space="preserve"> the </w:t>
      </w:r>
      <w:r w:rsidR="00B47D0E" w:rsidRPr="00BE3786">
        <w:rPr>
          <w:rFonts w:ascii="Arial" w:eastAsia="SimSun" w:hAnsi="Arial" w:cs="Arial"/>
          <w:sz w:val="22"/>
          <w:rPrChange w:id="555" w:author="Guo, Shicheng" w:date="2019-11-07T17:21:00Z">
            <w:rPr>
              <w:rFonts w:ascii="Times New Roman" w:eastAsia="SimSun" w:hAnsi="Times New Roman" w:cs="Times New Roman"/>
              <w:sz w:val="24"/>
              <w:szCs w:val="24"/>
            </w:rPr>
          </w:rPrChange>
        </w:rPr>
        <w:t>relationship</w:t>
      </w:r>
      <w:r w:rsidR="00620DB3" w:rsidRPr="00BE3786">
        <w:rPr>
          <w:rFonts w:ascii="Arial" w:eastAsia="SimSun" w:hAnsi="Arial" w:cs="Arial"/>
          <w:sz w:val="22"/>
          <w:rPrChange w:id="556" w:author="Guo, Shicheng" w:date="2019-11-07T17:21:00Z">
            <w:rPr>
              <w:rFonts w:ascii="Times New Roman" w:eastAsia="SimSun" w:hAnsi="Times New Roman" w:cs="Times New Roman"/>
              <w:sz w:val="24"/>
              <w:szCs w:val="24"/>
            </w:rPr>
          </w:rPrChange>
        </w:rPr>
        <w:t xml:space="preserve"> </w:t>
      </w:r>
      <w:r w:rsidR="00B47D0E" w:rsidRPr="00BE3786">
        <w:rPr>
          <w:rFonts w:ascii="Arial" w:eastAsia="SimSun" w:hAnsi="Arial" w:cs="Arial"/>
          <w:sz w:val="22"/>
          <w:rPrChange w:id="557" w:author="Guo, Shicheng" w:date="2019-11-07T17:21:00Z">
            <w:rPr>
              <w:rFonts w:ascii="Times New Roman" w:eastAsia="SimSun" w:hAnsi="Times New Roman" w:cs="Times New Roman"/>
              <w:sz w:val="24"/>
              <w:szCs w:val="24"/>
            </w:rPr>
          </w:rPrChange>
        </w:rPr>
        <w:t>between</w:t>
      </w:r>
      <w:r w:rsidR="00620DB3" w:rsidRPr="00BE3786">
        <w:rPr>
          <w:rFonts w:ascii="Arial" w:eastAsia="SimSun" w:hAnsi="Arial" w:cs="Arial"/>
          <w:sz w:val="22"/>
          <w:rPrChange w:id="558" w:author="Guo, Shicheng" w:date="2019-11-07T17:21:00Z">
            <w:rPr>
              <w:rFonts w:ascii="Times New Roman" w:eastAsia="SimSun" w:hAnsi="Times New Roman" w:cs="Times New Roman"/>
              <w:sz w:val="24"/>
              <w:szCs w:val="24"/>
            </w:rPr>
          </w:rPrChange>
        </w:rPr>
        <w:t xml:space="preserve"> genomic diversity and </w:t>
      </w:r>
      <w:r w:rsidR="00B47D0E" w:rsidRPr="00BE3786">
        <w:rPr>
          <w:rFonts w:ascii="Arial" w:eastAsia="SimSun" w:hAnsi="Arial" w:cs="Arial"/>
          <w:sz w:val="22"/>
          <w:rPrChange w:id="559" w:author="Guo, Shicheng" w:date="2019-11-07T17:21:00Z">
            <w:rPr>
              <w:rFonts w:ascii="Times New Roman" w:eastAsia="SimSun" w:hAnsi="Times New Roman" w:cs="Times New Roman"/>
              <w:sz w:val="24"/>
              <w:szCs w:val="24"/>
            </w:rPr>
          </w:rPrChange>
        </w:rPr>
        <w:t>epigenetic changes</w:t>
      </w:r>
      <w:r w:rsidR="00620DB3" w:rsidRPr="00BE3786">
        <w:rPr>
          <w:rFonts w:ascii="Arial" w:eastAsia="SimSun" w:hAnsi="Arial" w:cs="Arial"/>
          <w:sz w:val="22"/>
          <w:rPrChange w:id="560" w:author="Guo, Shicheng" w:date="2019-11-07T17:21:00Z">
            <w:rPr>
              <w:rFonts w:ascii="Times New Roman" w:eastAsia="SimSun" w:hAnsi="Times New Roman" w:cs="Times New Roman"/>
              <w:sz w:val="24"/>
              <w:szCs w:val="24"/>
            </w:rPr>
          </w:rPrChange>
        </w:rPr>
        <w:t xml:space="preserve"> of </w:t>
      </w:r>
      <w:r w:rsidR="00B47D0E" w:rsidRPr="00BE3786">
        <w:rPr>
          <w:rFonts w:ascii="Arial" w:eastAsia="SimSun" w:hAnsi="Arial" w:cs="Arial"/>
          <w:sz w:val="22"/>
          <w:rPrChange w:id="561" w:author="Guo, Shicheng" w:date="2019-11-07T17:21:00Z">
            <w:rPr>
              <w:rFonts w:ascii="Times New Roman" w:eastAsia="SimSun" w:hAnsi="Times New Roman" w:cs="Times New Roman"/>
              <w:sz w:val="24"/>
              <w:szCs w:val="24"/>
            </w:rPr>
          </w:rPrChange>
        </w:rPr>
        <w:t>ITH in PDACs, and whether such ITH is related to genetic architecture remains unexplored</w:t>
      </w:r>
      <w:r w:rsidR="00620DB3" w:rsidRPr="00BE3786">
        <w:rPr>
          <w:rFonts w:ascii="Arial" w:eastAsia="SimSun" w:hAnsi="Arial" w:cs="Arial"/>
          <w:sz w:val="22"/>
          <w:rPrChange w:id="562" w:author="Guo, Shicheng" w:date="2019-11-07T17:21:00Z">
            <w:rPr>
              <w:rFonts w:ascii="Times New Roman" w:eastAsia="SimSun" w:hAnsi="Times New Roman" w:cs="Times New Roman"/>
              <w:sz w:val="24"/>
              <w:szCs w:val="24"/>
            </w:rPr>
          </w:rPrChange>
        </w:rPr>
        <w:t>.</w:t>
      </w:r>
      <w:r w:rsidR="00620DB3" w:rsidRPr="00BE3786">
        <w:rPr>
          <w:rFonts w:ascii="Arial" w:hAnsi="Arial" w:cs="Arial"/>
          <w:color w:val="000000"/>
          <w:sz w:val="22"/>
          <w:rPrChange w:id="563" w:author="Guo, Shicheng" w:date="2019-11-07T17:21:00Z">
            <w:rPr>
              <w:rFonts w:ascii="TimesNewRoman" w:hAnsi="TimesNewRoman"/>
              <w:color w:val="000000"/>
              <w:sz w:val="22"/>
            </w:rPr>
          </w:rPrChange>
        </w:rPr>
        <w:t xml:space="preserve"> </w:t>
      </w:r>
      <w:bookmarkEnd w:id="443"/>
      <w:bookmarkEnd w:id="444"/>
    </w:p>
    <w:p w14:paraId="7E53C0EC" w14:textId="58F39159" w:rsidR="00E4535B" w:rsidRPr="00BE3786" w:rsidRDefault="00B35D4D" w:rsidP="00BE3786">
      <w:pPr>
        <w:spacing w:beforeLines="50" w:before="156" w:afterLines="50" w:after="156"/>
        <w:rPr>
          <w:rFonts w:ascii="Arial" w:eastAsia="SimSun" w:hAnsi="Arial" w:cs="Arial"/>
          <w:sz w:val="22"/>
          <w:rPrChange w:id="564" w:author="Guo, Shicheng" w:date="2019-11-07T17:21:00Z">
            <w:rPr>
              <w:rFonts w:ascii="Times New Roman" w:eastAsia="SimSun" w:hAnsi="Times New Roman" w:cs="Times New Roman"/>
              <w:sz w:val="24"/>
              <w:szCs w:val="24"/>
            </w:rPr>
          </w:rPrChange>
        </w:rPr>
        <w:pPrChange w:id="565" w:author="Guo, Shicheng" w:date="2019-11-07T17:21:00Z">
          <w:pPr>
            <w:spacing w:beforeLines="50" w:before="156" w:afterLines="50" w:after="156" w:line="360" w:lineRule="auto"/>
          </w:pPr>
        </w:pPrChange>
      </w:pPr>
      <w:r w:rsidRPr="00BE3786">
        <w:rPr>
          <w:rFonts w:ascii="Arial" w:eastAsia="SimSun" w:hAnsi="Arial" w:cs="Arial"/>
          <w:sz w:val="22"/>
          <w:rPrChange w:id="566" w:author="Guo, Shicheng" w:date="2019-11-07T17:21:00Z">
            <w:rPr>
              <w:rFonts w:ascii="Times New Roman" w:eastAsia="SimSun" w:hAnsi="Times New Roman" w:cs="Times New Roman"/>
              <w:sz w:val="24"/>
              <w:szCs w:val="24"/>
            </w:rPr>
          </w:rPrChange>
        </w:rPr>
        <w:t xml:space="preserve">The accurate understanding of the genomic and epigenomic architecture of PDACs tumors is essential for the development of individualized treatment decisions and specific biomarkers. </w:t>
      </w:r>
      <w:r w:rsidR="00E55810" w:rsidRPr="00BE3786">
        <w:rPr>
          <w:rFonts w:ascii="Arial" w:eastAsia="SimSun" w:hAnsi="Arial" w:cs="Arial"/>
          <w:sz w:val="22"/>
          <w:rPrChange w:id="567" w:author="Guo, Shicheng" w:date="2019-11-07T17:21:00Z">
            <w:rPr>
              <w:rFonts w:ascii="Times New Roman" w:eastAsia="SimSun" w:hAnsi="Times New Roman" w:cs="Times New Roman"/>
              <w:sz w:val="24"/>
              <w:szCs w:val="24"/>
            </w:rPr>
          </w:rPrChange>
        </w:rPr>
        <w:t>In this study,</w:t>
      </w:r>
      <w:r w:rsidR="00F36ED6" w:rsidRPr="00BE3786">
        <w:rPr>
          <w:rFonts w:ascii="Arial" w:eastAsia="SimSun" w:hAnsi="Arial" w:cs="Arial"/>
          <w:sz w:val="22"/>
          <w:rPrChange w:id="568" w:author="Guo, Shicheng" w:date="2019-11-07T17:21:00Z">
            <w:rPr>
              <w:rFonts w:ascii="Times New Roman" w:eastAsia="SimSun" w:hAnsi="Times New Roman" w:cs="Times New Roman"/>
              <w:sz w:val="24"/>
              <w:szCs w:val="24"/>
            </w:rPr>
          </w:rPrChange>
        </w:rPr>
        <w:t xml:space="preserve"> </w:t>
      </w:r>
      <w:r w:rsidR="00B96B90" w:rsidRPr="00BE3786">
        <w:rPr>
          <w:rFonts w:ascii="Arial" w:eastAsia="SimSun" w:hAnsi="Arial" w:cs="Arial"/>
          <w:sz w:val="22"/>
          <w:rPrChange w:id="569" w:author="Guo, Shicheng" w:date="2019-11-07T17:21:00Z">
            <w:rPr>
              <w:rFonts w:ascii="Times New Roman" w:eastAsia="SimSun" w:hAnsi="Times New Roman" w:cs="Times New Roman"/>
              <w:sz w:val="24"/>
              <w:szCs w:val="24"/>
            </w:rPr>
          </w:rPrChange>
        </w:rPr>
        <w:t xml:space="preserve">we </w:t>
      </w:r>
      <w:r w:rsidR="00B96B90" w:rsidRPr="00BE3786">
        <w:rPr>
          <w:rFonts w:ascii="Arial" w:eastAsia="SimSun" w:hAnsi="Arial" w:cs="Arial"/>
          <w:sz w:val="22"/>
          <w:rPrChange w:id="570" w:author="Guo, Shicheng" w:date="2019-11-07T17:21:00Z">
            <w:rPr>
              <w:rFonts w:ascii="Times New Roman" w:eastAsia="SimSun" w:hAnsi="Times New Roman" w:cs="Times New Roman" w:hint="eastAsia"/>
              <w:sz w:val="24"/>
              <w:szCs w:val="24"/>
            </w:rPr>
          </w:rPrChange>
        </w:rPr>
        <w:t>per</w:t>
      </w:r>
      <w:r w:rsidR="00B96B90" w:rsidRPr="00BE3786">
        <w:rPr>
          <w:rFonts w:ascii="Arial" w:eastAsia="SimSun" w:hAnsi="Arial" w:cs="Arial"/>
          <w:sz w:val="22"/>
          <w:rPrChange w:id="571" w:author="Guo, Shicheng" w:date="2019-11-07T17:21:00Z">
            <w:rPr>
              <w:rFonts w:ascii="Times New Roman" w:eastAsia="SimSun" w:hAnsi="Times New Roman" w:cs="Times New Roman"/>
              <w:sz w:val="24"/>
              <w:szCs w:val="24"/>
            </w:rPr>
          </w:rPrChange>
        </w:rPr>
        <w:t>formed integrative multiomic analysis</w:t>
      </w:r>
      <w:r w:rsidR="00A250C5" w:rsidRPr="00BE3786">
        <w:rPr>
          <w:rFonts w:ascii="Arial" w:eastAsia="SimSun" w:hAnsi="Arial" w:cs="Arial"/>
          <w:sz w:val="22"/>
          <w:rPrChange w:id="572" w:author="Guo, Shicheng" w:date="2019-11-07T17:21:00Z">
            <w:rPr>
              <w:rFonts w:ascii="Times New Roman" w:eastAsia="SimSun" w:hAnsi="Times New Roman" w:cs="Times New Roman"/>
              <w:sz w:val="24"/>
              <w:szCs w:val="24"/>
            </w:rPr>
          </w:rPrChange>
        </w:rPr>
        <w:t xml:space="preserve"> to study 46 multiple spatially separated samples obtained from 14 surgically resected primary PDACs</w:t>
      </w:r>
      <w:r w:rsidR="00B96B90" w:rsidRPr="00BE3786">
        <w:rPr>
          <w:rFonts w:ascii="Arial" w:eastAsia="SimSun" w:hAnsi="Arial" w:cs="Arial"/>
          <w:sz w:val="22"/>
          <w:rPrChange w:id="573" w:author="Guo, Shicheng" w:date="2019-11-07T17:21:00Z">
            <w:rPr>
              <w:rFonts w:ascii="Times New Roman" w:eastAsia="SimSun" w:hAnsi="Times New Roman" w:cs="Times New Roman"/>
              <w:sz w:val="24"/>
              <w:szCs w:val="24"/>
            </w:rPr>
          </w:rPrChange>
        </w:rPr>
        <w:t>, including multi</w:t>
      </w:r>
      <w:r w:rsidR="00254E54" w:rsidRPr="00BE3786">
        <w:rPr>
          <w:rFonts w:ascii="Arial" w:eastAsia="SimSun" w:hAnsi="Arial" w:cs="Arial"/>
          <w:sz w:val="22"/>
          <w:rPrChange w:id="574" w:author="Guo, Shicheng" w:date="2019-11-07T17:21:00Z">
            <w:rPr>
              <w:rFonts w:ascii="Times New Roman" w:eastAsia="SimSun" w:hAnsi="Times New Roman" w:cs="Times New Roman"/>
              <w:sz w:val="24"/>
              <w:szCs w:val="24"/>
            </w:rPr>
          </w:rPrChange>
        </w:rPr>
        <w:t>-</w:t>
      </w:r>
      <w:r w:rsidR="00B96B90" w:rsidRPr="00BE3786">
        <w:rPr>
          <w:rFonts w:ascii="Arial" w:eastAsia="SimSun" w:hAnsi="Arial" w:cs="Arial"/>
          <w:sz w:val="22"/>
          <w:rPrChange w:id="575" w:author="Guo, Shicheng" w:date="2019-11-07T17:21:00Z">
            <w:rPr>
              <w:rFonts w:ascii="Times New Roman" w:eastAsia="SimSun" w:hAnsi="Times New Roman" w:cs="Times New Roman"/>
              <w:sz w:val="24"/>
              <w:szCs w:val="24"/>
            </w:rPr>
          </w:rPrChange>
        </w:rPr>
        <w:t xml:space="preserve">region whole exome sequencing (WES), RNA-sequencing (RNA-seq) and </w:t>
      </w:r>
      <w:r w:rsidR="004324C3" w:rsidRPr="00BE3786">
        <w:rPr>
          <w:rFonts w:ascii="Arial" w:eastAsia="SimSun" w:hAnsi="Arial" w:cs="Arial"/>
          <w:sz w:val="22"/>
          <w:rPrChange w:id="576" w:author="Guo, Shicheng" w:date="2019-11-07T17:21:00Z">
            <w:rPr>
              <w:rFonts w:ascii="Times New Roman" w:eastAsia="SimSun" w:hAnsi="Times New Roman" w:cs="Times New Roman"/>
              <w:sz w:val="24"/>
              <w:szCs w:val="24"/>
            </w:rPr>
          </w:rPrChange>
        </w:rPr>
        <w:t>Methylated DNA Immunoprecipitation Sequencing (MeDIP-Seq)</w:t>
      </w:r>
      <w:r w:rsidR="00B96B90" w:rsidRPr="00BE3786">
        <w:rPr>
          <w:rFonts w:ascii="Arial" w:eastAsia="SimSun" w:hAnsi="Arial" w:cs="Arial"/>
          <w:sz w:val="22"/>
          <w:rPrChange w:id="577" w:author="Guo, Shicheng" w:date="2019-11-07T17:21:00Z">
            <w:rPr>
              <w:rFonts w:ascii="Times New Roman" w:eastAsia="SimSun" w:hAnsi="Times New Roman" w:cs="Times New Roman"/>
              <w:sz w:val="24"/>
              <w:szCs w:val="24"/>
            </w:rPr>
          </w:rPrChange>
        </w:rPr>
        <w:t xml:space="preserve"> to reveal comprehensive tumor heterogeneity in the genomes, transcriptomes and epigenomes.</w:t>
      </w:r>
    </w:p>
    <w:p w14:paraId="507EA8E6" w14:textId="77777777" w:rsidR="00D1084A" w:rsidRPr="00BE3786" w:rsidRDefault="00D1084A" w:rsidP="00BE3786">
      <w:pPr>
        <w:spacing w:beforeLines="50" w:before="156" w:afterLines="50" w:after="156"/>
        <w:rPr>
          <w:rFonts w:ascii="Arial" w:hAnsi="Arial" w:cs="Arial"/>
          <w:b/>
          <w:sz w:val="22"/>
          <w:rPrChange w:id="578" w:author="Guo, Shicheng" w:date="2019-11-07T17:21:00Z">
            <w:rPr>
              <w:rFonts w:ascii="Times New Roman" w:hAnsi="Times New Roman" w:cs="Times New Roman"/>
              <w:b/>
              <w:sz w:val="24"/>
              <w:szCs w:val="24"/>
            </w:rPr>
          </w:rPrChange>
        </w:rPr>
        <w:pPrChange w:id="579" w:author="Guo, Shicheng" w:date="2019-11-07T17:21:00Z">
          <w:pPr>
            <w:spacing w:beforeLines="50" w:before="156" w:afterLines="50" w:after="156" w:line="360" w:lineRule="auto"/>
          </w:pPr>
        </w:pPrChange>
      </w:pPr>
    </w:p>
    <w:p w14:paraId="3D17B53F" w14:textId="7F649395" w:rsidR="00C63463" w:rsidRPr="00BE3786" w:rsidRDefault="00E55810" w:rsidP="00BE3786">
      <w:pPr>
        <w:spacing w:beforeLines="50" w:before="156" w:afterLines="50" w:after="156"/>
        <w:rPr>
          <w:rFonts w:ascii="Arial" w:hAnsi="Arial" w:cs="Arial"/>
          <w:bCs/>
          <w:sz w:val="22"/>
          <w:rPrChange w:id="580" w:author="Guo, Shicheng" w:date="2019-11-07T17:21:00Z">
            <w:rPr>
              <w:rFonts w:ascii="Times New Roman" w:hAnsi="Times New Roman" w:cs="Times New Roman"/>
              <w:bCs/>
              <w:sz w:val="24"/>
              <w:szCs w:val="24"/>
            </w:rPr>
          </w:rPrChange>
        </w:rPr>
        <w:pPrChange w:id="581" w:author="Guo, Shicheng" w:date="2019-11-07T17:21:00Z">
          <w:pPr>
            <w:spacing w:beforeLines="50" w:before="156" w:afterLines="50" w:after="156" w:line="360" w:lineRule="auto"/>
          </w:pPr>
        </w:pPrChange>
      </w:pPr>
      <w:r w:rsidRPr="00BE3786">
        <w:rPr>
          <w:rFonts w:ascii="Arial" w:hAnsi="Arial" w:cs="Arial"/>
          <w:b/>
          <w:sz w:val="22"/>
          <w:rPrChange w:id="582" w:author="Guo, Shicheng" w:date="2019-11-07T17:21:00Z">
            <w:rPr>
              <w:rFonts w:ascii="Times New Roman" w:hAnsi="Times New Roman" w:cs="Times New Roman"/>
              <w:b/>
              <w:sz w:val="24"/>
              <w:szCs w:val="24"/>
            </w:rPr>
          </w:rPrChange>
        </w:rPr>
        <w:t>Results</w:t>
      </w:r>
    </w:p>
    <w:p w14:paraId="5190FC11" w14:textId="2A1672EA" w:rsidR="00C63463" w:rsidRPr="00BE3786" w:rsidRDefault="00E55810" w:rsidP="00BE3786">
      <w:pPr>
        <w:spacing w:beforeLines="50" w:before="156" w:afterLines="50" w:after="156"/>
        <w:rPr>
          <w:rFonts w:ascii="Arial" w:hAnsi="Arial" w:cs="Arial"/>
          <w:bCs/>
          <w:sz w:val="22"/>
          <w:rPrChange w:id="583" w:author="Guo, Shicheng" w:date="2019-11-07T17:21:00Z">
            <w:rPr>
              <w:rFonts w:ascii="Times New Roman" w:hAnsi="Times New Roman" w:cs="Times New Roman"/>
              <w:bCs/>
              <w:sz w:val="24"/>
              <w:szCs w:val="24"/>
            </w:rPr>
          </w:rPrChange>
        </w:rPr>
        <w:pPrChange w:id="584" w:author="Guo, Shicheng" w:date="2019-11-07T17:21:00Z">
          <w:pPr>
            <w:spacing w:beforeLines="50" w:before="156" w:afterLines="50" w:after="156" w:line="360" w:lineRule="auto"/>
          </w:pPr>
        </w:pPrChange>
      </w:pPr>
      <w:r w:rsidRPr="00BE3786">
        <w:rPr>
          <w:rFonts w:ascii="Arial" w:hAnsi="Arial" w:cs="Arial"/>
          <w:b/>
          <w:sz w:val="22"/>
          <w:rPrChange w:id="585" w:author="Guo, Shicheng" w:date="2019-11-07T17:21:00Z">
            <w:rPr>
              <w:rFonts w:ascii="Times New Roman" w:hAnsi="Times New Roman" w:cs="Times New Roman"/>
              <w:b/>
              <w:sz w:val="24"/>
              <w:szCs w:val="24"/>
            </w:rPr>
          </w:rPrChange>
        </w:rPr>
        <w:t xml:space="preserve">Patient characteristics. </w:t>
      </w:r>
      <w:r w:rsidRPr="00BE3786">
        <w:rPr>
          <w:rFonts w:ascii="Arial" w:hAnsi="Arial" w:cs="Arial"/>
          <w:bCs/>
          <w:sz w:val="22"/>
          <w:rPrChange w:id="586" w:author="Guo, Shicheng" w:date="2019-11-07T17:21:00Z">
            <w:rPr>
              <w:rFonts w:ascii="Times New Roman" w:hAnsi="Times New Roman" w:cs="Times New Roman"/>
              <w:bCs/>
              <w:sz w:val="24"/>
              <w:szCs w:val="24"/>
            </w:rPr>
          </w:rPrChange>
        </w:rPr>
        <w:t xml:space="preserve">We collected </w:t>
      </w:r>
      <w:r w:rsidR="00BC61D8" w:rsidRPr="00BE3786">
        <w:rPr>
          <w:rFonts w:ascii="Arial" w:hAnsi="Arial" w:cs="Arial"/>
          <w:bCs/>
          <w:sz w:val="22"/>
          <w:rPrChange w:id="587" w:author="Guo, Shicheng" w:date="2019-11-07T17:21:00Z">
            <w:rPr>
              <w:rFonts w:ascii="Times New Roman" w:hAnsi="Times New Roman" w:cs="Times New Roman"/>
              <w:bCs/>
              <w:sz w:val="24"/>
              <w:szCs w:val="24"/>
            </w:rPr>
          </w:rPrChange>
        </w:rPr>
        <w:t>46 tumor region</w:t>
      </w:r>
      <w:r w:rsidR="008B0745" w:rsidRPr="00BE3786">
        <w:rPr>
          <w:rFonts w:ascii="Arial" w:hAnsi="Arial" w:cs="Arial"/>
          <w:bCs/>
          <w:sz w:val="22"/>
          <w:rPrChange w:id="588" w:author="Guo, Shicheng" w:date="2019-11-07T17:21:00Z">
            <w:rPr>
              <w:rFonts w:ascii="Times New Roman" w:hAnsi="Times New Roman" w:cs="Times New Roman"/>
              <w:bCs/>
              <w:sz w:val="24"/>
              <w:szCs w:val="24"/>
            </w:rPr>
          </w:rPrChange>
        </w:rPr>
        <w:t>s and 14 matched</w:t>
      </w:r>
      <w:r w:rsidRPr="00BE3786">
        <w:rPr>
          <w:rFonts w:ascii="Arial" w:hAnsi="Arial" w:cs="Arial"/>
          <w:bCs/>
          <w:sz w:val="22"/>
          <w:rPrChange w:id="589" w:author="Guo, Shicheng" w:date="2019-11-07T17:21:00Z">
            <w:rPr>
              <w:rFonts w:ascii="Times New Roman" w:hAnsi="Times New Roman" w:cs="Times New Roman"/>
              <w:bCs/>
              <w:sz w:val="24"/>
              <w:szCs w:val="24"/>
            </w:rPr>
          </w:rPrChange>
        </w:rPr>
        <w:t xml:space="preserve"> </w:t>
      </w:r>
      <w:r w:rsidR="008B0745" w:rsidRPr="00BE3786">
        <w:rPr>
          <w:rFonts w:ascii="Arial" w:hAnsi="Arial" w:cs="Arial"/>
          <w:bCs/>
          <w:sz w:val="22"/>
          <w:rPrChange w:id="590" w:author="Guo, Shicheng" w:date="2019-11-07T17:21:00Z">
            <w:rPr>
              <w:rFonts w:ascii="Times New Roman" w:hAnsi="Times New Roman" w:cs="Times New Roman"/>
              <w:bCs/>
              <w:sz w:val="24"/>
              <w:szCs w:val="24"/>
            </w:rPr>
          </w:rPrChange>
        </w:rPr>
        <w:t xml:space="preserve">adjacent peritumoral tissues </w:t>
      </w:r>
      <w:r w:rsidRPr="00BE3786">
        <w:rPr>
          <w:rFonts w:ascii="Arial" w:hAnsi="Arial" w:cs="Arial"/>
          <w:bCs/>
          <w:sz w:val="22"/>
          <w:rPrChange w:id="591" w:author="Guo, Shicheng" w:date="2019-11-07T17:21:00Z">
            <w:rPr>
              <w:rFonts w:ascii="Times New Roman" w:hAnsi="Times New Roman" w:cs="Times New Roman"/>
              <w:bCs/>
              <w:sz w:val="24"/>
              <w:szCs w:val="24"/>
            </w:rPr>
          </w:rPrChange>
        </w:rPr>
        <w:t xml:space="preserve">from </w:t>
      </w:r>
      <w:r w:rsidR="0082763D" w:rsidRPr="00BE3786">
        <w:rPr>
          <w:rFonts w:ascii="Arial" w:hAnsi="Arial" w:cs="Arial"/>
          <w:bCs/>
          <w:sz w:val="22"/>
          <w:rPrChange w:id="592" w:author="Guo, Shicheng" w:date="2019-11-07T17:21:00Z">
            <w:rPr>
              <w:rFonts w:ascii="Times New Roman" w:hAnsi="Times New Roman" w:cs="Times New Roman"/>
              <w:bCs/>
              <w:sz w:val="24"/>
              <w:szCs w:val="24"/>
            </w:rPr>
          </w:rPrChange>
        </w:rPr>
        <w:lastRenderedPageBreak/>
        <w:t xml:space="preserve">14 </w:t>
      </w:r>
      <w:r w:rsidRPr="00BE3786">
        <w:rPr>
          <w:rFonts w:ascii="Arial" w:hAnsi="Arial" w:cs="Arial"/>
          <w:bCs/>
          <w:sz w:val="22"/>
          <w:rPrChange w:id="593" w:author="Guo, Shicheng" w:date="2019-11-07T17:21:00Z">
            <w:rPr>
              <w:rFonts w:ascii="Times New Roman" w:hAnsi="Times New Roman" w:cs="Times New Roman"/>
              <w:bCs/>
              <w:sz w:val="24"/>
              <w:szCs w:val="24"/>
            </w:rPr>
          </w:rPrChange>
        </w:rPr>
        <w:t xml:space="preserve">surgically resected PDACs, including </w:t>
      </w:r>
      <w:r w:rsidR="0082763D" w:rsidRPr="00BE3786">
        <w:rPr>
          <w:rFonts w:ascii="Arial" w:hAnsi="Arial" w:cs="Arial"/>
          <w:bCs/>
          <w:sz w:val="22"/>
          <w:rPrChange w:id="594" w:author="Guo, Shicheng" w:date="2019-11-07T17:21:00Z">
            <w:rPr>
              <w:rFonts w:ascii="Times New Roman" w:hAnsi="Times New Roman" w:cs="Times New Roman"/>
              <w:bCs/>
              <w:sz w:val="24"/>
              <w:szCs w:val="24"/>
            </w:rPr>
          </w:rPrChange>
        </w:rPr>
        <w:t>6</w:t>
      </w:r>
      <w:r w:rsidRPr="00BE3786">
        <w:rPr>
          <w:rFonts w:ascii="Arial" w:hAnsi="Arial" w:cs="Arial"/>
          <w:bCs/>
          <w:sz w:val="22"/>
          <w:rPrChange w:id="595" w:author="Guo, Shicheng" w:date="2019-11-07T17:21:00Z">
            <w:rPr>
              <w:rFonts w:ascii="Times New Roman" w:hAnsi="Times New Roman" w:cs="Times New Roman"/>
              <w:bCs/>
              <w:sz w:val="24"/>
              <w:szCs w:val="24"/>
            </w:rPr>
          </w:rPrChange>
        </w:rPr>
        <w:t xml:space="preserve"> males and </w:t>
      </w:r>
      <w:r w:rsidR="0082763D" w:rsidRPr="00BE3786">
        <w:rPr>
          <w:rFonts w:ascii="Arial" w:hAnsi="Arial" w:cs="Arial"/>
          <w:bCs/>
          <w:sz w:val="22"/>
          <w:rPrChange w:id="596" w:author="Guo, Shicheng" w:date="2019-11-07T17:21:00Z">
            <w:rPr>
              <w:rFonts w:ascii="Times New Roman" w:hAnsi="Times New Roman" w:cs="Times New Roman"/>
              <w:bCs/>
              <w:sz w:val="24"/>
              <w:szCs w:val="24"/>
            </w:rPr>
          </w:rPrChange>
        </w:rPr>
        <w:t>8</w:t>
      </w:r>
      <w:r w:rsidRPr="00BE3786">
        <w:rPr>
          <w:rFonts w:ascii="Arial" w:hAnsi="Arial" w:cs="Arial"/>
          <w:bCs/>
          <w:sz w:val="22"/>
          <w:rPrChange w:id="597" w:author="Guo, Shicheng" w:date="2019-11-07T17:21:00Z">
            <w:rPr>
              <w:rFonts w:ascii="Times New Roman" w:hAnsi="Times New Roman" w:cs="Times New Roman"/>
              <w:bCs/>
              <w:sz w:val="24"/>
              <w:szCs w:val="24"/>
            </w:rPr>
          </w:rPrChange>
        </w:rPr>
        <w:t xml:space="preserve"> females. The median age of the patients was 64 years (range, </w:t>
      </w:r>
      <w:r w:rsidR="0082763D" w:rsidRPr="00BE3786">
        <w:rPr>
          <w:rFonts w:ascii="Arial" w:hAnsi="Arial" w:cs="Arial"/>
          <w:bCs/>
          <w:sz w:val="22"/>
          <w:rPrChange w:id="598" w:author="Guo, Shicheng" w:date="2019-11-07T17:21:00Z">
            <w:rPr>
              <w:rFonts w:ascii="Times New Roman" w:hAnsi="Times New Roman" w:cs="Times New Roman"/>
              <w:bCs/>
              <w:sz w:val="24"/>
              <w:szCs w:val="24"/>
            </w:rPr>
          </w:rPrChange>
        </w:rPr>
        <w:t>44</w:t>
      </w:r>
      <w:r w:rsidRPr="00BE3786">
        <w:rPr>
          <w:rFonts w:ascii="Arial" w:hAnsi="Arial" w:cs="Arial"/>
          <w:bCs/>
          <w:sz w:val="22"/>
          <w:rPrChange w:id="599" w:author="Guo, Shicheng" w:date="2019-11-07T17:21:00Z">
            <w:rPr>
              <w:rFonts w:ascii="Times New Roman" w:hAnsi="Times New Roman" w:cs="Times New Roman"/>
              <w:bCs/>
              <w:sz w:val="24"/>
              <w:szCs w:val="24"/>
            </w:rPr>
          </w:rPrChange>
        </w:rPr>
        <w:t xml:space="preserve">-69 years). </w:t>
      </w:r>
      <w:r w:rsidR="007329D5" w:rsidRPr="00BE3786">
        <w:rPr>
          <w:rFonts w:ascii="Arial" w:hAnsi="Arial" w:cs="Arial"/>
          <w:bCs/>
          <w:sz w:val="22"/>
          <w:rPrChange w:id="600" w:author="Guo, Shicheng" w:date="2019-11-07T17:21:00Z">
            <w:rPr>
              <w:rFonts w:ascii="Times New Roman" w:hAnsi="Times New Roman" w:cs="Times New Roman"/>
              <w:bCs/>
              <w:sz w:val="24"/>
              <w:szCs w:val="24"/>
            </w:rPr>
          </w:rPrChange>
        </w:rPr>
        <w:t>T</w:t>
      </w:r>
      <w:r w:rsidR="007329D5" w:rsidRPr="00BE3786">
        <w:rPr>
          <w:rFonts w:ascii="Arial" w:hAnsi="Arial" w:cs="Arial"/>
          <w:bCs/>
          <w:sz w:val="22"/>
          <w:rPrChange w:id="601" w:author="Guo, Shicheng" w:date="2019-11-07T17:21:00Z">
            <w:rPr>
              <w:rFonts w:ascii="Times New Roman" w:hAnsi="Times New Roman" w:cs="Times New Roman" w:hint="eastAsia"/>
              <w:bCs/>
              <w:sz w:val="24"/>
              <w:szCs w:val="24"/>
            </w:rPr>
          </w:rPrChange>
        </w:rPr>
        <w:t>wo</w:t>
      </w:r>
      <w:r w:rsidRPr="00BE3786">
        <w:rPr>
          <w:rFonts w:ascii="Arial" w:hAnsi="Arial" w:cs="Arial"/>
          <w:bCs/>
          <w:sz w:val="22"/>
          <w:rPrChange w:id="602" w:author="Guo, Shicheng" w:date="2019-11-07T17:21:00Z">
            <w:rPr>
              <w:rFonts w:ascii="Times New Roman" w:hAnsi="Times New Roman" w:cs="Times New Roman"/>
              <w:bCs/>
              <w:sz w:val="24"/>
              <w:szCs w:val="24"/>
            </w:rPr>
          </w:rPrChange>
        </w:rPr>
        <w:t xml:space="preserve"> patient</w:t>
      </w:r>
      <w:r w:rsidR="007329D5" w:rsidRPr="00BE3786">
        <w:rPr>
          <w:rFonts w:ascii="Arial" w:hAnsi="Arial" w:cs="Arial"/>
          <w:bCs/>
          <w:sz w:val="22"/>
          <w:rPrChange w:id="603" w:author="Guo, Shicheng" w:date="2019-11-07T17:21:00Z">
            <w:rPr>
              <w:rFonts w:ascii="Times New Roman" w:hAnsi="Times New Roman" w:cs="Times New Roman"/>
              <w:bCs/>
              <w:sz w:val="24"/>
              <w:szCs w:val="24"/>
            </w:rPr>
          </w:rPrChange>
        </w:rPr>
        <w:t>s</w:t>
      </w:r>
      <w:r w:rsidRPr="00BE3786">
        <w:rPr>
          <w:rFonts w:ascii="Arial" w:hAnsi="Arial" w:cs="Arial"/>
          <w:bCs/>
          <w:sz w:val="22"/>
          <w:rPrChange w:id="604" w:author="Guo, Shicheng" w:date="2019-11-07T17:21:00Z">
            <w:rPr>
              <w:rFonts w:ascii="Times New Roman" w:hAnsi="Times New Roman" w:cs="Times New Roman"/>
              <w:bCs/>
              <w:sz w:val="24"/>
              <w:szCs w:val="24"/>
            </w:rPr>
          </w:rPrChange>
        </w:rPr>
        <w:t xml:space="preserve"> w</w:t>
      </w:r>
      <w:r w:rsidR="007329D5" w:rsidRPr="00BE3786">
        <w:rPr>
          <w:rFonts w:ascii="Arial" w:hAnsi="Arial" w:cs="Arial"/>
          <w:bCs/>
          <w:sz w:val="22"/>
          <w:rPrChange w:id="605" w:author="Guo, Shicheng" w:date="2019-11-07T17:21:00Z">
            <w:rPr>
              <w:rFonts w:ascii="Times New Roman" w:hAnsi="Times New Roman" w:cs="Times New Roman"/>
              <w:bCs/>
              <w:sz w:val="24"/>
              <w:szCs w:val="24"/>
            </w:rPr>
          </w:rPrChange>
        </w:rPr>
        <w:t>ere</w:t>
      </w:r>
      <w:r w:rsidRPr="00BE3786">
        <w:rPr>
          <w:rFonts w:ascii="Arial" w:hAnsi="Arial" w:cs="Arial"/>
          <w:bCs/>
          <w:sz w:val="22"/>
          <w:rPrChange w:id="606" w:author="Guo, Shicheng" w:date="2019-11-07T17:21:00Z">
            <w:rPr>
              <w:rFonts w:ascii="Times New Roman" w:hAnsi="Times New Roman" w:cs="Times New Roman"/>
              <w:bCs/>
              <w:sz w:val="24"/>
              <w:szCs w:val="24"/>
            </w:rPr>
          </w:rPrChange>
        </w:rPr>
        <w:t xml:space="preserve"> in stage IB, </w:t>
      </w:r>
      <w:r w:rsidR="007329D5" w:rsidRPr="00BE3786">
        <w:rPr>
          <w:rFonts w:ascii="Arial" w:hAnsi="Arial" w:cs="Arial"/>
          <w:bCs/>
          <w:sz w:val="22"/>
          <w:rPrChange w:id="607" w:author="Guo, Shicheng" w:date="2019-11-07T17:21:00Z">
            <w:rPr>
              <w:rFonts w:ascii="Times New Roman" w:hAnsi="Times New Roman" w:cs="Times New Roman"/>
              <w:bCs/>
              <w:sz w:val="24"/>
              <w:szCs w:val="24"/>
            </w:rPr>
          </w:rPrChange>
        </w:rPr>
        <w:t>5</w:t>
      </w:r>
      <w:r w:rsidRPr="00BE3786">
        <w:rPr>
          <w:rFonts w:ascii="Arial" w:hAnsi="Arial" w:cs="Arial"/>
          <w:bCs/>
          <w:sz w:val="22"/>
          <w:rPrChange w:id="608" w:author="Guo, Shicheng" w:date="2019-11-07T17:21:00Z">
            <w:rPr>
              <w:rFonts w:ascii="Times New Roman" w:hAnsi="Times New Roman" w:cs="Times New Roman"/>
              <w:bCs/>
              <w:sz w:val="24"/>
              <w:szCs w:val="24"/>
            </w:rPr>
          </w:rPrChange>
        </w:rPr>
        <w:t xml:space="preserve"> in stage IIA</w:t>
      </w:r>
      <w:r w:rsidR="007329D5" w:rsidRPr="00BE3786">
        <w:rPr>
          <w:rFonts w:ascii="Arial" w:hAnsi="Arial" w:cs="Arial"/>
          <w:bCs/>
          <w:sz w:val="22"/>
          <w:rPrChange w:id="609" w:author="Guo, Shicheng" w:date="2019-11-07T17:21:00Z">
            <w:rPr>
              <w:rFonts w:ascii="Times New Roman" w:hAnsi="Times New Roman" w:cs="Times New Roman"/>
              <w:bCs/>
              <w:sz w:val="24"/>
              <w:szCs w:val="24"/>
            </w:rPr>
          </w:rPrChange>
        </w:rPr>
        <w:t>,</w:t>
      </w:r>
      <w:r w:rsidRPr="00BE3786">
        <w:rPr>
          <w:rFonts w:ascii="Arial" w:hAnsi="Arial" w:cs="Arial"/>
          <w:bCs/>
          <w:sz w:val="22"/>
          <w:rPrChange w:id="610" w:author="Guo, Shicheng" w:date="2019-11-07T17:21:00Z">
            <w:rPr>
              <w:rFonts w:ascii="Times New Roman" w:hAnsi="Times New Roman" w:cs="Times New Roman"/>
              <w:bCs/>
              <w:sz w:val="24"/>
              <w:szCs w:val="24"/>
            </w:rPr>
          </w:rPrChange>
        </w:rPr>
        <w:t xml:space="preserve"> </w:t>
      </w:r>
      <w:r w:rsidR="007329D5" w:rsidRPr="00BE3786">
        <w:rPr>
          <w:rFonts w:ascii="Arial" w:hAnsi="Arial" w:cs="Arial"/>
          <w:bCs/>
          <w:sz w:val="22"/>
          <w:rPrChange w:id="611" w:author="Guo, Shicheng" w:date="2019-11-07T17:21:00Z">
            <w:rPr>
              <w:rFonts w:ascii="Times New Roman" w:hAnsi="Times New Roman" w:cs="Times New Roman"/>
              <w:bCs/>
              <w:sz w:val="24"/>
              <w:szCs w:val="24"/>
            </w:rPr>
          </w:rPrChange>
        </w:rPr>
        <w:t>6</w:t>
      </w:r>
      <w:r w:rsidRPr="00BE3786">
        <w:rPr>
          <w:rFonts w:ascii="Arial" w:hAnsi="Arial" w:cs="Arial"/>
          <w:bCs/>
          <w:sz w:val="22"/>
          <w:rPrChange w:id="612" w:author="Guo, Shicheng" w:date="2019-11-07T17:21:00Z">
            <w:rPr>
              <w:rFonts w:ascii="Times New Roman" w:hAnsi="Times New Roman" w:cs="Times New Roman"/>
              <w:bCs/>
              <w:sz w:val="24"/>
              <w:szCs w:val="24"/>
            </w:rPr>
          </w:rPrChange>
        </w:rPr>
        <w:t xml:space="preserve"> in stage IIB</w:t>
      </w:r>
      <w:r w:rsidR="007329D5" w:rsidRPr="00BE3786">
        <w:rPr>
          <w:rFonts w:ascii="Arial" w:hAnsi="Arial" w:cs="Arial"/>
          <w:bCs/>
          <w:sz w:val="22"/>
          <w:rPrChange w:id="613" w:author="Guo, Shicheng" w:date="2019-11-07T17:21:00Z">
            <w:rPr>
              <w:rFonts w:ascii="Times New Roman" w:hAnsi="Times New Roman" w:cs="Times New Roman"/>
              <w:bCs/>
              <w:sz w:val="24"/>
              <w:szCs w:val="24"/>
            </w:rPr>
          </w:rPrChange>
        </w:rPr>
        <w:t xml:space="preserve"> and one patient was in stage III</w:t>
      </w:r>
      <w:r w:rsidRPr="00BE3786">
        <w:rPr>
          <w:rFonts w:ascii="Arial" w:hAnsi="Arial" w:cs="Arial"/>
          <w:bCs/>
          <w:sz w:val="22"/>
          <w:rPrChange w:id="614" w:author="Guo, Shicheng" w:date="2019-11-07T17:21:00Z">
            <w:rPr>
              <w:rFonts w:ascii="Times New Roman" w:hAnsi="Times New Roman" w:cs="Times New Roman"/>
              <w:bCs/>
              <w:sz w:val="24"/>
              <w:szCs w:val="24"/>
            </w:rPr>
          </w:rPrChange>
        </w:rPr>
        <w:t xml:space="preserve">. </w:t>
      </w:r>
      <w:r w:rsidR="00587C29" w:rsidRPr="00BE3786">
        <w:rPr>
          <w:rFonts w:ascii="Arial" w:hAnsi="Arial" w:cs="Arial"/>
          <w:bCs/>
          <w:sz w:val="22"/>
          <w:rPrChange w:id="615" w:author="Guo, Shicheng" w:date="2019-11-07T17:21:00Z">
            <w:rPr>
              <w:rFonts w:ascii="Times New Roman" w:hAnsi="Times New Roman" w:cs="Times New Roman"/>
              <w:bCs/>
              <w:sz w:val="24"/>
              <w:szCs w:val="24"/>
            </w:rPr>
          </w:rPrChange>
        </w:rPr>
        <w:t>83.3% (5/6)</w:t>
      </w:r>
      <w:r w:rsidRPr="00BE3786">
        <w:rPr>
          <w:rFonts w:ascii="Arial" w:hAnsi="Arial" w:cs="Arial"/>
          <w:bCs/>
          <w:sz w:val="22"/>
          <w:rPrChange w:id="616" w:author="Guo, Shicheng" w:date="2019-11-07T17:21:00Z">
            <w:rPr>
              <w:rFonts w:ascii="Times New Roman" w:hAnsi="Times New Roman" w:cs="Times New Roman"/>
              <w:bCs/>
              <w:sz w:val="24"/>
              <w:szCs w:val="24"/>
            </w:rPr>
          </w:rPrChange>
        </w:rPr>
        <w:t xml:space="preserve"> male</w:t>
      </w:r>
      <w:r w:rsidR="00587C29" w:rsidRPr="00BE3786">
        <w:rPr>
          <w:rFonts w:ascii="Arial" w:hAnsi="Arial" w:cs="Arial"/>
          <w:bCs/>
          <w:sz w:val="22"/>
          <w:rPrChange w:id="617" w:author="Guo, Shicheng" w:date="2019-11-07T17:21:00Z">
            <w:rPr>
              <w:rFonts w:ascii="Times New Roman" w:hAnsi="Times New Roman" w:cs="Times New Roman"/>
              <w:bCs/>
              <w:sz w:val="24"/>
              <w:szCs w:val="24"/>
            </w:rPr>
          </w:rPrChange>
        </w:rPr>
        <w:t xml:space="preserve"> and 12.5% (1/8)</w:t>
      </w:r>
      <w:r w:rsidR="004C1CA0" w:rsidRPr="00BE3786">
        <w:rPr>
          <w:rFonts w:ascii="Arial" w:hAnsi="Arial" w:cs="Arial"/>
          <w:bCs/>
          <w:sz w:val="22"/>
          <w:rPrChange w:id="618" w:author="Guo, Shicheng" w:date="2019-11-07T17:21:00Z">
            <w:rPr>
              <w:rFonts w:ascii="Times New Roman" w:hAnsi="Times New Roman" w:cs="Times New Roman"/>
              <w:bCs/>
              <w:sz w:val="24"/>
              <w:szCs w:val="24"/>
            </w:rPr>
          </w:rPrChange>
        </w:rPr>
        <w:t xml:space="preserve"> female patients</w:t>
      </w:r>
      <w:r w:rsidRPr="00BE3786">
        <w:rPr>
          <w:rFonts w:ascii="Arial" w:hAnsi="Arial" w:cs="Arial"/>
          <w:bCs/>
          <w:sz w:val="22"/>
          <w:rPrChange w:id="619" w:author="Guo, Shicheng" w:date="2019-11-07T17:21:00Z">
            <w:rPr>
              <w:rFonts w:ascii="Times New Roman" w:hAnsi="Times New Roman" w:cs="Times New Roman"/>
              <w:bCs/>
              <w:sz w:val="24"/>
              <w:szCs w:val="24"/>
            </w:rPr>
          </w:rPrChange>
        </w:rPr>
        <w:t xml:space="preserve"> had smoking history; of these, </w:t>
      </w:r>
      <w:r w:rsidR="000D2F39" w:rsidRPr="00BE3786">
        <w:rPr>
          <w:rFonts w:ascii="Arial" w:hAnsi="Arial" w:cs="Arial"/>
          <w:bCs/>
          <w:sz w:val="22"/>
          <w:rPrChange w:id="620" w:author="Guo, Shicheng" w:date="2019-11-07T17:21:00Z">
            <w:rPr>
              <w:rFonts w:ascii="Times New Roman" w:hAnsi="Times New Roman" w:cs="Times New Roman"/>
              <w:bCs/>
              <w:sz w:val="24"/>
              <w:szCs w:val="24"/>
            </w:rPr>
          </w:rPrChange>
        </w:rPr>
        <w:t>only one male</w:t>
      </w:r>
      <w:r w:rsidRPr="00BE3786">
        <w:rPr>
          <w:rFonts w:ascii="Arial" w:hAnsi="Arial" w:cs="Arial"/>
          <w:bCs/>
          <w:sz w:val="22"/>
          <w:rPrChange w:id="621" w:author="Guo, Shicheng" w:date="2019-11-07T17:21:00Z">
            <w:rPr>
              <w:rFonts w:ascii="Times New Roman" w:hAnsi="Times New Roman" w:cs="Times New Roman"/>
              <w:bCs/>
              <w:sz w:val="24"/>
              <w:szCs w:val="24"/>
            </w:rPr>
          </w:rPrChange>
        </w:rPr>
        <w:t xml:space="preserve"> was former smoker. </w:t>
      </w:r>
      <w:r w:rsidR="000D2F39" w:rsidRPr="00BE3786">
        <w:rPr>
          <w:rFonts w:ascii="Arial" w:hAnsi="Arial" w:cs="Arial"/>
          <w:bCs/>
          <w:sz w:val="22"/>
          <w:rPrChange w:id="622" w:author="Guo, Shicheng" w:date="2019-11-07T17:21:00Z">
            <w:rPr>
              <w:rFonts w:ascii="Times New Roman" w:hAnsi="Times New Roman" w:cs="Times New Roman"/>
              <w:bCs/>
              <w:sz w:val="24"/>
              <w:szCs w:val="24"/>
            </w:rPr>
          </w:rPrChange>
        </w:rPr>
        <w:t>85.7</w:t>
      </w:r>
      <w:r w:rsidRPr="00BE3786">
        <w:rPr>
          <w:rFonts w:ascii="Arial" w:hAnsi="Arial" w:cs="Arial"/>
          <w:bCs/>
          <w:sz w:val="22"/>
          <w:rPrChange w:id="623" w:author="Guo, Shicheng" w:date="2019-11-07T17:21:00Z">
            <w:rPr>
              <w:rFonts w:ascii="Times New Roman" w:hAnsi="Times New Roman" w:cs="Times New Roman"/>
              <w:bCs/>
              <w:sz w:val="24"/>
              <w:szCs w:val="24"/>
            </w:rPr>
          </w:rPrChange>
        </w:rPr>
        <w:t>% (</w:t>
      </w:r>
      <w:r w:rsidR="000D2F39" w:rsidRPr="00BE3786">
        <w:rPr>
          <w:rFonts w:ascii="Arial" w:hAnsi="Arial" w:cs="Arial"/>
          <w:bCs/>
          <w:sz w:val="22"/>
          <w:rPrChange w:id="624" w:author="Guo, Shicheng" w:date="2019-11-07T17:21:00Z">
            <w:rPr>
              <w:rFonts w:ascii="Times New Roman" w:hAnsi="Times New Roman" w:cs="Times New Roman"/>
              <w:bCs/>
              <w:sz w:val="24"/>
              <w:szCs w:val="24"/>
            </w:rPr>
          </w:rPrChange>
        </w:rPr>
        <w:t>12</w:t>
      </w:r>
      <w:r w:rsidRPr="00BE3786">
        <w:rPr>
          <w:rFonts w:ascii="Arial" w:hAnsi="Arial" w:cs="Arial"/>
          <w:bCs/>
          <w:sz w:val="22"/>
          <w:rPrChange w:id="625" w:author="Guo, Shicheng" w:date="2019-11-07T17:21:00Z">
            <w:rPr>
              <w:rFonts w:ascii="Times New Roman" w:hAnsi="Times New Roman" w:cs="Times New Roman"/>
              <w:bCs/>
              <w:sz w:val="24"/>
              <w:szCs w:val="24"/>
            </w:rPr>
          </w:rPrChange>
        </w:rPr>
        <w:t>/</w:t>
      </w:r>
      <w:r w:rsidR="000D2F39" w:rsidRPr="00BE3786">
        <w:rPr>
          <w:rFonts w:ascii="Arial" w:hAnsi="Arial" w:cs="Arial"/>
          <w:bCs/>
          <w:sz w:val="22"/>
          <w:rPrChange w:id="626" w:author="Guo, Shicheng" w:date="2019-11-07T17:21:00Z">
            <w:rPr>
              <w:rFonts w:ascii="Times New Roman" w:hAnsi="Times New Roman" w:cs="Times New Roman"/>
              <w:bCs/>
              <w:sz w:val="24"/>
              <w:szCs w:val="24"/>
            </w:rPr>
          </w:rPrChange>
        </w:rPr>
        <w:t>14</w:t>
      </w:r>
      <w:r w:rsidRPr="00BE3786">
        <w:rPr>
          <w:rFonts w:ascii="Arial" w:hAnsi="Arial" w:cs="Arial"/>
          <w:bCs/>
          <w:sz w:val="22"/>
          <w:rPrChange w:id="627" w:author="Guo, Shicheng" w:date="2019-11-07T17:21:00Z">
            <w:rPr>
              <w:rFonts w:ascii="Times New Roman" w:hAnsi="Times New Roman" w:cs="Times New Roman"/>
              <w:bCs/>
              <w:sz w:val="24"/>
              <w:szCs w:val="24"/>
            </w:rPr>
          </w:rPrChange>
        </w:rPr>
        <w:t>) of the patients had a history of chronic disease, including hypertension, hyperlipidemia and diabetes. No patients received chemotherapy or radiation therapy before surgery. The clinical characteristics of the patients are showed in Table S1.</w:t>
      </w:r>
    </w:p>
    <w:p w14:paraId="13E2E6BC" w14:textId="2C4B430F" w:rsidR="001B0942" w:rsidRPr="00BE3786" w:rsidRDefault="00E55810" w:rsidP="00BE3786">
      <w:pPr>
        <w:spacing w:beforeLines="50" w:before="156" w:afterLines="50" w:after="156"/>
        <w:rPr>
          <w:rFonts w:ascii="Arial" w:hAnsi="Arial" w:cs="Arial"/>
          <w:sz w:val="22"/>
          <w:rPrChange w:id="628" w:author="Guo, Shicheng" w:date="2019-11-07T17:21:00Z">
            <w:rPr>
              <w:rFonts w:ascii="Times New Roman" w:hAnsi="Times New Roman" w:cs="Times New Roman"/>
              <w:sz w:val="24"/>
              <w:szCs w:val="24"/>
            </w:rPr>
          </w:rPrChange>
        </w:rPr>
        <w:pPrChange w:id="629" w:author="Guo, Shicheng" w:date="2019-11-07T17:21:00Z">
          <w:pPr>
            <w:spacing w:beforeLines="50" w:before="156" w:afterLines="50" w:after="156" w:line="360" w:lineRule="auto"/>
          </w:pPr>
        </w:pPrChange>
      </w:pPr>
      <w:r w:rsidRPr="00BE3786">
        <w:rPr>
          <w:rFonts w:ascii="Arial" w:hAnsi="Arial" w:cs="Arial"/>
          <w:b/>
          <w:sz w:val="22"/>
          <w:rPrChange w:id="630" w:author="Guo, Shicheng" w:date="2019-11-07T17:21:00Z">
            <w:rPr>
              <w:rFonts w:ascii="Times New Roman" w:hAnsi="Times New Roman" w:cs="Times New Roman"/>
              <w:b/>
              <w:sz w:val="24"/>
              <w:szCs w:val="24"/>
            </w:rPr>
          </w:rPrChange>
        </w:rPr>
        <w:t xml:space="preserve">Identification of somatic mutations and driver gene mutations. </w:t>
      </w:r>
      <w:bookmarkStart w:id="631" w:name="_Hlk162933"/>
      <w:r w:rsidRPr="00BE3786">
        <w:rPr>
          <w:rFonts w:ascii="Arial" w:hAnsi="Arial" w:cs="Arial"/>
          <w:sz w:val="22"/>
          <w:rPrChange w:id="632" w:author="Guo, Shicheng" w:date="2019-11-07T17:21:00Z">
            <w:rPr>
              <w:rFonts w:ascii="Times New Roman" w:hAnsi="Times New Roman" w:cs="Times New Roman"/>
              <w:sz w:val="24"/>
              <w:szCs w:val="24"/>
            </w:rPr>
          </w:rPrChange>
        </w:rPr>
        <w:t xml:space="preserve">We performed multi-region WES with a median depth of </w:t>
      </w:r>
      <w:r w:rsidR="001B5EA0" w:rsidRPr="00BE3786">
        <w:rPr>
          <w:rFonts w:ascii="Arial" w:hAnsi="Arial" w:cs="Arial"/>
          <w:sz w:val="22"/>
          <w:rPrChange w:id="633" w:author="Guo, Shicheng" w:date="2019-11-07T17:21:00Z">
            <w:rPr>
              <w:rFonts w:ascii="Times New Roman" w:hAnsi="Times New Roman" w:cs="Times New Roman"/>
              <w:sz w:val="24"/>
              <w:szCs w:val="24"/>
            </w:rPr>
          </w:rPrChange>
        </w:rPr>
        <w:t>243</w:t>
      </w:r>
      <w:r w:rsidR="001B5EA0" w:rsidRPr="00BE3786">
        <w:rPr>
          <w:rFonts w:ascii="Arial" w:hAnsi="Arial" w:cs="Arial"/>
          <w:sz w:val="22"/>
          <w:rPrChange w:id="634" w:author="Guo, Shicheng" w:date="2019-11-07T17:21:00Z">
            <w:rPr>
              <w:rFonts w:ascii="Times New Roman" w:hAnsi="Times New Roman" w:cs="Times New Roman" w:hint="eastAsia"/>
              <w:sz w:val="24"/>
              <w:szCs w:val="24"/>
            </w:rPr>
          </w:rPrChange>
        </w:rPr>
        <w:t>×</w:t>
      </w:r>
      <w:r w:rsidRPr="00BE3786">
        <w:rPr>
          <w:rFonts w:ascii="Arial" w:hAnsi="Arial" w:cs="Arial"/>
          <w:sz w:val="22"/>
          <w:rPrChange w:id="635" w:author="Guo, Shicheng" w:date="2019-11-07T17:21:00Z">
            <w:rPr>
              <w:rFonts w:ascii="Times New Roman" w:hAnsi="Times New Roman" w:cs="Times New Roman"/>
              <w:sz w:val="24"/>
              <w:szCs w:val="24"/>
            </w:rPr>
          </w:rPrChange>
        </w:rPr>
        <w:t xml:space="preserve">. </w:t>
      </w:r>
      <w:r w:rsidR="00A95B74" w:rsidRPr="00BE3786">
        <w:rPr>
          <w:rFonts w:ascii="Arial" w:hAnsi="Arial" w:cs="Arial"/>
          <w:sz w:val="22"/>
          <w:rPrChange w:id="636" w:author="Guo, Shicheng" w:date="2019-11-07T17:21:00Z">
            <w:rPr>
              <w:rFonts w:ascii="Times New Roman" w:hAnsi="Times New Roman" w:cs="Times New Roman"/>
              <w:sz w:val="24"/>
              <w:szCs w:val="24"/>
            </w:rPr>
          </w:rPrChange>
        </w:rPr>
        <w:t>The degree of diversity in somatic mutations among lesions in the same patient was large (Fig 1A</w:t>
      </w:r>
      <w:r w:rsidR="00D1084A" w:rsidRPr="00BE3786">
        <w:rPr>
          <w:rFonts w:ascii="Arial" w:hAnsi="Arial" w:cs="Arial"/>
          <w:sz w:val="22"/>
          <w:rPrChange w:id="637" w:author="Guo, Shicheng" w:date="2019-11-07T17:21:00Z">
            <w:rPr>
              <w:rFonts w:ascii="Times New Roman" w:hAnsi="Times New Roman" w:cs="Times New Roman"/>
              <w:sz w:val="24"/>
              <w:szCs w:val="24"/>
            </w:rPr>
          </w:rPrChange>
        </w:rPr>
        <w:t>, Fig S1</w:t>
      </w:r>
      <w:r w:rsidR="00A95B74" w:rsidRPr="00BE3786">
        <w:rPr>
          <w:rFonts w:ascii="Arial" w:hAnsi="Arial" w:cs="Arial"/>
          <w:sz w:val="22"/>
          <w:rPrChange w:id="638" w:author="Guo, Shicheng" w:date="2019-11-07T17:21:00Z">
            <w:rPr>
              <w:rFonts w:ascii="Times New Roman" w:hAnsi="Times New Roman" w:cs="Times New Roman"/>
              <w:sz w:val="24"/>
              <w:szCs w:val="24"/>
            </w:rPr>
          </w:rPrChange>
        </w:rPr>
        <w:t xml:space="preserve">). </w:t>
      </w:r>
      <w:r w:rsidRPr="00BE3786">
        <w:rPr>
          <w:rFonts w:ascii="Arial" w:hAnsi="Arial" w:cs="Arial"/>
          <w:sz w:val="22"/>
          <w:rPrChange w:id="639" w:author="Guo, Shicheng" w:date="2019-11-07T17:21:00Z">
            <w:rPr>
              <w:rFonts w:ascii="Times New Roman" w:hAnsi="Times New Roman" w:cs="Times New Roman"/>
              <w:sz w:val="24"/>
              <w:szCs w:val="24"/>
            </w:rPr>
          </w:rPrChange>
        </w:rPr>
        <w:t>According to IntOGen Mutations list of putative driver genes</w:t>
      </w:r>
      <w:r w:rsidR="00870C74" w:rsidRPr="00BE3786">
        <w:rPr>
          <w:rFonts w:ascii="Arial" w:hAnsi="Arial" w:cs="Arial"/>
          <w:sz w:val="22"/>
          <w:rPrChange w:id="640" w:author="Guo, Shicheng" w:date="2019-11-07T17:21:00Z">
            <w:rPr/>
          </w:rPrChange>
        </w:rPr>
        <w:fldChar w:fldCharType="begin"/>
      </w:r>
      <w:r w:rsidR="00870C74" w:rsidRPr="00BE3786">
        <w:rPr>
          <w:rFonts w:ascii="Arial" w:hAnsi="Arial" w:cs="Arial"/>
          <w:sz w:val="22"/>
          <w:rPrChange w:id="641" w:author="Guo, Shicheng" w:date="2019-11-07T17:21:00Z">
            <w:rPr/>
          </w:rPrChange>
        </w:rPr>
        <w:instrText xml:space="preserve"> HYPERLINK \l "_ENREF_13" \o "Gonzalez-Perez, 2013 #75" </w:instrText>
      </w:r>
      <w:r w:rsidR="00870C74" w:rsidRPr="00BE3786">
        <w:rPr>
          <w:rFonts w:ascii="Arial" w:hAnsi="Arial" w:cs="Arial"/>
          <w:sz w:val="22"/>
          <w:rPrChange w:id="642" w:author="Guo, Shicheng" w:date="2019-11-07T17:21:00Z">
            <w:rPr/>
          </w:rPrChange>
        </w:rPr>
        <w:fldChar w:fldCharType="separate"/>
      </w:r>
      <w:r w:rsidR="000670AD" w:rsidRPr="00BE3786">
        <w:rPr>
          <w:rFonts w:ascii="Arial" w:hAnsi="Arial" w:cs="Arial"/>
          <w:sz w:val="22"/>
          <w:rPrChange w:id="643" w:author="Guo, Shicheng" w:date="2019-11-07T17:21:00Z">
            <w:rPr>
              <w:rFonts w:ascii="Times New Roman" w:hAnsi="Times New Roman" w:cs="Times New Roman"/>
              <w:sz w:val="24"/>
              <w:szCs w:val="24"/>
            </w:rPr>
          </w:rPrChange>
        </w:rPr>
        <w:fldChar w:fldCharType="begin"/>
      </w:r>
      <w:r w:rsidR="000670AD" w:rsidRPr="00BE3786">
        <w:rPr>
          <w:rFonts w:ascii="Arial" w:hAnsi="Arial" w:cs="Arial"/>
          <w:sz w:val="22"/>
          <w:rPrChange w:id="644" w:author="Guo, Shicheng" w:date="2019-11-07T17:21:00Z">
            <w:rPr>
              <w:rFonts w:ascii="Times New Roman" w:hAnsi="Times New Roman" w:cs="Times New Roman"/>
              <w:sz w:val="24"/>
              <w:szCs w:val="24"/>
            </w:rPr>
          </w:rPrChange>
        </w:rPr>
        <w:instrText xml:space="preserve"> ADDIN EN.CITE &lt;EndNote&gt;&lt;Cite&gt;&lt;Author&gt;Gonzalez-Perez&lt;/Author&gt;&lt;Year&gt;2013&lt;/Year&gt;&lt;RecNum&gt;75&lt;/RecNum&gt;&lt;DisplayText&gt;&lt;style face="superscript"&gt;13&lt;/style&gt;&lt;/DisplayText&gt;&lt;record&gt;&lt;rec-number&gt;75&lt;/rec-number&gt;&lt;foreign-keys&gt;&lt;key app="EN" db-id="fasrp05zxatapyee2r6xr0elpwrp02vx9ef2"&gt;75&lt;/key&gt;&lt;/foreign-keys&gt;&lt;ref-type name="Journal Article"&gt;17&lt;/ref-type&gt;&lt;contributors&gt;&lt;authors&gt;&lt;author&gt;Gonzalez-Perez, A.&lt;/author&gt;&lt;author&gt;Perez-Llamas, C.&lt;/author&gt;&lt;author&gt;Deu-Pons, J.&lt;/author&gt;&lt;author&gt;Tamborero, D.&lt;/author&gt;&lt;author&gt;Schroeder, M. P.&lt;/author&gt;&lt;author&gt;Jene-Sanz, A.&lt;/author&gt;&lt;author&gt;Santos, A.&lt;/author&gt;&lt;author&gt;Lopez-Bigas, N.&lt;/author&gt;&lt;/authors&gt;&lt;/contributors&gt;&lt;auth-address&gt;Research Unit on Biomedical Informatics, Department of Experimental and Health Sciences, Pompeu Fabra University, Barcelona, Spain.&lt;/auth-address&gt;&lt;titles&gt;&lt;title&gt;IntOGen-mutations identifies cancer drivers across tumor types&lt;/title&gt;&lt;secondary-title&gt;Nat Methods&lt;/secondary-title&gt;&lt;alt-title&gt;Nature methods&lt;/alt-title&gt;&lt;/titles&gt;&lt;periodical&gt;&lt;full-title&gt;Nat Methods&lt;/full-title&gt;&lt;abbr-1&gt;Nature methods&lt;/abbr-1&gt;&lt;/periodical&gt;&lt;alt-periodical&gt;&lt;full-title&gt;Nat Methods&lt;/full-title&gt;&lt;abbr-1&gt;Nature methods&lt;/abbr-1&gt;&lt;/alt-periodical&gt;&lt;pages&gt;1081-2&lt;/pages&gt;&lt;volume&gt;10&lt;/volume&gt;&lt;number&gt;11&lt;/number&gt;&lt;keywords&gt;&lt;keyword&gt;Exome&lt;/keyword&gt;&lt;keyword&gt;Humans&lt;/keyword&gt;&lt;keyword&gt;*Mutation&lt;/keyword&gt;&lt;keyword&gt;Neoplasms/classification/*genetics/pathology&lt;/keyword&gt;&lt;/keywords&gt;&lt;dates&gt;&lt;year&gt;2013&lt;/year&gt;&lt;pub-dates&gt;&lt;date&gt;Nov&lt;/date&gt;&lt;/pub-dates&gt;&lt;/dates&gt;&lt;isbn&gt;1548-7105 (Electronic)&amp;#xD;1548-7091 (Linking)&lt;/isbn&gt;&lt;accession-num&gt;24037244&lt;/accession-num&gt;&lt;urls&gt;&lt;related-urls&gt;&lt;url&gt;http://www.ncbi.nlm.nih.gov/pubmed/24037244&lt;/url&gt;&lt;/related-urls&gt;&lt;/urls&gt;&lt;custom2&gt;5758042&lt;/custom2&gt;&lt;electronic-resource-num&gt;10.1038/nmeth.2642&lt;/electronic-resource-num&gt;&lt;/record&gt;&lt;/Cite&gt;&lt;/EndNote&gt;</w:instrText>
      </w:r>
      <w:r w:rsidR="000670AD" w:rsidRPr="00BE3786">
        <w:rPr>
          <w:rFonts w:ascii="Arial" w:hAnsi="Arial" w:cs="Arial"/>
          <w:sz w:val="22"/>
          <w:rPrChange w:id="645" w:author="Guo, Shicheng" w:date="2019-11-07T17:21:00Z">
            <w:rPr>
              <w:rFonts w:ascii="Times New Roman" w:hAnsi="Times New Roman" w:cs="Times New Roman"/>
              <w:sz w:val="24"/>
              <w:szCs w:val="24"/>
            </w:rPr>
          </w:rPrChange>
        </w:rPr>
        <w:fldChar w:fldCharType="separate"/>
      </w:r>
      <w:r w:rsidR="000670AD" w:rsidRPr="00BE3786">
        <w:rPr>
          <w:rFonts w:ascii="Arial" w:hAnsi="Arial" w:cs="Arial"/>
          <w:noProof/>
          <w:sz w:val="22"/>
          <w:vertAlign w:val="superscript"/>
          <w:rPrChange w:id="646" w:author="Guo, Shicheng" w:date="2019-11-07T17:21:00Z">
            <w:rPr>
              <w:rFonts w:ascii="Times New Roman" w:hAnsi="Times New Roman" w:cs="Times New Roman"/>
              <w:noProof/>
              <w:sz w:val="24"/>
              <w:szCs w:val="24"/>
              <w:vertAlign w:val="superscript"/>
            </w:rPr>
          </w:rPrChange>
        </w:rPr>
        <w:t>13</w:t>
      </w:r>
      <w:r w:rsidR="000670AD" w:rsidRPr="00BE3786">
        <w:rPr>
          <w:rFonts w:ascii="Arial" w:hAnsi="Arial" w:cs="Arial"/>
          <w:sz w:val="22"/>
          <w:rPrChange w:id="647" w:author="Guo, Shicheng" w:date="2019-11-07T17:21:00Z">
            <w:rPr>
              <w:rFonts w:ascii="Times New Roman" w:hAnsi="Times New Roman" w:cs="Times New Roman"/>
              <w:sz w:val="24"/>
              <w:szCs w:val="24"/>
            </w:rPr>
          </w:rPrChange>
        </w:rPr>
        <w:fldChar w:fldCharType="end"/>
      </w:r>
      <w:r w:rsidR="00870C74" w:rsidRPr="00BE3786">
        <w:rPr>
          <w:rFonts w:ascii="Arial" w:hAnsi="Arial" w:cs="Arial"/>
          <w:sz w:val="22"/>
          <w:rPrChange w:id="648" w:author="Guo, Shicheng" w:date="2019-11-07T17:21:00Z">
            <w:rPr>
              <w:rFonts w:ascii="Times New Roman" w:hAnsi="Times New Roman" w:cs="Times New Roman"/>
              <w:sz w:val="24"/>
              <w:szCs w:val="24"/>
            </w:rPr>
          </w:rPrChange>
        </w:rPr>
        <w:fldChar w:fldCharType="end"/>
      </w:r>
      <w:r w:rsidRPr="00BE3786">
        <w:rPr>
          <w:rFonts w:ascii="Arial" w:hAnsi="Arial" w:cs="Arial"/>
          <w:sz w:val="22"/>
          <w:rPrChange w:id="649" w:author="Guo, Shicheng" w:date="2019-11-07T17:21:00Z">
            <w:rPr>
              <w:rFonts w:ascii="Times New Roman" w:hAnsi="Times New Roman" w:cs="Times New Roman"/>
              <w:sz w:val="24"/>
              <w:szCs w:val="24"/>
            </w:rPr>
          </w:rPrChange>
        </w:rPr>
        <w:t>, we classified nonsynonymous variants into putative driver and passenger gene mutations. There were significant differences between different cases (P&lt;0.01</w:t>
      </w:r>
      <w:r w:rsidR="002F4B45" w:rsidRPr="00BE3786">
        <w:rPr>
          <w:rFonts w:ascii="Arial" w:hAnsi="Arial" w:cs="Arial"/>
          <w:sz w:val="22"/>
          <w:rPrChange w:id="650" w:author="Guo, Shicheng" w:date="2019-11-07T17:21:00Z">
            <w:rPr>
              <w:rFonts w:ascii="Times New Roman" w:hAnsi="Times New Roman" w:cs="Times New Roman"/>
              <w:sz w:val="24"/>
              <w:szCs w:val="24"/>
            </w:rPr>
          </w:rPrChange>
        </w:rPr>
        <w:t>5</w:t>
      </w:r>
      <w:r w:rsidRPr="00BE3786">
        <w:rPr>
          <w:rFonts w:ascii="Arial" w:hAnsi="Arial" w:cs="Arial"/>
          <w:sz w:val="22"/>
          <w:rPrChange w:id="651" w:author="Guo, Shicheng" w:date="2019-11-07T17:21:00Z">
            <w:rPr>
              <w:rFonts w:ascii="Times New Roman" w:hAnsi="Times New Roman" w:cs="Times New Roman"/>
              <w:sz w:val="24"/>
              <w:szCs w:val="24"/>
            </w:rPr>
          </w:rPrChange>
        </w:rPr>
        <w:t>), but the differences within the case was not significant</w:t>
      </w:r>
      <w:r w:rsidR="00A95B74" w:rsidRPr="00BE3786">
        <w:rPr>
          <w:rFonts w:ascii="Arial" w:hAnsi="Arial" w:cs="Arial"/>
          <w:sz w:val="22"/>
          <w:rPrChange w:id="652" w:author="Guo, Shicheng" w:date="2019-11-07T17:21:00Z">
            <w:rPr>
              <w:rFonts w:ascii="Times New Roman" w:hAnsi="Times New Roman" w:cs="Times New Roman"/>
              <w:sz w:val="24"/>
              <w:szCs w:val="24"/>
            </w:rPr>
          </w:rPrChange>
        </w:rPr>
        <w:t xml:space="preserve"> (Fig 1B)</w:t>
      </w:r>
      <w:r w:rsidRPr="00BE3786">
        <w:rPr>
          <w:rFonts w:ascii="Arial" w:hAnsi="Arial" w:cs="Arial"/>
          <w:sz w:val="22"/>
          <w:rPrChange w:id="653" w:author="Guo, Shicheng" w:date="2019-11-07T17:21:00Z">
            <w:rPr>
              <w:rFonts w:ascii="Times New Roman" w:hAnsi="Times New Roman" w:cs="Times New Roman"/>
              <w:sz w:val="24"/>
              <w:szCs w:val="24"/>
            </w:rPr>
          </w:rPrChange>
        </w:rPr>
        <w:t xml:space="preserve">. The most common driver gene mutations occurred in </w:t>
      </w:r>
      <w:r w:rsidR="00113376" w:rsidRPr="00BE3786">
        <w:rPr>
          <w:rFonts w:ascii="Arial" w:hAnsi="Arial" w:cs="Arial"/>
          <w:i/>
          <w:sz w:val="22"/>
          <w:rPrChange w:id="654" w:author="Guo, Shicheng" w:date="2019-11-07T17:21:00Z">
            <w:rPr>
              <w:rFonts w:ascii="Times New Roman" w:hAnsi="Times New Roman" w:cs="Times New Roman"/>
              <w:i/>
              <w:sz w:val="24"/>
              <w:szCs w:val="24"/>
            </w:rPr>
          </w:rPrChange>
        </w:rPr>
        <w:t>KRAS</w:t>
      </w:r>
      <w:r w:rsidR="00113376" w:rsidRPr="00BE3786">
        <w:rPr>
          <w:rFonts w:ascii="Arial" w:hAnsi="Arial" w:cs="Arial"/>
          <w:sz w:val="22"/>
          <w:rPrChange w:id="655" w:author="Guo, Shicheng" w:date="2019-11-07T17:21:00Z">
            <w:rPr>
              <w:rFonts w:ascii="Times New Roman" w:hAnsi="Times New Roman" w:cs="Times New Roman"/>
              <w:sz w:val="24"/>
              <w:szCs w:val="24"/>
            </w:rPr>
          </w:rPrChange>
        </w:rPr>
        <w:t xml:space="preserve"> (</w:t>
      </w:r>
      <w:r w:rsidR="00A95B74" w:rsidRPr="00BE3786">
        <w:rPr>
          <w:rFonts w:ascii="Arial" w:hAnsi="Arial" w:cs="Arial"/>
          <w:sz w:val="22"/>
          <w:rPrChange w:id="656" w:author="Guo, Shicheng" w:date="2019-11-07T17:21:00Z">
            <w:rPr>
              <w:rFonts w:ascii="Times New Roman" w:hAnsi="Times New Roman" w:cs="Times New Roman"/>
              <w:sz w:val="24"/>
              <w:szCs w:val="24"/>
            </w:rPr>
          </w:rPrChange>
        </w:rPr>
        <w:t>82</w:t>
      </w:r>
      <w:r w:rsidR="00113376" w:rsidRPr="00BE3786">
        <w:rPr>
          <w:rFonts w:ascii="Arial" w:hAnsi="Arial" w:cs="Arial"/>
          <w:sz w:val="22"/>
          <w:rPrChange w:id="657" w:author="Guo, Shicheng" w:date="2019-11-07T17:21:00Z">
            <w:rPr>
              <w:rFonts w:ascii="Times New Roman" w:hAnsi="Times New Roman" w:cs="Times New Roman"/>
              <w:sz w:val="24"/>
              <w:szCs w:val="24"/>
            </w:rPr>
          </w:rPrChange>
        </w:rPr>
        <w:t xml:space="preserve">%), </w:t>
      </w:r>
      <w:r w:rsidR="00A95B74" w:rsidRPr="00BE3786">
        <w:rPr>
          <w:rFonts w:ascii="Arial" w:hAnsi="Arial" w:cs="Arial"/>
          <w:i/>
          <w:sz w:val="22"/>
          <w:rPrChange w:id="658" w:author="Guo, Shicheng" w:date="2019-11-07T17:21:00Z">
            <w:rPr>
              <w:rFonts w:ascii="Times New Roman" w:hAnsi="Times New Roman" w:cs="Times New Roman"/>
              <w:i/>
              <w:sz w:val="24"/>
              <w:szCs w:val="24"/>
            </w:rPr>
          </w:rPrChange>
        </w:rPr>
        <w:t>TP53</w:t>
      </w:r>
      <w:r w:rsidR="00A95B74" w:rsidRPr="00BE3786">
        <w:rPr>
          <w:rFonts w:ascii="Arial" w:hAnsi="Arial" w:cs="Arial"/>
          <w:sz w:val="22"/>
          <w:rPrChange w:id="659" w:author="Guo, Shicheng" w:date="2019-11-07T17:21:00Z">
            <w:rPr>
              <w:rFonts w:ascii="Times New Roman" w:hAnsi="Times New Roman" w:cs="Times New Roman"/>
              <w:sz w:val="24"/>
              <w:szCs w:val="24"/>
            </w:rPr>
          </w:rPrChange>
        </w:rPr>
        <w:t xml:space="preserve"> (60%),</w:t>
      </w:r>
      <w:r w:rsidR="00A95B74" w:rsidRPr="00BE3786">
        <w:rPr>
          <w:rFonts w:ascii="Arial" w:hAnsi="Arial" w:cs="Arial"/>
          <w:i/>
          <w:iCs/>
          <w:sz w:val="22"/>
          <w:rPrChange w:id="660" w:author="Guo, Shicheng" w:date="2019-11-07T17:21:00Z">
            <w:rPr>
              <w:rFonts w:ascii="Times New Roman" w:hAnsi="Times New Roman" w:cs="Times New Roman"/>
              <w:i/>
              <w:iCs/>
              <w:sz w:val="24"/>
              <w:szCs w:val="24"/>
            </w:rPr>
          </w:rPrChange>
        </w:rPr>
        <w:t xml:space="preserve"> CDKN2A</w:t>
      </w:r>
      <w:r w:rsidR="00113376" w:rsidRPr="00BE3786">
        <w:rPr>
          <w:rFonts w:ascii="Arial" w:hAnsi="Arial" w:cs="Arial"/>
          <w:sz w:val="22"/>
          <w:rPrChange w:id="661" w:author="Guo, Shicheng" w:date="2019-11-07T17:21:00Z">
            <w:rPr>
              <w:rFonts w:ascii="Times New Roman" w:hAnsi="Times New Roman" w:cs="Times New Roman"/>
              <w:sz w:val="24"/>
              <w:szCs w:val="24"/>
            </w:rPr>
          </w:rPrChange>
        </w:rPr>
        <w:t xml:space="preserve"> (</w:t>
      </w:r>
      <w:r w:rsidR="00A95B74" w:rsidRPr="00BE3786">
        <w:rPr>
          <w:rFonts w:ascii="Arial" w:hAnsi="Arial" w:cs="Arial"/>
          <w:sz w:val="22"/>
          <w:rPrChange w:id="662" w:author="Guo, Shicheng" w:date="2019-11-07T17:21:00Z">
            <w:rPr>
              <w:rFonts w:ascii="Times New Roman" w:hAnsi="Times New Roman" w:cs="Times New Roman"/>
              <w:sz w:val="24"/>
              <w:szCs w:val="24"/>
            </w:rPr>
          </w:rPrChange>
        </w:rPr>
        <w:t>33</w:t>
      </w:r>
      <w:r w:rsidR="00113376" w:rsidRPr="00BE3786">
        <w:rPr>
          <w:rFonts w:ascii="Arial" w:hAnsi="Arial" w:cs="Arial"/>
          <w:sz w:val="22"/>
          <w:rPrChange w:id="663" w:author="Guo, Shicheng" w:date="2019-11-07T17:21:00Z">
            <w:rPr>
              <w:rFonts w:ascii="Times New Roman" w:hAnsi="Times New Roman" w:cs="Times New Roman"/>
              <w:sz w:val="24"/>
              <w:szCs w:val="24"/>
            </w:rPr>
          </w:rPrChange>
        </w:rPr>
        <w:t xml:space="preserve">%) </w:t>
      </w:r>
      <w:r w:rsidR="00113376" w:rsidRPr="00BE3786">
        <w:rPr>
          <w:rFonts w:ascii="Arial" w:hAnsi="Arial" w:cs="Arial"/>
          <w:sz w:val="22"/>
          <w:rPrChange w:id="664" w:author="Guo, Shicheng" w:date="2019-11-07T17:21:00Z">
            <w:rPr>
              <w:rFonts w:ascii="Times New Roman" w:hAnsi="Times New Roman" w:cs="Times New Roman" w:hint="eastAsia"/>
              <w:sz w:val="24"/>
              <w:szCs w:val="24"/>
            </w:rPr>
          </w:rPrChange>
        </w:rPr>
        <w:t>and</w:t>
      </w:r>
      <w:r w:rsidR="00113376" w:rsidRPr="00BE3786">
        <w:rPr>
          <w:rFonts w:ascii="Arial" w:hAnsi="Arial" w:cs="Arial"/>
          <w:sz w:val="22"/>
          <w:rPrChange w:id="665" w:author="Guo, Shicheng" w:date="2019-11-07T17:21:00Z">
            <w:rPr>
              <w:rFonts w:ascii="Times New Roman" w:hAnsi="Times New Roman" w:cs="Times New Roman"/>
              <w:sz w:val="24"/>
              <w:szCs w:val="24"/>
            </w:rPr>
          </w:rPrChange>
        </w:rPr>
        <w:t xml:space="preserve"> </w:t>
      </w:r>
      <w:r w:rsidR="00A95B74" w:rsidRPr="00BE3786">
        <w:rPr>
          <w:rFonts w:ascii="Arial" w:hAnsi="Arial" w:cs="Arial"/>
          <w:i/>
          <w:iCs/>
          <w:sz w:val="22"/>
          <w:rPrChange w:id="666" w:author="Guo, Shicheng" w:date="2019-11-07T17:21:00Z">
            <w:rPr>
              <w:rFonts w:ascii="Times New Roman" w:hAnsi="Times New Roman" w:cs="Times New Roman"/>
              <w:i/>
              <w:iCs/>
              <w:sz w:val="24"/>
              <w:szCs w:val="24"/>
            </w:rPr>
          </w:rPrChange>
        </w:rPr>
        <w:t>SMAD4</w:t>
      </w:r>
      <w:r w:rsidR="00A95B74" w:rsidRPr="00BE3786">
        <w:rPr>
          <w:rFonts w:ascii="Arial" w:hAnsi="Arial" w:cs="Arial"/>
          <w:sz w:val="22"/>
          <w:rPrChange w:id="667" w:author="Guo, Shicheng" w:date="2019-11-07T17:21:00Z">
            <w:rPr>
              <w:rFonts w:ascii="Times New Roman" w:hAnsi="Times New Roman" w:cs="Times New Roman"/>
              <w:sz w:val="24"/>
              <w:szCs w:val="24"/>
            </w:rPr>
          </w:rPrChange>
        </w:rPr>
        <w:t xml:space="preserve"> </w:t>
      </w:r>
      <w:r w:rsidR="001B0942" w:rsidRPr="00BE3786">
        <w:rPr>
          <w:rFonts w:ascii="Arial" w:hAnsi="Arial" w:cs="Arial"/>
          <w:sz w:val="22"/>
          <w:rPrChange w:id="668" w:author="Guo, Shicheng" w:date="2019-11-07T17:21:00Z">
            <w:rPr>
              <w:rFonts w:ascii="Times New Roman" w:hAnsi="Times New Roman" w:cs="Times New Roman"/>
              <w:sz w:val="24"/>
              <w:szCs w:val="24"/>
            </w:rPr>
          </w:rPrChange>
        </w:rPr>
        <w:t xml:space="preserve">(13%) </w:t>
      </w:r>
      <w:r w:rsidRPr="00BE3786">
        <w:rPr>
          <w:rFonts w:ascii="Arial" w:hAnsi="Arial" w:cs="Arial"/>
          <w:sz w:val="22"/>
          <w:rPrChange w:id="669" w:author="Guo, Shicheng" w:date="2019-11-07T17:21:00Z">
            <w:rPr>
              <w:rFonts w:ascii="Times New Roman" w:hAnsi="Times New Roman" w:cs="Times New Roman"/>
              <w:sz w:val="24"/>
              <w:szCs w:val="24"/>
            </w:rPr>
          </w:rPrChange>
        </w:rPr>
        <w:t>across different regions</w:t>
      </w:r>
      <w:r w:rsidR="00A95B74" w:rsidRPr="00BE3786">
        <w:rPr>
          <w:rFonts w:ascii="Arial" w:hAnsi="Arial" w:cs="Arial"/>
          <w:sz w:val="22"/>
          <w:rPrChange w:id="670" w:author="Guo, Shicheng" w:date="2019-11-07T17:21:00Z">
            <w:rPr>
              <w:rFonts w:ascii="Times New Roman" w:hAnsi="Times New Roman" w:cs="Times New Roman"/>
              <w:sz w:val="24"/>
              <w:szCs w:val="24"/>
            </w:rPr>
          </w:rPrChange>
        </w:rPr>
        <w:t>, which is consistent with the previous studies</w:t>
      </w:r>
      <w:r w:rsidR="00870C74" w:rsidRPr="00BE3786">
        <w:rPr>
          <w:rFonts w:ascii="Arial" w:hAnsi="Arial" w:cs="Arial"/>
          <w:sz w:val="22"/>
          <w:rPrChange w:id="671" w:author="Guo, Shicheng" w:date="2019-11-07T17:21:00Z">
            <w:rPr/>
          </w:rPrChange>
        </w:rPr>
        <w:fldChar w:fldCharType="begin"/>
      </w:r>
      <w:r w:rsidR="00870C74" w:rsidRPr="00BE3786">
        <w:rPr>
          <w:rFonts w:ascii="Arial" w:hAnsi="Arial" w:cs="Arial"/>
          <w:sz w:val="22"/>
          <w:rPrChange w:id="672" w:author="Guo, Shicheng" w:date="2019-11-07T17:21:00Z">
            <w:rPr/>
          </w:rPrChange>
        </w:rPr>
        <w:instrText xml:space="preserve"> HYPERLINK \l "_ENREF_14" \o "Makohon-Moore, 2016 #3318" </w:instrText>
      </w:r>
      <w:r w:rsidR="00870C74" w:rsidRPr="00BE3786">
        <w:rPr>
          <w:rFonts w:ascii="Arial" w:hAnsi="Arial" w:cs="Arial"/>
          <w:sz w:val="22"/>
          <w:rPrChange w:id="673" w:author="Guo, Shicheng" w:date="2019-11-07T17:21:00Z">
            <w:rPr/>
          </w:rPrChange>
        </w:rPr>
        <w:fldChar w:fldCharType="separate"/>
      </w:r>
      <w:r w:rsidR="000670AD" w:rsidRPr="00BE3786">
        <w:rPr>
          <w:rFonts w:ascii="Arial" w:hAnsi="Arial" w:cs="Arial"/>
          <w:sz w:val="22"/>
          <w:rPrChange w:id="674" w:author="Guo, Shicheng" w:date="2019-11-07T17:21:00Z">
            <w:rPr>
              <w:rFonts w:ascii="Times New Roman" w:hAnsi="Times New Roman" w:cs="Times New Roman"/>
              <w:sz w:val="24"/>
              <w:szCs w:val="24"/>
            </w:rPr>
          </w:rPrChange>
        </w:rPr>
        <w:fldChar w:fldCharType="begin">
          <w:fldData xml:space="preserve">PEVuZE5vdGU+PENpdGU+PEF1dGhvcj5NYWtvaG9uLU1vb3JlPC9BdXRob3I+PFllYXI+MjAxNjwv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</w:fldData>
        </w:fldChar>
      </w:r>
      <w:r w:rsidR="000670AD" w:rsidRPr="00BE3786">
        <w:rPr>
          <w:rFonts w:ascii="Arial" w:hAnsi="Arial" w:cs="Arial"/>
          <w:sz w:val="22"/>
          <w:rPrChange w:id="675" w:author="Guo, Shicheng" w:date="2019-11-07T17:21:00Z">
            <w:rPr>
              <w:rFonts w:ascii="Times New Roman" w:hAnsi="Times New Roman" w:cs="Times New Roman"/>
              <w:sz w:val="24"/>
              <w:szCs w:val="24"/>
            </w:rPr>
          </w:rPrChange>
        </w:rPr>
        <w:instrText xml:space="preserve"> ADDIN EN.CITE </w:instrText>
      </w:r>
      <w:r w:rsidR="000670AD" w:rsidRPr="00BE3786">
        <w:rPr>
          <w:rFonts w:ascii="Arial" w:hAnsi="Arial" w:cs="Arial"/>
          <w:sz w:val="22"/>
          <w:rPrChange w:id="676" w:author="Guo, Shicheng" w:date="2019-11-07T17:21:00Z">
            <w:rPr>
              <w:rFonts w:ascii="Times New Roman" w:hAnsi="Times New Roman" w:cs="Times New Roman"/>
              <w:sz w:val="24"/>
              <w:szCs w:val="24"/>
            </w:rPr>
          </w:rPrChange>
        </w:rPr>
        <w:fldChar w:fldCharType="begin">
          <w:fldData xml:space="preserve">PEVuZE5vdGU+PENpdGU+PEF1dGhvcj5NYWtvaG9uLU1vb3JlPC9BdXRob3I+PFllYXI+MjAxNjwv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</w:fldData>
        </w:fldChar>
      </w:r>
      <w:r w:rsidR="000670AD" w:rsidRPr="00BE3786">
        <w:rPr>
          <w:rFonts w:ascii="Arial" w:hAnsi="Arial" w:cs="Arial"/>
          <w:sz w:val="22"/>
          <w:rPrChange w:id="677" w:author="Guo, Shicheng" w:date="2019-11-07T17:21:00Z">
            <w:rPr>
              <w:rFonts w:ascii="Times New Roman" w:hAnsi="Times New Roman" w:cs="Times New Roman"/>
              <w:sz w:val="24"/>
              <w:szCs w:val="24"/>
            </w:rPr>
          </w:rPrChange>
        </w:rPr>
        <w:instrText xml:space="preserve"> ADDIN EN.CITE.DATA </w:instrText>
      </w:r>
      <w:r w:rsidR="000670AD" w:rsidRPr="00BE3786">
        <w:rPr>
          <w:rFonts w:ascii="Arial" w:hAnsi="Arial" w:cs="Arial"/>
          <w:sz w:val="22"/>
          <w:rPrChange w:id="678" w:author="Guo, Shicheng" w:date="2019-11-07T17:21:00Z">
            <w:rPr>
              <w:rFonts w:ascii="Times New Roman" w:hAnsi="Times New Roman" w:cs="Times New Roman"/>
              <w:sz w:val="24"/>
              <w:szCs w:val="24"/>
            </w:rPr>
          </w:rPrChange>
        </w:rPr>
      </w:r>
      <w:r w:rsidR="000670AD" w:rsidRPr="00BE3786">
        <w:rPr>
          <w:rFonts w:ascii="Arial" w:hAnsi="Arial" w:cs="Arial"/>
          <w:sz w:val="22"/>
          <w:rPrChange w:id="679" w:author="Guo, Shicheng" w:date="2019-11-07T17:21:00Z">
            <w:rPr>
              <w:rFonts w:ascii="Times New Roman" w:hAnsi="Times New Roman" w:cs="Times New Roman"/>
              <w:sz w:val="24"/>
              <w:szCs w:val="24"/>
            </w:rPr>
          </w:rPrChange>
        </w:rPr>
        <w:fldChar w:fldCharType="end"/>
      </w:r>
      <w:r w:rsidR="000670AD" w:rsidRPr="00BE3786">
        <w:rPr>
          <w:rFonts w:ascii="Arial" w:hAnsi="Arial" w:cs="Arial"/>
          <w:sz w:val="22"/>
          <w:rPrChange w:id="680" w:author="Guo, Shicheng" w:date="2019-11-07T17:21:00Z">
            <w:rPr>
              <w:rFonts w:ascii="Times New Roman" w:hAnsi="Times New Roman" w:cs="Times New Roman"/>
              <w:sz w:val="24"/>
              <w:szCs w:val="24"/>
            </w:rPr>
          </w:rPrChange>
        </w:rPr>
      </w:r>
      <w:r w:rsidR="000670AD" w:rsidRPr="00BE3786">
        <w:rPr>
          <w:rFonts w:ascii="Arial" w:hAnsi="Arial" w:cs="Arial"/>
          <w:sz w:val="22"/>
          <w:rPrChange w:id="681" w:author="Guo, Shicheng" w:date="2019-11-07T17:21:00Z">
            <w:rPr>
              <w:rFonts w:ascii="Times New Roman" w:hAnsi="Times New Roman" w:cs="Times New Roman"/>
              <w:sz w:val="24"/>
              <w:szCs w:val="24"/>
            </w:rPr>
          </w:rPrChange>
        </w:rPr>
        <w:fldChar w:fldCharType="separate"/>
      </w:r>
      <w:r w:rsidR="000670AD" w:rsidRPr="00BE3786">
        <w:rPr>
          <w:rFonts w:ascii="Arial" w:hAnsi="Arial" w:cs="Arial"/>
          <w:noProof/>
          <w:sz w:val="22"/>
          <w:vertAlign w:val="superscript"/>
          <w:rPrChange w:id="682" w:author="Guo, Shicheng" w:date="2019-11-07T17:21:00Z">
            <w:rPr>
              <w:rFonts w:ascii="Times New Roman" w:hAnsi="Times New Roman" w:cs="Times New Roman"/>
              <w:noProof/>
              <w:sz w:val="24"/>
              <w:szCs w:val="24"/>
              <w:vertAlign w:val="superscript"/>
            </w:rPr>
          </w:rPrChange>
        </w:rPr>
        <w:t>14</w:t>
      </w:r>
      <w:r w:rsidR="000670AD" w:rsidRPr="00BE3786">
        <w:rPr>
          <w:rFonts w:ascii="Arial" w:hAnsi="Arial" w:cs="Arial"/>
          <w:sz w:val="22"/>
          <w:rPrChange w:id="683" w:author="Guo, Shicheng" w:date="2019-11-07T17:21:00Z">
            <w:rPr>
              <w:rFonts w:ascii="Times New Roman" w:hAnsi="Times New Roman" w:cs="Times New Roman"/>
              <w:sz w:val="24"/>
              <w:szCs w:val="24"/>
            </w:rPr>
          </w:rPrChange>
        </w:rPr>
        <w:fldChar w:fldCharType="end"/>
      </w:r>
      <w:r w:rsidR="00870C74" w:rsidRPr="00BE3786">
        <w:rPr>
          <w:rFonts w:ascii="Arial" w:hAnsi="Arial" w:cs="Arial"/>
          <w:sz w:val="22"/>
          <w:rPrChange w:id="684" w:author="Guo, Shicheng" w:date="2019-11-07T17:21:00Z">
            <w:rPr>
              <w:rFonts w:ascii="Times New Roman" w:hAnsi="Times New Roman" w:cs="Times New Roman"/>
              <w:sz w:val="24"/>
              <w:szCs w:val="24"/>
            </w:rPr>
          </w:rPrChange>
        </w:rPr>
        <w:fldChar w:fldCharType="end"/>
      </w:r>
      <w:r w:rsidR="00A95B74" w:rsidRPr="00BE3786">
        <w:rPr>
          <w:rFonts w:ascii="Arial" w:hAnsi="Arial" w:cs="Arial"/>
          <w:sz w:val="22"/>
          <w:rPrChange w:id="685" w:author="Guo, Shicheng" w:date="2019-11-07T17:21:00Z">
            <w:rPr>
              <w:rFonts w:ascii="Times New Roman" w:hAnsi="Times New Roman" w:cs="Times New Roman"/>
              <w:sz w:val="24"/>
              <w:szCs w:val="24"/>
            </w:rPr>
          </w:rPrChange>
        </w:rPr>
        <w:t xml:space="preserve">. </w:t>
      </w:r>
      <w:r w:rsidRPr="00BE3786">
        <w:rPr>
          <w:rFonts w:ascii="Arial" w:hAnsi="Arial" w:cs="Arial"/>
          <w:sz w:val="22"/>
          <w:rPrChange w:id="686" w:author="Guo, Shicheng" w:date="2019-11-07T17:21:00Z">
            <w:rPr>
              <w:rFonts w:ascii="Times New Roman" w:hAnsi="Times New Roman" w:cs="Times New Roman"/>
              <w:sz w:val="24"/>
              <w:szCs w:val="24"/>
            </w:rPr>
          </w:rPrChange>
        </w:rPr>
        <w:t xml:space="preserve">Missense mutation was the most common type of mutation, along with </w:t>
      </w:r>
      <w:r w:rsidR="00254E54" w:rsidRPr="00BE3786">
        <w:rPr>
          <w:rFonts w:ascii="Arial" w:hAnsi="Arial" w:cs="Arial"/>
          <w:sz w:val="22"/>
          <w:rPrChange w:id="687" w:author="Guo, Shicheng" w:date="2019-11-07T17:21:00Z">
            <w:rPr>
              <w:rFonts w:ascii="Times New Roman" w:hAnsi="Times New Roman" w:hint="eastAsia"/>
              <w:sz w:val="24"/>
              <w:szCs w:val="24"/>
            </w:rPr>
          </w:rPrChange>
        </w:rPr>
        <w:t>non</w:t>
      </w:r>
      <w:r w:rsidR="00254E54" w:rsidRPr="00BE3786">
        <w:rPr>
          <w:rFonts w:ascii="Arial" w:hAnsi="Arial" w:cs="Arial"/>
          <w:sz w:val="22"/>
          <w:rPrChange w:id="688" w:author="Guo, Shicheng" w:date="2019-11-07T17:21:00Z">
            <w:rPr>
              <w:rFonts w:ascii="Times New Roman" w:hAnsi="Times New Roman"/>
              <w:sz w:val="24"/>
              <w:szCs w:val="24"/>
            </w:rPr>
          </w:rPrChange>
        </w:rPr>
        <w:t xml:space="preserve">sense mutation, </w:t>
      </w:r>
      <w:r w:rsidRPr="00BE3786">
        <w:rPr>
          <w:rFonts w:ascii="Arial" w:hAnsi="Arial" w:cs="Arial"/>
          <w:sz w:val="22"/>
          <w:rPrChange w:id="689" w:author="Guo, Shicheng" w:date="2019-11-07T17:21:00Z">
            <w:rPr>
              <w:rFonts w:ascii="Times New Roman" w:hAnsi="Times New Roman" w:cs="Times New Roman"/>
              <w:sz w:val="24"/>
              <w:szCs w:val="24"/>
            </w:rPr>
          </w:rPrChange>
        </w:rPr>
        <w:t xml:space="preserve">splice site, </w:t>
      </w:r>
      <w:r w:rsidR="00254E54" w:rsidRPr="00BE3786">
        <w:rPr>
          <w:rFonts w:ascii="Arial" w:hAnsi="Arial" w:cs="Arial"/>
          <w:sz w:val="22"/>
          <w:rPrChange w:id="690" w:author="Guo, Shicheng" w:date="2019-11-07T17:21:00Z">
            <w:rPr>
              <w:rFonts w:ascii="Times New Roman" w:hAnsi="Times New Roman"/>
              <w:sz w:val="24"/>
              <w:szCs w:val="24"/>
            </w:rPr>
          </w:rPrChange>
        </w:rPr>
        <w:t xml:space="preserve">in frame del, </w:t>
      </w:r>
      <w:r w:rsidRPr="00BE3786">
        <w:rPr>
          <w:rFonts w:ascii="Arial" w:hAnsi="Arial" w:cs="Arial"/>
          <w:sz w:val="22"/>
          <w:rPrChange w:id="691" w:author="Guo, Shicheng" w:date="2019-11-07T17:21:00Z">
            <w:rPr>
              <w:rFonts w:ascii="Times New Roman" w:hAnsi="Times New Roman" w:cs="Times New Roman"/>
              <w:sz w:val="24"/>
              <w:szCs w:val="24"/>
            </w:rPr>
          </w:rPrChange>
        </w:rPr>
        <w:t xml:space="preserve">frame shift del, and so on. </w:t>
      </w:r>
      <w:r w:rsidR="001B0942" w:rsidRPr="00BE3786">
        <w:rPr>
          <w:rFonts w:ascii="Arial" w:hAnsi="Arial" w:cs="Arial"/>
          <w:sz w:val="22"/>
          <w:rPrChange w:id="692" w:author="Guo, Shicheng" w:date="2019-11-07T17:21:00Z">
            <w:rPr>
              <w:rFonts w:ascii="Times New Roman" w:hAnsi="Times New Roman" w:cs="Times New Roman"/>
              <w:sz w:val="24"/>
              <w:szCs w:val="24"/>
            </w:rPr>
          </w:rPrChange>
        </w:rPr>
        <w:t>We further classified the nonsynonymous variants into trunk, branch, and private. Trunk represented mutations that were present in all three regions of the tumor. Branch represented mutations that were present in two regions. And private represented mutations that were present in only one region</w:t>
      </w:r>
      <w:r w:rsidR="001B0942" w:rsidRPr="00BE3786">
        <w:rPr>
          <w:rFonts w:ascii="Arial" w:hAnsi="Arial" w:cs="Arial"/>
          <w:sz w:val="22"/>
          <w:rPrChange w:id="693" w:author="Guo, Shicheng" w:date="2019-11-07T17:21:00Z">
            <w:rPr>
              <w:rFonts w:ascii="Times New Roman" w:hAnsi="Times New Roman" w:cs="Times New Roman" w:hint="eastAsia"/>
              <w:sz w:val="24"/>
              <w:szCs w:val="24"/>
            </w:rPr>
          </w:rPrChange>
        </w:rPr>
        <w:t>.</w:t>
      </w:r>
      <w:r w:rsidR="001B0942" w:rsidRPr="00BE3786">
        <w:rPr>
          <w:rFonts w:ascii="Arial" w:hAnsi="Arial" w:cs="Arial"/>
          <w:sz w:val="22"/>
          <w:rPrChange w:id="694" w:author="Guo, Shicheng" w:date="2019-11-07T17:21:00Z">
            <w:rPr>
              <w:rFonts w:ascii="Times New Roman" w:hAnsi="Times New Roman" w:cs="Times New Roman"/>
              <w:sz w:val="24"/>
              <w:szCs w:val="24"/>
            </w:rPr>
          </w:rPrChange>
        </w:rPr>
        <w:t xml:space="preserve"> O</w:t>
      </w:r>
      <w:r w:rsidR="001B0942" w:rsidRPr="00BE3786">
        <w:rPr>
          <w:rFonts w:ascii="Arial" w:hAnsi="Arial" w:cs="Arial"/>
          <w:sz w:val="22"/>
          <w:rPrChange w:id="695" w:author="Guo, Shicheng" w:date="2019-11-07T17:21:00Z">
            <w:rPr>
              <w:rFonts w:ascii="Times New Roman" w:hAnsi="Times New Roman" w:cs="Times New Roman" w:hint="eastAsia"/>
              <w:sz w:val="24"/>
              <w:szCs w:val="24"/>
            </w:rPr>
          </w:rPrChange>
        </w:rPr>
        <w:t xml:space="preserve">n average, 9.3% of nonsynonymous variants were trunk, which were shared in all lesions. 4.5% of nonsynonymous variants were branch, </w:t>
      </w:r>
      <w:bookmarkStart w:id="696" w:name="OLE_LINK12"/>
      <w:bookmarkStart w:id="697" w:name="OLE_LINK13"/>
      <w:r w:rsidR="001B0942" w:rsidRPr="00BE3786">
        <w:rPr>
          <w:rFonts w:ascii="Arial" w:hAnsi="Arial" w:cs="Arial"/>
          <w:sz w:val="22"/>
          <w:rPrChange w:id="698" w:author="Guo, Shicheng" w:date="2019-11-07T17:21:00Z">
            <w:rPr>
              <w:rFonts w:ascii="Times New Roman" w:hAnsi="Times New Roman" w:cs="Times New Roman"/>
              <w:sz w:val="24"/>
              <w:szCs w:val="24"/>
            </w:rPr>
          </w:rPrChange>
        </w:rPr>
        <w:t>86.2%</w:t>
      </w:r>
      <w:bookmarkEnd w:id="696"/>
      <w:bookmarkEnd w:id="697"/>
      <w:r w:rsidR="001B0942" w:rsidRPr="00BE3786">
        <w:rPr>
          <w:rFonts w:ascii="Arial" w:hAnsi="Arial" w:cs="Arial"/>
          <w:sz w:val="22"/>
          <w:rPrChange w:id="699" w:author="Guo, Shicheng" w:date="2019-11-07T17:21:00Z">
            <w:rPr>
              <w:rFonts w:ascii="Times New Roman" w:hAnsi="Times New Roman" w:cs="Times New Roman"/>
              <w:sz w:val="24"/>
              <w:szCs w:val="24"/>
            </w:rPr>
          </w:rPrChange>
        </w:rPr>
        <w:t xml:space="preserve"> of nonsynonymous variants were private (Fig 1</w:t>
      </w:r>
      <w:r w:rsidR="00162612" w:rsidRPr="00BE3786">
        <w:rPr>
          <w:rFonts w:ascii="Arial" w:hAnsi="Arial" w:cs="Arial"/>
          <w:sz w:val="22"/>
          <w:rPrChange w:id="700" w:author="Guo, Shicheng" w:date="2019-11-07T17:21:00Z">
            <w:rPr>
              <w:rFonts w:ascii="Times New Roman" w:hAnsi="Times New Roman" w:cs="Times New Roman"/>
              <w:sz w:val="24"/>
              <w:szCs w:val="24"/>
            </w:rPr>
          </w:rPrChange>
        </w:rPr>
        <w:t>C</w:t>
      </w:r>
      <w:r w:rsidR="001B0942" w:rsidRPr="00BE3786">
        <w:rPr>
          <w:rFonts w:ascii="Arial" w:hAnsi="Arial" w:cs="Arial"/>
          <w:sz w:val="22"/>
          <w:rPrChange w:id="701" w:author="Guo, Shicheng" w:date="2019-11-07T17:21:00Z">
            <w:rPr>
              <w:rFonts w:ascii="Times New Roman" w:hAnsi="Times New Roman" w:cs="Times New Roman"/>
              <w:sz w:val="24"/>
              <w:szCs w:val="24"/>
            </w:rPr>
          </w:rPrChange>
        </w:rPr>
        <w:t>). There were significant differences in both the number of nonsynonymous variants and the number of driver gene mutations across different categories (P</w:t>
      </w:r>
      <w:r w:rsidR="001B0942" w:rsidRPr="00BE3786">
        <w:rPr>
          <w:rFonts w:ascii="Arial" w:hAnsi="Arial" w:cs="Arial"/>
          <w:sz w:val="22"/>
          <w:rPrChange w:id="702" w:author="Guo, Shicheng" w:date="2019-11-07T17:21:00Z">
            <w:rPr>
              <w:rFonts w:ascii="Times New Roman" w:hAnsi="Times New Roman" w:cs="Times New Roman" w:hint="eastAsia"/>
              <w:sz w:val="24"/>
              <w:szCs w:val="24"/>
            </w:rPr>
          </w:rPrChange>
        </w:rPr>
        <w:t>＜</w:t>
      </w:r>
      <w:r w:rsidR="001B0942" w:rsidRPr="00BE3786">
        <w:rPr>
          <w:rFonts w:ascii="Arial" w:hAnsi="Arial" w:cs="Arial"/>
          <w:sz w:val="22"/>
          <w:rPrChange w:id="703" w:author="Guo, Shicheng" w:date="2019-11-07T17:21:00Z">
            <w:rPr>
              <w:rFonts w:ascii="Times New Roman" w:hAnsi="Times New Roman" w:cs="Times New Roman"/>
              <w:sz w:val="24"/>
              <w:szCs w:val="24"/>
            </w:rPr>
          </w:rPrChange>
        </w:rPr>
        <w:t>0.001). This result suggested that genomic instability at the level of mutation during tumor development and confirmed the ITH in PDAC. Of note,</w:t>
      </w:r>
      <w:r w:rsidR="00162612" w:rsidRPr="00BE3786">
        <w:rPr>
          <w:rFonts w:ascii="Arial" w:hAnsi="Arial" w:cs="Arial"/>
          <w:sz w:val="22"/>
          <w:rPrChange w:id="704" w:author="Guo, Shicheng" w:date="2019-11-07T17:21:00Z">
            <w:rPr>
              <w:rFonts w:ascii="Times New Roman" w:hAnsi="Times New Roman" w:cs="Times New Roman" w:hint="eastAsia"/>
              <w:sz w:val="24"/>
              <w:szCs w:val="24"/>
            </w:rPr>
          </w:rPrChange>
        </w:rPr>
        <w:t xml:space="preserve"> </w:t>
      </w:r>
      <w:r w:rsidR="00162612" w:rsidRPr="00BE3786">
        <w:rPr>
          <w:rFonts w:ascii="Arial" w:hAnsi="Arial" w:cs="Arial"/>
          <w:sz w:val="22"/>
          <w:rPrChange w:id="705" w:author="Guo, Shicheng" w:date="2019-11-07T17:21:00Z">
            <w:rPr>
              <w:rFonts w:ascii="Times New Roman" w:hAnsi="Times New Roman" w:cs="Times New Roman"/>
              <w:sz w:val="24"/>
              <w:szCs w:val="24"/>
            </w:rPr>
          </w:rPrChange>
        </w:rPr>
        <w:t>although</w:t>
      </w:r>
      <w:r w:rsidR="001B0942" w:rsidRPr="00BE3786">
        <w:rPr>
          <w:rFonts w:ascii="Arial" w:hAnsi="Arial" w:cs="Arial"/>
          <w:sz w:val="22"/>
          <w:rPrChange w:id="706" w:author="Guo, Shicheng" w:date="2019-11-07T17:21:00Z">
            <w:rPr>
              <w:rFonts w:ascii="Times New Roman" w:hAnsi="Times New Roman" w:cs="Times New Roman"/>
              <w:sz w:val="24"/>
              <w:szCs w:val="24"/>
            </w:rPr>
          </w:rPrChange>
        </w:rPr>
        <w:t xml:space="preserve"> </w:t>
      </w:r>
      <w:r w:rsidR="00162612" w:rsidRPr="00BE3786">
        <w:rPr>
          <w:rFonts w:ascii="Arial" w:hAnsi="Arial" w:cs="Arial"/>
          <w:sz w:val="22"/>
          <w:rPrChange w:id="707" w:author="Guo, Shicheng" w:date="2019-11-07T17:21:00Z">
            <w:rPr>
              <w:rFonts w:ascii="Times New Roman" w:hAnsi="Times New Roman" w:cs="Times New Roman"/>
              <w:sz w:val="24"/>
              <w:szCs w:val="24"/>
            </w:rPr>
          </w:rPrChange>
        </w:rPr>
        <w:t>the somatic</w:t>
      </w:r>
      <w:r w:rsidR="001B0942" w:rsidRPr="00BE3786">
        <w:rPr>
          <w:rFonts w:ascii="Arial" w:hAnsi="Arial" w:cs="Arial"/>
          <w:sz w:val="22"/>
          <w:rPrChange w:id="708" w:author="Guo, Shicheng" w:date="2019-11-07T17:21:00Z">
            <w:rPr>
              <w:rFonts w:ascii="Times New Roman" w:hAnsi="Times New Roman" w:cs="Times New Roman"/>
              <w:sz w:val="24"/>
              <w:szCs w:val="24"/>
            </w:rPr>
          </w:rPrChange>
        </w:rPr>
        <w:t xml:space="preserve"> mutations identified as </w:t>
      </w:r>
      <w:r w:rsidR="00162612" w:rsidRPr="00BE3786">
        <w:rPr>
          <w:rFonts w:ascii="Arial" w:hAnsi="Arial" w:cs="Arial"/>
          <w:sz w:val="22"/>
          <w:rPrChange w:id="709" w:author="Guo, Shicheng" w:date="2019-11-07T17:21:00Z">
            <w:rPr>
              <w:rFonts w:ascii="Times New Roman" w:hAnsi="Times New Roman" w:cs="Times New Roman"/>
              <w:sz w:val="24"/>
              <w:szCs w:val="24"/>
            </w:rPr>
          </w:rPrChange>
        </w:rPr>
        <w:t>trunk</w:t>
      </w:r>
      <w:r w:rsidR="001B0942" w:rsidRPr="00BE3786">
        <w:rPr>
          <w:rFonts w:ascii="Arial" w:hAnsi="Arial" w:cs="Arial"/>
          <w:sz w:val="22"/>
          <w:rPrChange w:id="710" w:author="Guo, Shicheng" w:date="2019-11-07T17:21:00Z">
            <w:rPr>
              <w:rFonts w:ascii="Times New Roman" w:hAnsi="Times New Roman" w:cs="Times New Roman"/>
              <w:sz w:val="24"/>
              <w:szCs w:val="24"/>
            </w:rPr>
          </w:rPrChange>
        </w:rPr>
        <w:t xml:space="preserve"> was significantly less than </w:t>
      </w:r>
      <w:r w:rsidR="00162612" w:rsidRPr="00BE3786">
        <w:rPr>
          <w:rFonts w:ascii="Arial" w:hAnsi="Arial" w:cs="Arial"/>
          <w:sz w:val="22"/>
          <w:rPrChange w:id="711" w:author="Guo, Shicheng" w:date="2019-11-07T17:21:00Z">
            <w:rPr>
              <w:rFonts w:ascii="Times New Roman" w:hAnsi="Times New Roman" w:cs="Times New Roman"/>
              <w:sz w:val="24"/>
              <w:szCs w:val="24"/>
            </w:rPr>
          </w:rPrChange>
        </w:rPr>
        <w:t>branch and private</w:t>
      </w:r>
      <w:r w:rsidR="001B0942" w:rsidRPr="00BE3786">
        <w:rPr>
          <w:rFonts w:ascii="Arial" w:hAnsi="Arial" w:cs="Arial"/>
          <w:sz w:val="22"/>
          <w:rPrChange w:id="712" w:author="Guo, Shicheng" w:date="2019-11-07T17:21:00Z">
            <w:rPr>
              <w:rFonts w:ascii="Times New Roman" w:hAnsi="Times New Roman" w:cs="Times New Roman"/>
              <w:sz w:val="24"/>
              <w:szCs w:val="24"/>
            </w:rPr>
          </w:rPrChange>
        </w:rPr>
        <w:t xml:space="preserve">, </w:t>
      </w:r>
      <w:r w:rsidR="00162612" w:rsidRPr="00BE3786">
        <w:rPr>
          <w:rFonts w:ascii="Arial" w:hAnsi="Arial" w:cs="Arial"/>
          <w:sz w:val="22"/>
          <w:rPrChange w:id="713" w:author="Guo, Shicheng" w:date="2019-11-07T17:21:00Z">
            <w:rPr>
              <w:rFonts w:ascii="Times New Roman" w:hAnsi="Times New Roman" w:cs="Times New Roman"/>
              <w:sz w:val="24"/>
              <w:szCs w:val="24"/>
            </w:rPr>
          </w:rPrChange>
        </w:rPr>
        <w:t xml:space="preserve">they were </w:t>
      </w:r>
      <w:r w:rsidR="001B0942" w:rsidRPr="00BE3786">
        <w:rPr>
          <w:rFonts w:ascii="Arial" w:hAnsi="Arial" w:cs="Arial"/>
          <w:sz w:val="22"/>
          <w:rPrChange w:id="714" w:author="Guo, Shicheng" w:date="2019-11-07T17:21:00Z">
            <w:rPr>
              <w:rFonts w:ascii="Times New Roman" w:hAnsi="Times New Roman" w:cs="Times New Roman"/>
              <w:sz w:val="24"/>
              <w:szCs w:val="24"/>
            </w:rPr>
          </w:rPrChange>
        </w:rPr>
        <w:t xml:space="preserve">enriched </w:t>
      </w:r>
      <w:r w:rsidR="00162612" w:rsidRPr="00BE3786">
        <w:rPr>
          <w:rFonts w:ascii="Arial" w:hAnsi="Arial" w:cs="Arial"/>
          <w:sz w:val="22"/>
          <w:rPrChange w:id="715" w:author="Guo, Shicheng" w:date="2019-11-07T17:21:00Z">
            <w:rPr>
              <w:rFonts w:ascii="Times New Roman" w:hAnsi="Times New Roman" w:cs="Times New Roman"/>
              <w:sz w:val="24"/>
              <w:szCs w:val="24"/>
            </w:rPr>
          </w:rPrChange>
        </w:rPr>
        <w:t>for drivers (Fig 1D)</w:t>
      </w:r>
      <w:r w:rsidR="001B0942" w:rsidRPr="00BE3786">
        <w:rPr>
          <w:rFonts w:ascii="Arial" w:hAnsi="Arial" w:cs="Arial"/>
          <w:sz w:val="22"/>
          <w:rPrChange w:id="716" w:author="Guo, Shicheng" w:date="2019-11-07T17:21:00Z">
            <w:rPr>
              <w:rFonts w:ascii="Times New Roman" w:hAnsi="Times New Roman" w:cs="Times New Roman"/>
              <w:sz w:val="24"/>
              <w:szCs w:val="24"/>
            </w:rPr>
          </w:rPrChange>
        </w:rPr>
        <w:t xml:space="preserve">. These results reflected limited heterogeneity of driver genes among the different </w:t>
      </w:r>
      <w:r w:rsidR="00162612" w:rsidRPr="00BE3786">
        <w:rPr>
          <w:rFonts w:ascii="Arial" w:hAnsi="Arial" w:cs="Arial"/>
          <w:sz w:val="22"/>
          <w:rPrChange w:id="717" w:author="Guo, Shicheng" w:date="2019-11-07T17:21:00Z">
            <w:rPr>
              <w:rFonts w:ascii="Times New Roman" w:hAnsi="Times New Roman" w:cs="Times New Roman"/>
              <w:sz w:val="24"/>
              <w:szCs w:val="24"/>
            </w:rPr>
          </w:rPrChange>
        </w:rPr>
        <w:t>region</w:t>
      </w:r>
      <w:r w:rsidR="001B0942" w:rsidRPr="00BE3786">
        <w:rPr>
          <w:rFonts w:ascii="Arial" w:hAnsi="Arial" w:cs="Arial"/>
          <w:sz w:val="22"/>
          <w:rPrChange w:id="718" w:author="Guo, Shicheng" w:date="2019-11-07T17:21:00Z">
            <w:rPr>
              <w:rFonts w:ascii="Times New Roman" w:hAnsi="Times New Roman" w:cs="Times New Roman"/>
              <w:sz w:val="24"/>
              <w:szCs w:val="24"/>
            </w:rPr>
          </w:rPrChange>
        </w:rPr>
        <w:t>s in the same patient and suggested that these driver gene mutations happened in the early stage of PDACs.</w:t>
      </w:r>
    </w:p>
    <w:p w14:paraId="4222EB45" w14:textId="7A53F982" w:rsidR="00C63463" w:rsidRPr="00BE3786" w:rsidRDefault="00E55810" w:rsidP="00BE3786">
      <w:pPr>
        <w:spacing w:beforeLines="50" w:before="156" w:afterLines="50" w:after="156"/>
        <w:rPr>
          <w:rFonts w:ascii="Arial" w:hAnsi="Arial" w:cs="Arial"/>
          <w:sz w:val="22"/>
          <w:rPrChange w:id="719" w:author="Guo, Shicheng" w:date="2019-11-07T17:21:00Z">
            <w:rPr>
              <w:rFonts w:ascii="Times New Roman" w:hAnsi="Times New Roman" w:cs="Times New Roman"/>
              <w:sz w:val="24"/>
              <w:szCs w:val="24"/>
            </w:rPr>
          </w:rPrChange>
        </w:rPr>
        <w:pPrChange w:id="720" w:author="Guo, Shicheng" w:date="2019-11-07T17:21:00Z">
          <w:pPr>
            <w:spacing w:beforeLines="50" w:before="156" w:afterLines="50" w:after="156" w:line="360" w:lineRule="auto"/>
          </w:pPr>
        </w:pPrChange>
      </w:pPr>
      <w:r w:rsidRPr="00BE3786">
        <w:rPr>
          <w:rFonts w:ascii="Arial" w:hAnsi="Arial" w:cs="Arial"/>
          <w:sz w:val="22"/>
          <w:rPrChange w:id="721" w:author="Guo, Shicheng" w:date="2019-11-07T17:21:00Z">
            <w:rPr>
              <w:rFonts w:ascii="Times New Roman" w:hAnsi="Times New Roman" w:cs="Times New Roman"/>
              <w:sz w:val="24"/>
              <w:szCs w:val="24"/>
            </w:rPr>
          </w:rPrChange>
        </w:rPr>
        <w:t xml:space="preserve">We also calculated </w:t>
      </w:r>
      <w:r w:rsidR="00870C74" w:rsidRPr="00BE3786">
        <w:rPr>
          <w:rFonts w:ascii="Arial" w:hAnsi="Arial" w:cs="Arial"/>
          <w:sz w:val="22"/>
          <w:rPrChange w:id="722" w:author="Guo, Shicheng" w:date="2019-11-07T17:21:00Z">
            <w:rPr/>
          </w:rPrChange>
        </w:rPr>
        <w:fldChar w:fldCharType="begin"/>
      </w:r>
      <w:r w:rsidR="00870C74" w:rsidRPr="00BE3786">
        <w:rPr>
          <w:rFonts w:ascii="Arial" w:hAnsi="Arial" w:cs="Arial"/>
          <w:sz w:val="22"/>
          <w:rPrChange w:id="723" w:author="Guo, Shicheng" w:date="2019-11-07T17:21:00Z">
            <w:rPr/>
          </w:rPrChange>
        </w:rPr>
        <w:instrText xml:space="preserve"> HYPERLINK "javascript:;" </w:instrText>
      </w:r>
      <w:r w:rsidR="00870C74" w:rsidRPr="00BE3786">
        <w:rPr>
          <w:rFonts w:ascii="Arial" w:hAnsi="Arial" w:cs="Arial"/>
          <w:sz w:val="22"/>
          <w:rPrChange w:id="724" w:author="Guo, Shicheng" w:date="2019-11-07T17:21:00Z">
            <w:rPr/>
          </w:rPrChange>
        </w:rPr>
        <w:fldChar w:fldCharType="separate"/>
      </w:r>
      <w:r w:rsidRPr="00BE3786">
        <w:rPr>
          <w:rFonts w:ascii="Arial" w:hAnsi="Arial" w:cs="Arial"/>
          <w:sz w:val="22"/>
          <w:rPrChange w:id="725" w:author="Guo, Shicheng" w:date="2019-11-07T17:21:00Z">
            <w:rPr>
              <w:rFonts w:ascii="Times New Roman" w:hAnsi="Times New Roman" w:cs="Times New Roman"/>
              <w:sz w:val="24"/>
              <w:szCs w:val="24"/>
            </w:rPr>
          </w:rPrChange>
        </w:rPr>
        <w:t>tumor mutation burden</w:t>
      </w:r>
      <w:r w:rsidR="00870C74" w:rsidRPr="00BE3786">
        <w:rPr>
          <w:rFonts w:ascii="Arial" w:hAnsi="Arial" w:cs="Arial"/>
          <w:sz w:val="22"/>
          <w:rPrChange w:id="726" w:author="Guo, Shicheng" w:date="2019-11-07T17:21:00Z">
            <w:rPr>
              <w:rFonts w:ascii="Times New Roman" w:hAnsi="Times New Roman" w:cs="Times New Roman"/>
              <w:sz w:val="24"/>
              <w:szCs w:val="24"/>
            </w:rPr>
          </w:rPrChange>
        </w:rPr>
        <w:fldChar w:fldCharType="end"/>
      </w:r>
      <w:r w:rsidRPr="00BE3786">
        <w:rPr>
          <w:rFonts w:ascii="Arial" w:hAnsi="Arial" w:cs="Arial"/>
          <w:sz w:val="22"/>
          <w:rPrChange w:id="727" w:author="Guo, Shicheng" w:date="2019-11-07T17:21:00Z">
            <w:rPr>
              <w:rFonts w:ascii="Times New Roman" w:hAnsi="Times New Roman" w:cs="Times New Roman"/>
              <w:sz w:val="24"/>
              <w:szCs w:val="24"/>
            </w:rPr>
          </w:rPrChange>
        </w:rPr>
        <w:t xml:space="preserve"> (TMB) using only somatic nonsynonymous mutations sequenced with WES</w:t>
      </w:r>
      <w:r w:rsidR="00254E54" w:rsidRPr="00BE3786">
        <w:rPr>
          <w:rFonts w:ascii="Arial" w:hAnsi="Arial" w:cs="Arial"/>
          <w:sz w:val="22"/>
          <w:rPrChange w:id="728" w:author="Guo, Shicheng" w:date="2019-11-07T17:21:00Z">
            <w:rPr>
              <w:rFonts w:ascii="Times New Roman" w:hAnsi="Times New Roman" w:cs="Times New Roman"/>
              <w:sz w:val="24"/>
              <w:szCs w:val="24"/>
            </w:rPr>
          </w:rPrChange>
        </w:rPr>
        <w:t xml:space="preserve"> </w:t>
      </w:r>
      <w:r w:rsidR="00C2349D" w:rsidRPr="00BE3786">
        <w:rPr>
          <w:rFonts w:ascii="Arial" w:hAnsi="Arial" w:cs="Arial"/>
          <w:sz w:val="22"/>
          <w:rPrChange w:id="729" w:author="Guo, Shicheng" w:date="2019-11-07T17:21:00Z">
            <w:rPr>
              <w:rFonts w:ascii="Times New Roman" w:hAnsi="Times New Roman" w:cs="Times New Roman"/>
              <w:sz w:val="24"/>
              <w:szCs w:val="24"/>
            </w:rPr>
          </w:rPrChange>
        </w:rPr>
        <w:t>(Fig 1E)</w:t>
      </w:r>
      <w:r w:rsidRPr="00BE3786">
        <w:rPr>
          <w:rFonts w:ascii="Arial" w:hAnsi="Arial" w:cs="Arial"/>
          <w:sz w:val="22"/>
          <w:rPrChange w:id="730" w:author="Guo, Shicheng" w:date="2019-11-07T17:21:00Z">
            <w:rPr>
              <w:rFonts w:ascii="Times New Roman" w:hAnsi="Times New Roman" w:cs="Times New Roman"/>
              <w:sz w:val="24"/>
              <w:szCs w:val="24"/>
            </w:rPr>
          </w:rPrChange>
        </w:rPr>
        <w:t xml:space="preserve">. On the whole, we observed lower TMB in PDAC than other solid tumors such as melanoma and lung cancer, with a median of </w:t>
      </w:r>
      <w:r w:rsidR="008E20A2" w:rsidRPr="00BE3786">
        <w:rPr>
          <w:rFonts w:ascii="Arial" w:hAnsi="Arial" w:cs="Arial"/>
          <w:sz w:val="22"/>
          <w:rPrChange w:id="731" w:author="Guo, Shicheng" w:date="2019-11-07T17:21:00Z">
            <w:rPr>
              <w:rFonts w:ascii="Times New Roman" w:hAnsi="Times New Roman" w:cs="Times New Roman"/>
              <w:sz w:val="24"/>
              <w:szCs w:val="24"/>
            </w:rPr>
          </w:rPrChange>
        </w:rPr>
        <w:t>2.8</w:t>
      </w:r>
      <w:r w:rsidRPr="00BE3786">
        <w:rPr>
          <w:rFonts w:ascii="Arial" w:hAnsi="Arial" w:cs="Arial"/>
          <w:sz w:val="22"/>
          <w:rPrChange w:id="732" w:author="Guo, Shicheng" w:date="2019-11-07T17:21:00Z">
            <w:rPr>
              <w:rFonts w:ascii="Times New Roman" w:hAnsi="Times New Roman" w:cs="Times New Roman"/>
              <w:sz w:val="24"/>
              <w:szCs w:val="24"/>
            </w:rPr>
          </w:rPrChange>
        </w:rPr>
        <w:t xml:space="preserve">9 mutations per MB (range, </w:t>
      </w:r>
      <w:r w:rsidR="008E20A2" w:rsidRPr="00BE3786">
        <w:rPr>
          <w:rFonts w:ascii="Arial" w:hAnsi="Arial" w:cs="Arial"/>
          <w:sz w:val="22"/>
          <w:rPrChange w:id="733" w:author="Guo, Shicheng" w:date="2019-11-07T17:21:00Z">
            <w:rPr>
              <w:rFonts w:ascii="Times New Roman" w:hAnsi="Times New Roman" w:cs="Times New Roman"/>
              <w:sz w:val="24"/>
              <w:szCs w:val="24"/>
            </w:rPr>
          </w:rPrChange>
        </w:rPr>
        <w:t>1</w:t>
      </w:r>
      <w:r w:rsidRPr="00BE3786">
        <w:rPr>
          <w:rFonts w:ascii="Arial" w:hAnsi="Arial" w:cs="Arial"/>
          <w:sz w:val="22"/>
          <w:rPrChange w:id="734" w:author="Guo, Shicheng" w:date="2019-11-07T17:21:00Z">
            <w:rPr>
              <w:rFonts w:ascii="Times New Roman" w:hAnsi="Times New Roman" w:cs="Times New Roman"/>
              <w:sz w:val="24"/>
              <w:szCs w:val="24"/>
            </w:rPr>
          </w:rPrChange>
        </w:rPr>
        <w:t>.2-</w:t>
      </w:r>
      <w:r w:rsidR="008E20A2" w:rsidRPr="00BE3786">
        <w:rPr>
          <w:rFonts w:ascii="Arial" w:hAnsi="Arial" w:cs="Arial"/>
          <w:sz w:val="22"/>
          <w:rPrChange w:id="735" w:author="Guo, Shicheng" w:date="2019-11-07T17:21:00Z">
            <w:rPr>
              <w:rFonts w:ascii="Times New Roman" w:hAnsi="Times New Roman" w:cs="Times New Roman"/>
              <w:sz w:val="24"/>
              <w:szCs w:val="24"/>
            </w:rPr>
          </w:rPrChange>
        </w:rPr>
        <w:t>7.6</w:t>
      </w:r>
      <w:r w:rsidRPr="00BE3786">
        <w:rPr>
          <w:rFonts w:ascii="Arial" w:hAnsi="Arial" w:cs="Arial"/>
          <w:sz w:val="22"/>
          <w:rPrChange w:id="736" w:author="Guo, Shicheng" w:date="2019-11-07T17:21:00Z">
            <w:rPr>
              <w:rFonts w:ascii="Times New Roman" w:hAnsi="Times New Roman" w:cs="Times New Roman"/>
              <w:sz w:val="24"/>
              <w:szCs w:val="24"/>
            </w:rPr>
          </w:rPrChange>
        </w:rPr>
        <w:t xml:space="preserve"> mutations/MB)</w:t>
      </w:r>
      <w:r w:rsidR="008E20A2" w:rsidRPr="00BE3786">
        <w:rPr>
          <w:rFonts w:ascii="Arial" w:hAnsi="Arial" w:cs="Arial"/>
          <w:sz w:val="22"/>
          <w:rPrChange w:id="737" w:author="Guo, Shicheng" w:date="2019-11-07T17:21:00Z">
            <w:rPr>
              <w:rFonts w:ascii="Times New Roman" w:hAnsi="Times New Roman" w:cs="Times New Roman" w:hint="eastAsia"/>
              <w:sz w:val="24"/>
              <w:szCs w:val="24"/>
            </w:rPr>
          </w:rPrChange>
        </w:rPr>
        <w:t>.</w:t>
      </w:r>
    </w:p>
    <w:p w14:paraId="33901848" w14:textId="32F48522" w:rsidR="006C05C8" w:rsidRPr="00BE3786" w:rsidRDefault="006C05C8" w:rsidP="00BE3786">
      <w:pPr>
        <w:spacing w:beforeLines="50" w:before="156" w:afterLines="50" w:after="156"/>
        <w:rPr>
          <w:rFonts w:ascii="Arial" w:hAnsi="Arial" w:cs="Arial"/>
          <w:sz w:val="22"/>
          <w:rPrChange w:id="738" w:author="Guo, Shicheng" w:date="2019-11-07T17:21:00Z">
            <w:rPr>
              <w:rFonts w:ascii="Times New Roman" w:hAnsi="Times New Roman" w:cs="Times New Roman"/>
              <w:sz w:val="24"/>
              <w:szCs w:val="24"/>
            </w:rPr>
          </w:rPrChange>
        </w:rPr>
        <w:pPrChange w:id="739" w:author="Guo, Shicheng" w:date="2019-11-07T17:21:00Z">
          <w:pPr>
            <w:spacing w:beforeLines="50" w:before="156" w:afterLines="50" w:after="156" w:line="360" w:lineRule="auto"/>
          </w:pPr>
        </w:pPrChange>
      </w:pPr>
    </w:p>
    <w:p w14:paraId="187ADB01" w14:textId="2BC681CB" w:rsidR="00254E54" w:rsidRPr="00BE3786" w:rsidRDefault="00254E54" w:rsidP="00BE3786">
      <w:pPr>
        <w:spacing w:beforeLines="50" w:before="156" w:afterLines="50" w:after="156"/>
        <w:rPr>
          <w:rFonts w:ascii="Arial" w:hAnsi="Arial" w:cs="Arial"/>
          <w:sz w:val="22"/>
          <w:rPrChange w:id="740" w:author="Guo, Shicheng" w:date="2019-11-07T17:21:00Z">
            <w:rPr>
              <w:rFonts w:ascii="Times New Roman" w:hAnsi="Times New Roman" w:cs="Times New Roman"/>
              <w:sz w:val="24"/>
              <w:szCs w:val="24"/>
            </w:rPr>
          </w:rPrChange>
        </w:rPr>
        <w:pPrChange w:id="741" w:author="Guo, Shicheng" w:date="2019-11-07T17:21:00Z">
          <w:pPr>
            <w:spacing w:beforeLines="50" w:before="156" w:afterLines="50" w:after="156" w:line="360" w:lineRule="auto"/>
          </w:pPr>
        </w:pPrChange>
      </w:pPr>
      <w:r w:rsidRPr="00BE3786">
        <w:rPr>
          <w:rFonts w:ascii="Arial" w:hAnsi="Arial" w:cs="Arial"/>
          <w:noProof/>
          <w:sz w:val="22"/>
          <w:lang w:eastAsia="en-US"/>
          <w:rPrChange w:id="742" w:author="Guo, Shicheng" w:date="2019-11-07T17:21:00Z">
            <w:rPr>
              <w:noProof/>
              <w:lang w:eastAsia="en-US"/>
            </w:rPr>
          </w:rPrChange>
        </w:rPr>
        <w:lastRenderedPageBreak/>
        <w:drawing>
          <wp:inline distT="0" distB="0" distL="0" distR="0" wp14:anchorId="796E0224" wp14:editId="54D7AE5B">
            <wp:extent cx="5274310" cy="47713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71390"/>
                    </a:xfrm>
                    <a:prstGeom prst="rect">
                      <a:avLst/>
                    </a:prstGeom>
                  </pic:spPr>
                </pic:pic>
              </a:graphicData>
            </a:graphic>
          </wp:inline>
        </w:drawing>
      </w:r>
    </w:p>
    <w:p w14:paraId="702C4BDA" w14:textId="5390904A" w:rsidR="00C63463" w:rsidRPr="00BE3786" w:rsidRDefault="00E55810" w:rsidP="00BE3786">
      <w:pPr>
        <w:rPr>
          <w:rFonts w:ascii="Arial" w:hAnsi="Arial" w:cs="Arial"/>
          <w:sz w:val="22"/>
          <w:rPrChange w:id="743" w:author="Guo, Shicheng" w:date="2019-11-07T17:21:00Z">
            <w:rPr>
              <w:rFonts w:ascii="Times New Roman" w:hAnsi="Times New Roman" w:cs="Times New Roman"/>
              <w:sz w:val="24"/>
              <w:szCs w:val="24"/>
            </w:rPr>
          </w:rPrChange>
        </w:rPr>
        <w:pPrChange w:id="744" w:author="Guo, Shicheng" w:date="2019-11-07T17:21:00Z">
          <w:pPr>
            <w:spacing w:line="360" w:lineRule="auto"/>
          </w:pPr>
        </w:pPrChange>
      </w:pPr>
      <w:r w:rsidRPr="00BE3786">
        <w:rPr>
          <w:rFonts w:ascii="Arial" w:hAnsi="Arial" w:cs="Arial"/>
          <w:sz w:val="22"/>
          <w:rPrChange w:id="745" w:author="Guo, Shicheng" w:date="2019-11-07T17:21:00Z">
            <w:rPr>
              <w:rFonts w:ascii="Times New Roman" w:hAnsi="Times New Roman" w:cs="Times New Roman"/>
              <w:sz w:val="24"/>
              <w:szCs w:val="24"/>
            </w:rPr>
          </w:rPrChange>
        </w:rPr>
        <w:t xml:space="preserve">Fig. 1 </w:t>
      </w:r>
      <w:r w:rsidR="00BB172B" w:rsidRPr="00BE3786">
        <w:rPr>
          <w:rFonts w:ascii="Arial" w:hAnsi="Arial" w:cs="Arial"/>
          <w:sz w:val="22"/>
          <w:rPrChange w:id="746" w:author="Guo, Shicheng" w:date="2019-11-07T17:21:00Z">
            <w:rPr>
              <w:rFonts w:ascii="Times New Roman" w:hAnsi="Times New Roman" w:cs="Times New Roman"/>
              <w:sz w:val="24"/>
              <w:szCs w:val="24"/>
            </w:rPr>
          </w:rPrChange>
        </w:rPr>
        <w:t xml:space="preserve">The mutational landscape and patterns of genetic divergence in </w:t>
      </w:r>
      <w:r w:rsidR="00D57839" w:rsidRPr="00BE3786">
        <w:rPr>
          <w:rFonts w:ascii="Arial" w:hAnsi="Arial" w:cs="Arial"/>
          <w:sz w:val="22"/>
          <w:rPrChange w:id="747" w:author="Guo, Shicheng" w:date="2019-11-07T17:21:00Z">
            <w:rPr>
              <w:rFonts w:ascii="Times New Roman" w:hAnsi="Times New Roman" w:cs="Times New Roman"/>
              <w:sz w:val="24"/>
              <w:szCs w:val="24"/>
            </w:rPr>
          </w:rPrChange>
        </w:rPr>
        <w:t>different regions of PDACs.</w:t>
      </w:r>
      <w:r w:rsidRPr="00BE3786">
        <w:rPr>
          <w:rFonts w:ascii="Arial" w:hAnsi="Arial" w:cs="Arial"/>
          <w:sz w:val="22"/>
          <w:rPrChange w:id="748" w:author="Guo, Shicheng" w:date="2019-11-07T17:21:00Z">
            <w:rPr>
              <w:rFonts w:ascii="Times New Roman" w:hAnsi="Times New Roman" w:cs="Times New Roman"/>
              <w:sz w:val="24"/>
              <w:szCs w:val="24"/>
            </w:rPr>
          </w:rPrChange>
        </w:rPr>
        <w:t xml:space="preserve"> We classified the </w:t>
      </w:r>
      <w:r w:rsidR="00A31D51" w:rsidRPr="00BE3786">
        <w:rPr>
          <w:rFonts w:ascii="Arial" w:hAnsi="Arial" w:cs="Arial"/>
          <w:sz w:val="22"/>
          <w:rPrChange w:id="749" w:author="Guo, Shicheng" w:date="2019-11-07T17:21:00Z">
            <w:rPr>
              <w:rFonts w:ascii="Times New Roman" w:hAnsi="Times New Roman" w:cs="Times New Roman"/>
              <w:sz w:val="24"/>
              <w:szCs w:val="24"/>
            </w:rPr>
          </w:rPrChange>
        </w:rPr>
        <w:t xml:space="preserve">somatic mutations(A) and </w:t>
      </w:r>
      <w:r w:rsidRPr="00BE3786">
        <w:rPr>
          <w:rFonts w:ascii="Arial" w:hAnsi="Arial" w:cs="Arial"/>
          <w:sz w:val="22"/>
          <w:rPrChange w:id="750" w:author="Guo, Shicheng" w:date="2019-11-07T17:21:00Z">
            <w:rPr>
              <w:rFonts w:ascii="Times New Roman" w:hAnsi="Times New Roman" w:cs="Times New Roman"/>
              <w:sz w:val="24"/>
              <w:szCs w:val="24"/>
            </w:rPr>
          </w:rPrChange>
        </w:rPr>
        <w:t>driver gene</w:t>
      </w:r>
      <w:r w:rsidR="00A31D51" w:rsidRPr="00BE3786">
        <w:rPr>
          <w:rFonts w:ascii="Arial" w:hAnsi="Arial" w:cs="Arial"/>
          <w:sz w:val="22"/>
          <w:rPrChange w:id="751" w:author="Guo, Shicheng" w:date="2019-11-07T17:21:00Z">
            <w:rPr>
              <w:rFonts w:ascii="Times New Roman" w:hAnsi="Times New Roman" w:cs="Times New Roman"/>
              <w:sz w:val="24"/>
              <w:szCs w:val="24"/>
            </w:rPr>
          </w:rPrChange>
        </w:rPr>
        <w:t xml:space="preserve"> mutation</w:t>
      </w:r>
      <w:r w:rsidRPr="00BE3786">
        <w:rPr>
          <w:rFonts w:ascii="Arial" w:hAnsi="Arial" w:cs="Arial"/>
          <w:sz w:val="22"/>
          <w:rPrChange w:id="752" w:author="Guo, Shicheng" w:date="2019-11-07T17:21:00Z">
            <w:rPr>
              <w:rFonts w:ascii="Times New Roman" w:hAnsi="Times New Roman" w:cs="Times New Roman"/>
              <w:sz w:val="24"/>
              <w:szCs w:val="24"/>
            </w:rPr>
          </w:rPrChange>
        </w:rPr>
        <w:t>s</w:t>
      </w:r>
      <w:r w:rsidR="00A31D51" w:rsidRPr="00BE3786">
        <w:rPr>
          <w:rFonts w:ascii="Arial" w:hAnsi="Arial" w:cs="Arial"/>
          <w:sz w:val="22"/>
          <w:rPrChange w:id="753" w:author="Guo, Shicheng" w:date="2019-11-07T17:21:00Z">
            <w:rPr>
              <w:rFonts w:ascii="Times New Roman" w:hAnsi="Times New Roman" w:cs="Times New Roman"/>
              <w:sz w:val="24"/>
              <w:szCs w:val="24"/>
            </w:rPr>
          </w:rPrChange>
        </w:rPr>
        <w:t>(B)</w:t>
      </w:r>
      <w:r w:rsidRPr="00BE3786">
        <w:rPr>
          <w:rFonts w:ascii="Arial" w:hAnsi="Arial" w:cs="Arial"/>
          <w:sz w:val="22"/>
          <w:rPrChange w:id="754" w:author="Guo, Shicheng" w:date="2019-11-07T17:21:00Z">
            <w:rPr>
              <w:rFonts w:ascii="Times New Roman" w:hAnsi="Times New Roman" w:cs="Times New Roman"/>
              <w:sz w:val="24"/>
              <w:szCs w:val="24"/>
            </w:rPr>
          </w:rPrChange>
        </w:rPr>
        <w:t xml:space="preserve"> for each sample according to different types. The </w:t>
      </w:r>
      <w:r w:rsidRPr="00BE3786">
        <w:rPr>
          <w:rFonts w:ascii="Arial" w:hAnsi="Arial" w:cs="Arial"/>
          <w:sz w:val="22"/>
          <w:rPrChange w:id="755" w:author="Guo, Shicheng" w:date="2019-11-07T17:21:00Z">
            <w:rPr>
              <w:rFonts w:ascii="Times New Roman" w:hAnsi="Times New Roman" w:cs="Times New Roman" w:hint="eastAsia"/>
              <w:sz w:val="24"/>
              <w:szCs w:val="24"/>
            </w:rPr>
          </w:rPrChange>
        </w:rPr>
        <w:t>different</w:t>
      </w:r>
      <w:r w:rsidRPr="00BE3786">
        <w:rPr>
          <w:rFonts w:ascii="Arial" w:hAnsi="Arial" w:cs="Arial"/>
          <w:sz w:val="22"/>
          <w:rPrChange w:id="756" w:author="Guo, Shicheng" w:date="2019-11-07T17:21:00Z">
            <w:rPr>
              <w:rFonts w:ascii="Times New Roman" w:hAnsi="Times New Roman" w:cs="Times New Roman"/>
              <w:sz w:val="24"/>
              <w:szCs w:val="24"/>
            </w:rPr>
          </w:rPrChange>
        </w:rPr>
        <w:t xml:space="preserve"> colored tables represent different types of mutations (middle</w:t>
      </w:r>
      <w:r w:rsidRPr="00BE3786">
        <w:rPr>
          <w:rFonts w:ascii="Arial" w:hAnsi="Arial" w:cs="Arial"/>
          <w:sz w:val="22"/>
          <w:rPrChange w:id="757" w:author="Guo, Shicheng" w:date="2019-11-07T17:21:00Z">
            <w:rPr>
              <w:rFonts w:ascii="Times New Roman" w:hAnsi="Times New Roman" w:cs="Times New Roman" w:hint="eastAsia"/>
              <w:sz w:val="24"/>
              <w:szCs w:val="24"/>
            </w:rPr>
          </w:rPrChange>
        </w:rPr>
        <w:t xml:space="preserve"> bars</w:t>
      </w:r>
      <w:r w:rsidRPr="00BE3786">
        <w:rPr>
          <w:rFonts w:ascii="Arial" w:hAnsi="Arial" w:cs="Arial"/>
          <w:sz w:val="22"/>
          <w:rPrChange w:id="758" w:author="Guo, Shicheng" w:date="2019-11-07T17:21:00Z">
            <w:rPr>
              <w:rFonts w:ascii="Times New Roman" w:hAnsi="Times New Roman" w:cs="Times New Roman"/>
              <w:sz w:val="24"/>
              <w:szCs w:val="24"/>
            </w:rPr>
          </w:rPrChange>
        </w:rPr>
        <w:t>).</w:t>
      </w:r>
      <w:r w:rsidR="00A31D51" w:rsidRPr="00BE3786">
        <w:rPr>
          <w:rFonts w:ascii="Arial" w:hAnsi="Arial" w:cs="Arial"/>
          <w:sz w:val="22"/>
          <w:rPrChange w:id="759" w:author="Guo, Shicheng" w:date="2019-11-07T17:21:00Z">
            <w:rPr>
              <w:rFonts w:ascii="Times New Roman" w:hAnsi="Times New Roman" w:cs="Times New Roman"/>
              <w:sz w:val="24"/>
              <w:szCs w:val="24"/>
            </w:rPr>
          </w:rPrChange>
        </w:rPr>
        <w:t xml:space="preserve"> (C) The percentage of total mutations in trunk</w:t>
      </w:r>
      <w:r w:rsidR="00A31D51" w:rsidRPr="00BE3786">
        <w:rPr>
          <w:rFonts w:ascii="Arial" w:hAnsi="Arial" w:cs="Arial"/>
          <w:sz w:val="22"/>
          <w:rPrChange w:id="760" w:author="Guo, Shicheng" w:date="2019-11-07T17:21:00Z">
            <w:rPr>
              <w:rFonts w:ascii="Times New Roman" w:hAnsi="Times New Roman" w:cs="Times New Roman" w:hint="eastAsia"/>
              <w:sz w:val="24"/>
              <w:szCs w:val="24"/>
            </w:rPr>
          </w:rPrChange>
        </w:rPr>
        <w:t xml:space="preserve"> </w:t>
      </w:r>
      <w:r w:rsidR="00A31D51" w:rsidRPr="00BE3786">
        <w:rPr>
          <w:rFonts w:ascii="Arial" w:hAnsi="Arial" w:cs="Arial"/>
          <w:sz w:val="22"/>
          <w:rPrChange w:id="761" w:author="Guo, Shicheng" w:date="2019-11-07T17:21:00Z">
            <w:rPr>
              <w:rFonts w:ascii="Times New Roman" w:hAnsi="Times New Roman" w:cs="Times New Roman"/>
              <w:sz w:val="24"/>
              <w:szCs w:val="24"/>
            </w:rPr>
          </w:rPrChange>
        </w:rPr>
        <w:t>(green), branch</w:t>
      </w:r>
      <w:r w:rsidR="00A31D51" w:rsidRPr="00BE3786">
        <w:rPr>
          <w:rFonts w:ascii="Arial" w:hAnsi="Arial" w:cs="Arial"/>
          <w:sz w:val="22"/>
          <w:rPrChange w:id="762" w:author="Guo, Shicheng" w:date="2019-11-07T17:21:00Z">
            <w:rPr>
              <w:rFonts w:ascii="Times New Roman" w:hAnsi="Times New Roman" w:cs="Times New Roman" w:hint="eastAsia"/>
              <w:sz w:val="24"/>
              <w:szCs w:val="24"/>
            </w:rPr>
          </w:rPrChange>
        </w:rPr>
        <w:t xml:space="preserve"> </w:t>
      </w:r>
      <w:r w:rsidR="00A31D51" w:rsidRPr="00BE3786">
        <w:rPr>
          <w:rFonts w:ascii="Arial" w:hAnsi="Arial" w:cs="Arial"/>
          <w:sz w:val="22"/>
          <w:rPrChange w:id="763" w:author="Guo, Shicheng" w:date="2019-11-07T17:21:00Z">
            <w:rPr>
              <w:rFonts w:ascii="Times New Roman" w:hAnsi="Times New Roman" w:cs="Times New Roman"/>
              <w:sz w:val="24"/>
              <w:szCs w:val="24"/>
            </w:rPr>
          </w:rPrChange>
        </w:rPr>
        <w:t>(orange), and private</w:t>
      </w:r>
      <w:r w:rsidR="00A31D51" w:rsidRPr="00BE3786">
        <w:rPr>
          <w:rFonts w:ascii="Arial" w:hAnsi="Arial" w:cs="Arial"/>
          <w:sz w:val="22"/>
          <w:rPrChange w:id="764" w:author="Guo, Shicheng" w:date="2019-11-07T17:21:00Z">
            <w:rPr>
              <w:rFonts w:ascii="Times New Roman" w:hAnsi="Times New Roman" w:cs="Times New Roman" w:hint="eastAsia"/>
              <w:sz w:val="24"/>
              <w:szCs w:val="24"/>
            </w:rPr>
          </w:rPrChange>
        </w:rPr>
        <w:t xml:space="preserve"> </w:t>
      </w:r>
      <w:r w:rsidR="00A31D51" w:rsidRPr="00BE3786">
        <w:rPr>
          <w:rFonts w:ascii="Arial" w:hAnsi="Arial" w:cs="Arial"/>
          <w:sz w:val="22"/>
          <w:rPrChange w:id="765" w:author="Guo, Shicheng" w:date="2019-11-07T17:21:00Z">
            <w:rPr>
              <w:rFonts w:ascii="Times New Roman" w:hAnsi="Times New Roman" w:cs="Times New Roman"/>
              <w:sz w:val="24"/>
              <w:szCs w:val="24"/>
            </w:rPr>
          </w:rPrChange>
        </w:rPr>
        <w:t>(blue) by our WES for each sample.</w:t>
      </w:r>
      <w:r w:rsidRPr="00BE3786">
        <w:rPr>
          <w:rFonts w:ascii="Arial" w:hAnsi="Arial" w:cs="Arial"/>
          <w:sz w:val="22"/>
          <w:rPrChange w:id="766" w:author="Guo, Shicheng" w:date="2019-11-07T17:21:00Z">
            <w:rPr>
              <w:rFonts w:ascii="Times New Roman" w:hAnsi="Times New Roman" w:cs="Times New Roman"/>
              <w:sz w:val="24"/>
              <w:szCs w:val="24"/>
            </w:rPr>
          </w:rPrChange>
        </w:rPr>
        <w:t xml:space="preserve"> </w:t>
      </w:r>
      <w:r w:rsidR="00A31D51" w:rsidRPr="00BE3786">
        <w:rPr>
          <w:rFonts w:ascii="Arial" w:hAnsi="Arial" w:cs="Arial"/>
          <w:sz w:val="22"/>
          <w:rPrChange w:id="767" w:author="Guo, Shicheng" w:date="2019-11-07T17:21:00Z">
            <w:rPr>
              <w:rFonts w:ascii="Times New Roman" w:hAnsi="Times New Roman" w:cs="Times New Roman"/>
              <w:sz w:val="24"/>
              <w:szCs w:val="24"/>
            </w:rPr>
          </w:rPrChange>
        </w:rPr>
        <w:t xml:space="preserve">(D)Violin plots illustrate the numbers of driver gene among trunk, branch and private mutations based on pan-cancer drivers. </w:t>
      </w:r>
      <w:r w:rsidR="00743CC2" w:rsidRPr="00BE3786">
        <w:rPr>
          <w:rFonts w:ascii="Arial" w:hAnsi="Arial" w:cs="Arial"/>
          <w:sz w:val="22"/>
          <w:rPrChange w:id="768" w:author="Guo, Shicheng" w:date="2019-11-07T17:21:00Z">
            <w:rPr>
              <w:rFonts w:ascii="Times New Roman" w:hAnsi="Times New Roman" w:cs="Times New Roman"/>
              <w:sz w:val="24"/>
              <w:szCs w:val="24"/>
            </w:rPr>
          </w:rPrChange>
        </w:rPr>
        <w:t xml:space="preserve">(E) </w:t>
      </w:r>
      <w:r w:rsidRPr="00BE3786">
        <w:rPr>
          <w:rFonts w:ascii="Arial" w:hAnsi="Arial" w:cs="Arial"/>
          <w:sz w:val="22"/>
          <w:rPrChange w:id="769" w:author="Guo, Shicheng" w:date="2019-11-07T17:21:00Z">
            <w:rPr>
              <w:rFonts w:ascii="Times New Roman" w:hAnsi="Times New Roman" w:cs="Times New Roman"/>
              <w:sz w:val="24"/>
              <w:szCs w:val="24"/>
            </w:rPr>
          </w:rPrChange>
        </w:rPr>
        <w:t xml:space="preserve">TMB </w:t>
      </w:r>
      <w:r w:rsidR="00A50F33" w:rsidRPr="00BE3786">
        <w:rPr>
          <w:rFonts w:ascii="Arial" w:hAnsi="Arial" w:cs="Arial"/>
          <w:sz w:val="22"/>
          <w:rPrChange w:id="770" w:author="Guo, Shicheng" w:date="2019-11-07T17:21:00Z">
            <w:rPr>
              <w:rFonts w:ascii="Times New Roman" w:hAnsi="Times New Roman" w:cs="Times New Roman"/>
              <w:sz w:val="24"/>
              <w:szCs w:val="24"/>
            </w:rPr>
          </w:rPrChange>
        </w:rPr>
        <w:t xml:space="preserve">was calculated </w:t>
      </w:r>
      <w:r w:rsidRPr="00BE3786">
        <w:rPr>
          <w:rFonts w:ascii="Arial" w:hAnsi="Arial" w:cs="Arial"/>
          <w:sz w:val="22"/>
          <w:rPrChange w:id="771" w:author="Guo, Shicheng" w:date="2019-11-07T17:21:00Z">
            <w:rPr>
              <w:rFonts w:ascii="Times New Roman" w:hAnsi="Times New Roman" w:cs="Times New Roman"/>
              <w:sz w:val="24"/>
              <w:szCs w:val="24"/>
            </w:rPr>
          </w:rPrChange>
        </w:rPr>
        <w:t xml:space="preserve">using only somatic nonsynonymous mutations sequenced with WES for each sample. </w:t>
      </w:r>
    </w:p>
    <w:bookmarkEnd w:id="631"/>
    <w:p w14:paraId="7C2FC8E6" w14:textId="197074BE" w:rsidR="00C63463" w:rsidRPr="00BE3786" w:rsidRDefault="00C63463" w:rsidP="00BE3786">
      <w:pPr>
        <w:jc w:val="center"/>
        <w:rPr>
          <w:rFonts w:ascii="Arial" w:hAnsi="Arial" w:cs="Arial"/>
          <w:sz w:val="22"/>
          <w:rPrChange w:id="772" w:author="Guo, Shicheng" w:date="2019-11-07T17:21:00Z">
            <w:rPr>
              <w:rFonts w:ascii="Times New Roman" w:hAnsi="Times New Roman" w:cs="Times New Roman"/>
              <w:sz w:val="24"/>
              <w:szCs w:val="24"/>
            </w:rPr>
          </w:rPrChange>
        </w:rPr>
        <w:pPrChange w:id="773" w:author="Guo, Shicheng" w:date="2019-11-07T17:21:00Z">
          <w:pPr>
            <w:spacing w:line="360" w:lineRule="auto"/>
            <w:jc w:val="center"/>
          </w:pPr>
        </w:pPrChange>
      </w:pPr>
    </w:p>
    <w:p w14:paraId="09381077" w14:textId="740DA746" w:rsidR="00C63463" w:rsidRPr="00BE3786" w:rsidRDefault="00E55810" w:rsidP="00BE3786">
      <w:pPr>
        <w:spacing w:beforeLines="50" w:before="156" w:afterLines="50" w:after="156"/>
        <w:rPr>
          <w:rFonts w:ascii="Arial" w:eastAsia="SimSun" w:hAnsi="Arial" w:cs="Arial"/>
          <w:sz w:val="22"/>
          <w:rPrChange w:id="774" w:author="Guo, Shicheng" w:date="2019-11-07T17:21:00Z">
            <w:rPr>
              <w:rFonts w:ascii="Times New Roman" w:eastAsia="SimSun" w:hAnsi="Times New Roman" w:cs="Times New Roman"/>
              <w:sz w:val="24"/>
              <w:szCs w:val="24"/>
            </w:rPr>
          </w:rPrChange>
        </w:rPr>
        <w:pPrChange w:id="775" w:author="Guo, Shicheng" w:date="2019-11-07T17:21:00Z">
          <w:pPr>
            <w:spacing w:beforeLines="50" w:before="156" w:afterLines="50" w:after="156" w:line="360" w:lineRule="auto"/>
          </w:pPr>
        </w:pPrChange>
      </w:pPr>
      <w:r w:rsidRPr="00BE3786">
        <w:rPr>
          <w:rFonts w:ascii="Arial" w:hAnsi="Arial" w:cs="Arial"/>
          <w:b/>
          <w:sz w:val="22"/>
          <w:rPrChange w:id="776" w:author="Guo, Shicheng" w:date="2019-11-07T17:21:00Z">
            <w:rPr>
              <w:rFonts w:ascii="Times New Roman" w:hAnsi="Times New Roman" w:cs="Times New Roman"/>
              <w:b/>
              <w:sz w:val="24"/>
              <w:szCs w:val="24"/>
            </w:rPr>
          </w:rPrChange>
        </w:rPr>
        <w:t xml:space="preserve">Predicted function in driver and passenger gene mutations. </w:t>
      </w:r>
      <w:r w:rsidRPr="00BE3786">
        <w:rPr>
          <w:rFonts w:ascii="Arial" w:hAnsi="Arial" w:cs="Arial"/>
          <w:sz w:val="22"/>
          <w:rPrChange w:id="777" w:author="Guo, Shicheng" w:date="2019-11-07T17:21:00Z">
            <w:rPr>
              <w:rFonts w:ascii="Times New Roman" w:hAnsi="Times New Roman" w:cs="Times New Roman"/>
              <w:sz w:val="24"/>
              <w:szCs w:val="24"/>
            </w:rPr>
          </w:rPrChange>
        </w:rPr>
        <w:t>Next</w:t>
      </w:r>
      <w:bookmarkStart w:id="778" w:name="OLE_LINK33"/>
      <w:r w:rsidRPr="00BE3786">
        <w:rPr>
          <w:rFonts w:ascii="Arial" w:hAnsi="Arial" w:cs="Arial"/>
          <w:sz w:val="22"/>
          <w:rPrChange w:id="779" w:author="Guo, Shicheng" w:date="2019-11-07T17:21:00Z">
            <w:rPr>
              <w:rFonts w:ascii="Times New Roman" w:hAnsi="Times New Roman" w:cs="Times New Roman"/>
              <w:sz w:val="24"/>
              <w:szCs w:val="24"/>
            </w:rPr>
          </w:rPrChange>
        </w:rPr>
        <w:t xml:space="preserve">, we used several methods to predict the functional consequences of the nonsynonymous mutations. As expected, driver gene mutations were more deleterious than passenger gene mutations. </w:t>
      </w:r>
      <w:r w:rsidR="006F3549" w:rsidRPr="00BE3786">
        <w:rPr>
          <w:rFonts w:ascii="Arial" w:hAnsi="Arial" w:cs="Arial"/>
          <w:sz w:val="22"/>
          <w:rPrChange w:id="780" w:author="Guo, Shicheng" w:date="2019-11-07T17:21:00Z">
            <w:rPr>
              <w:rFonts w:ascii="Times New Roman" w:hAnsi="Times New Roman" w:cs="Times New Roman"/>
              <w:sz w:val="24"/>
              <w:szCs w:val="24"/>
            </w:rPr>
          </w:rPrChange>
        </w:rPr>
        <w:t>VEST-3</w:t>
      </w:r>
      <w:r w:rsidRPr="00BE3786">
        <w:rPr>
          <w:rFonts w:ascii="Arial" w:hAnsi="Arial" w:cs="Arial"/>
          <w:sz w:val="22"/>
          <w:rPrChange w:id="781" w:author="Guo, Shicheng" w:date="2019-11-07T17:21:00Z">
            <w:rPr>
              <w:rFonts w:ascii="Times New Roman" w:hAnsi="Times New Roman" w:cs="Times New Roman"/>
              <w:sz w:val="24"/>
              <w:szCs w:val="24"/>
            </w:rPr>
          </w:rPrChange>
        </w:rPr>
        <w:t xml:space="preserve"> </w:t>
      </w:r>
      <w:r w:rsidR="00B81C88" w:rsidRPr="00BE3786">
        <w:rPr>
          <w:rFonts w:ascii="Arial" w:hAnsi="Arial" w:cs="Arial"/>
          <w:sz w:val="22"/>
          <w:rPrChange w:id="782" w:author="Guo, Shicheng" w:date="2019-11-07T17:21:00Z">
            <w:rPr>
              <w:rFonts w:ascii="Times New Roman" w:hAnsi="Times New Roman" w:cs="Times New Roman"/>
              <w:sz w:val="24"/>
              <w:szCs w:val="24"/>
            </w:rPr>
          </w:rPrChange>
        </w:rPr>
        <w:t xml:space="preserve">and PROVEAN </w:t>
      </w:r>
      <w:r w:rsidRPr="00BE3786">
        <w:rPr>
          <w:rFonts w:ascii="Arial" w:hAnsi="Arial" w:cs="Arial"/>
          <w:sz w:val="22"/>
          <w:rPrChange w:id="783" w:author="Guo, Shicheng" w:date="2019-11-07T17:21:00Z">
            <w:rPr>
              <w:rFonts w:ascii="Times New Roman" w:hAnsi="Times New Roman" w:cs="Times New Roman"/>
              <w:sz w:val="24"/>
              <w:szCs w:val="24"/>
            </w:rPr>
          </w:rPrChange>
        </w:rPr>
        <w:t>predicted significantly higher gene-weighted scores for driver gene mutations in trunk and branch than in private</w:t>
      </w:r>
      <w:r w:rsidR="006F3549" w:rsidRPr="00BE3786">
        <w:rPr>
          <w:rFonts w:ascii="Arial" w:hAnsi="Arial" w:cs="Arial"/>
          <w:sz w:val="22"/>
          <w:rPrChange w:id="784" w:author="Guo, Shicheng" w:date="2019-11-07T17:21:00Z">
            <w:rPr>
              <w:rFonts w:ascii="Times New Roman" w:hAnsi="Times New Roman" w:cs="Times New Roman"/>
              <w:sz w:val="24"/>
              <w:szCs w:val="24"/>
            </w:rPr>
          </w:rPrChange>
        </w:rPr>
        <w:t xml:space="preserve">, while the score for passenger gene mutation was not higher in trunk than in private </w:t>
      </w:r>
      <w:r w:rsidRPr="00BE3786">
        <w:rPr>
          <w:rFonts w:ascii="Arial" w:hAnsi="Arial" w:cs="Arial"/>
          <w:sz w:val="22"/>
          <w:rPrChange w:id="785" w:author="Guo, Shicheng" w:date="2019-11-07T17:21:00Z">
            <w:rPr>
              <w:rFonts w:ascii="Times New Roman" w:hAnsi="Times New Roman" w:cs="Times New Roman"/>
              <w:sz w:val="24"/>
              <w:szCs w:val="24"/>
            </w:rPr>
          </w:rPrChange>
        </w:rPr>
        <w:t xml:space="preserve">(Fig. </w:t>
      </w:r>
      <w:r w:rsidR="006F3549" w:rsidRPr="00BE3786">
        <w:rPr>
          <w:rFonts w:ascii="Arial" w:hAnsi="Arial" w:cs="Arial"/>
          <w:sz w:val="22"/>
          <w:rPrChange w:id="786" w:author="Guo, Shicheng" w:date="2019-11-07T17:21:00Z">
            <w:rPr>
              <w:rFonts w:ascii="Times New Roman" w:hAnsi="Times New Roman" w:cs="Times New Roman"/>
              <w:sz w:val="24"/>
              <w:szCs w:val="24"/>
            </w:rPr>
          </w:rPrChange>
        </w:rPr>
        <w:t>2A</w:t>
      </w:r>
      <w:r w:rsidR="00B81C88" w:rsidRPr="00BE3786">
        <w:rPr>
          <w:rFonts w:ascii="Arial" w:hAnsi="Arial" w:cs="Arial"/>
          <w:sz w:val="22"/>
          <w:rPrChange w:id="787" w:author="Guo, Shicheng" w:date="2019-11-07T17:21:00Z">
            <w:rPr>
              <w:rFonts w:ascii="Times New Roman" w:hAnsi="Times New Roman" w:cs="Times New Roman"/>
              <w:sz w:val="24"/>
              <w:szCs w:val="24"/>
            </w:rPr>
          </w:rPrChange>
        </w:rPr>
        <w:t>, 2C</w:t>
      </w:r>
      <w:r w:rsidRPr="00BE3786">
        <w:rPr>
          <w:rFonts w:ascii="Arial" w:hAnsi="Arial" w:cs="Arial"/>
          <w:sz w:val="22"/>
          <w:rPrChange w:id="788" w:author="Guo, Shicheng" w:date="2019-11-07T17:21:00Z">
            <w:rPr>
              <w:rFonts w:ascii="Times New Roman" w:hAnsi="Times New Roman" w:cs="Times New Roman"/>
              <w:sz w:val="24"/>
              <w:szCs w:val="24"/>
            </w:rPr>
          </w:rPrChange>
        </w:rPr>
        <w:t xml:space="preserve">). </w:t>
      </w:r>
      <w:r w:rsidR="006F3549" w:rsidRPr="00BE3786">
        <w:rPr>
          <w:rFonts w:ascii="Arial" w:hAnsi="Arial" w:cs="Arial"/>
          <w:sz w:val="22"/>
          <w:rPrChange w:id="789" w:author="Guo, Shicheng" w:date="2019-11-07T17:21:00Z">
            <w:rPr>
              <w:rFonts w:ascii="Times New Roman" w:hAnsi="Times New Roman" w:cs="Times New Roman"/>
              <w:sz w:val="24"/>
              <w:szCs w:val="24"/>
            </w:rPr>
          </w:rPrChange>
        </w:rPr>
        <w:t>MuPred</w:t>
      </w:r>
      <w:r w:rsidRPr="00BE3786">
        <w:rPr>
          <w:rFonts w:ascii="Arial" w:hAnsi="Arial" w:cs="Arial"/>
          <w:sz w:val="22"/>
          <w:rPrChange w:id="790" w:author="Guo, Shicheng" w:date="2019-11-07T17:21:00Z">
            <w:rPr>
              <w:rFonts w:ascii="Times New Roman" w:hAnsi="Times New Roman" w:cs="Times New Roman"/>
              <w:sz w:val="24"/>
              <w:szCs w:val="24"/>
            </w:rPr>
          </w:rPrChange>
        </w:rPr>
        <w:t xml:space="preserve"> showed similar results </w:t>
      </w:r>
      <w:r w:rsidR="006F3549" w:rsidRPr="00BE3786">
        <w:rPr>
          <w:rFonts w:ascii="Arial" w:hAnsi="Arial" w:cs="Arial"/>
          <w:sz w:val="22"/>
          <w:rPrChange w:id="791" w:author="Guo, Shicheng" w:date="2019-11-07T17:21:00Z">
            <w:rPr>
              <w:rFonts w:ascii="Times New Roman" w:hAnsi="Times New Roman" w:cs="Times New Roman"/>
              <w:sz w:val="24"/>
              <w:szCs w:val="24"/>
            </w:rPr>
          </w:rPrChange>
        </w:rPr>
        <w:t xml:space="preserve">that </w:t>
      </w:r>
      <w:r w:rsidRPr="00BE3786">
        <w:rPr>
          <w:rFonts w:ascii="Arial" w:hAnsi="Arial" w:cs="Arial"/>
          <w:sz w:val="22"/>
          <w:rPrChange w:id="792" w:author="Guo, Shicheng" w:date="2019-11-07T17:21:00Z">
            <w:rPr>
              <w:rFonts w:ascii="Times New Roman" w:hAnsi="Times New Roman" w:cs="Times New Roman"/>
              <w:sz w:val="24"/>
              <w:szCs w:val="24"/>
            </w:rPr>
          </w:rPrChange>
        </w:rPr>
        <w:t xml:space="preserve">the </w:t>
      </w:r>
      <w:r w:rsidR="006F3549" w:rsidRPr="00BE3786">
        <w:rPr>
          <w:rFonts w:ascii="Arial" w:hAnsi="Arial" w:cs="Arial"/>
          <w:sz w:val="22"/>
          <w:rPrChange w:id="793" w:author="Guo, Shicheng" w:date="2019-11-07T17:21:00Z">
            <w:rPr>
              <w:rFonts w:ascii="Times New Roman" w:hAnsi="Times New Roman" w:cs="Times New Roman"/>
              <w:sz w:val="24"/>
              <w:szCs w:val="24"/>
            </w:rPr>
          </w:rPrChange>
        </w:rPr>
        <w:t xml:space="preserve">score for both driver and passenger gene mutation was higher in trunk and branch than in private </w:t>
      </w:r>
      <w:r w:rsidRPr="00BE3786">
        <w:rPr>
          <w:rFonts w:ascii="Arial" w:hAnsi="Arial" w:cs="Arial"/>
          <w:sz w:val="22"/>
          <w:rPrChange w:id="794" w:author="Guo, Shicheng" w:date="2019-11-07T17:21:00Z">
            <w:rPr>
              <w:rFonts w:ascii="Times New Roman" w:hAnsi="Times New Roman" w:cs="Times New Roman"/>
              <w:sz w:val="24"/>
              <w:szCs w:val="24"/>
            </w:rPr>
          </w:rPrChange>
        </w:rPr>
        <w:t xml:space="preserve">(Fig. </w:t>
      </w:r>
      <w:r w:rsidR="006F3549" w:rsidRPr="00BE3786">
        <w:rPr>
          <w:rFonts w:ascii="Arial" w:hAnsi="Arial" w:cs="Arial"/>
          <w:sz w:val="22"/>
          <w:rPrChange w:id="795" w:author="Guo, Shicheng" w:date="2019-11-07T17:21:00Z">
            <w:rPr>
              <w:rFonts w:ascii="Times New Roman" w:hAnsi="Times New Roman" w:cs="Times New Roman"/>
              <w:sz w:val="24"/>
              <w:szCs w:val="24"/>
            </w:rPr>
          </w:rPrChange>
        </w:rPr>
        <w:t>2B</w:t>
      </w:r>
      <w:r w:rsidRPr="00BE3786">
        <w:rPr>
          <w:rFonts w:ascii="Arial" w:hAnsi="Arial" w:cs="Arial"/>
          <w:sz w:val="22"/>
          <w:rPrChange w:id="796" w:author="Guo, Shicheng" w:date="2019-11-07T17:21:00Z">
            <w:rPr>
              <w:rFonts w:ascii="Times New Roman" w:hAnsi="Times New Roman" w:cs="Times New Roman"/>
              <w:sz w:val="24"/>
              <w:szCs w:val="24"/>
            </w:rPr>
          </w:rPrChange>
        </w:rPr>
        <w:t xml:space="preserve">). </w:t>
      </w:r>
      <w:r w:rsidR="00B81C88" w:rsidRPr="00BE3786">
        <w:rPr>
          <w:rFonts w:ascii="Arial" w:hAnsi="Arial" w:cs="Arial"/>
          <w:sz w:val="22"/>
          <w:rPrChange w:id="797" w:author="Guo, Shicheng" w:date="2019-11-07T17:21:00Z">
            <w:rPr>
              <w:rFonts w:ascii="Times New Roman" w:hAnsi="Times New Roman" w:cs="Times New Roman"/>
              <w:sz w:val="24"/>
              <w:szCs w:val="24"/>
            </w:rPr>
          </w:rPrChange>
        </w:rPr>
        <w:t xml:space="preserve">SIFT, CADD and FATHMM also predicted significantly stronger functional effects for driver genes in trunk than in private (P&lt;0.001) (Fig. </w:t>
      </w:r>
      <w:r w:rsidR="00FD2E59" w:rsidRPr="00BE3786">
        <w:rPr>
          <w:rFonts w:ascii="Arial" w:hAnsi="Arial" w:cs="Arial"/>
          <w:sz w:val="22"/>
          <w:rPrChange w:id="798" w:author="Guo, Shicheng" w:date="2019-11-07T17:21:00Z">
            <w:rPr>
              <w:rFonts w:ascii="Times New Roman" w:hAnsi="Times New Roman" w:cs="Times New Roman"/>
              <w:sz w:val="24"/>
              <w:szCs w:val="24"/>
            </w:rPr>
          </w:rPrChange>
        </w:rPr>
        <w:t>2</w:t>
      </w:r>
      <w:r w:rsidR="00B81C88" w:rsidRPr="00BE3786">
        <w:rPr>
          <w:rFonts w:ascii="Arial" w:hAnsi="Arial" w:cs="Arial"/>
          <w:sz w:val="22"/>
          <w:rPrChange w:id="799" w:author="Guo, Shicheng" w:date="2019-11-07T17:21:00Z">
            <w:rPr>
              <w:rFonts w:ascii="Times New Roman" w:hAnsi="Times New Roman" w:cs="Times New Roman"/>
              <w:sz w:val="24"/>
              <w:szCs w:val="24"/>
            </w:rPr>
          </w:rPrChange>
        </w:rPr>
        <w:t xml:space="preserve">D, </w:t>
      </w:r>
      <w:r w:rsidR="00FD2E59" w:rsidRPr="00BE3786">
        <w:rPr>
          <w:rFonts w:ascii="Arial" w:hAnsi="Arial" w:cs="Arial"/>
          <w:sz w:val="22"/>
          <w:rPrChange w:id="800" w:author="Guo, Shicheng" w:date="2019-11-07T17:21:00Z">
            <w:rPr>
              <w:rFonts w:ascii="Times New Roman" w:hAnsi="Times New Roman" w:cs="Times New Roman"/>
              <w:sz w:val="24"/>
              <w:szCs w:val="24"/>
            </w:rPr>
          </w:rPrChange>
        </w:rPr>
        <w:t>2</w:t>
      </w:r>
      <w:r w:rsidR="00B81C88" w:rsidRPr="00BE3786">
        <w:rPr>
          <w:rFonts w:ascii="Arial" w:hAnsi="Arial" w:cs="Arial"/>
          <w:sz w:val="22"/>
          <w:rPrChange w:id="801" w:author="Guo, Shicheng" w:date="2019-11-07T17:21:00Z">
            <w:rPr>
              <w:rFonts w:ascii="Times New Roman" w:hAnsi="Times New Roman" w:cs="Times New Roman"/>
              <w:sz w:val="24"/>
              <w:szCs w:val="24"/>
            </w:rPr>
          </w:rPrChange>
        </w:rPr>
        <w:t xml:space="preserve">E, </w:t>
      </w:r>
      <w:r w:rsidR="00FD2E59" w:rsidRPr="00BE3786">
        <w:rPr>
          <w:rFonts w:ascii="Arial" w:hAnsi="Arial" w:cs="Arial"/>
          <w:sz w:val="22"/>
          <w:rPrChange w:id="802" w:author="Guo, Shicheng" w:date="2019-11-07T17:21:00Z">
            <w:rPr>
              <w:rFonts w:ascii="Times New Roman" w:hAnsi="Times New Roman" w:cs="Times New Roman"/>
              <w:sz w:val="24"/>
              <w:szCs w:val="24"/>
            </w:rPr>
          </w:rPrChange>
        </w:rPr>
        <w:t>2</w:t>
      </w:r>
      <w:r w:rsidR="00B81C88" w:rsidRPr="00BE3786">
        <w:rPr>
          <w:rFonts w:ascii="Arial" w:hAnsi="Arial" w:cs="Arial"/>
          <w:sz w:val="22"/>
          <w:rPrChange w:id="803" w:author="Guo, Shicheng" w:date="2019-11-07T17:21:00Z">
            <w:rPr>
              <w:rFonts w:ascii="Times New Roman" w:hAnsi="Times New Roman" w:cs="Times New Roman"/>
              <w:sz w:val="24"/>
              <w:szCs w:val="24"/>
            </w:rPr>
          </w:rPrChange>
        </w:rPr>
        <w:t>F).</w:t>
      </w:r>
      <w:r w:rsidRPr="00BE3786">
        <w:rPr>
          <w:rFonts w:ascii="Arial" w:hAnsi="Arial" w:cs="Arial"/>
          <w:sz w:val="22"/>
          <w:rPrChange w:id="804" w:author="Guo, Shicheng" w:date="2019-11-07T17:21:00Z">
            <w:rPr>
              <w:rFonts w:ascii="Times New Roman" w:hAnsi="Times New Roman" w:cs="Times New Roman"/>
              <w:sz w:val="24"/>
              <w:szCs w:val="24"/>
            </w:rPr>
          </w:rPrChange>
        </w:rPr>
        <w:t xml:space="preserve"> These results were slightly different, but overall, p</w:t>
      </w:r>
      <w:r w:rsidRPr="00BE3786">
        <w:rPr>
          <w:rFonts w:ascii="Arial" w:eastAsia="SimSun" w:hAnsi="Arial" w:cs="Arial"/>
          <w:sz w:val="22"/>
          <w:rPrChange w:id="805" w:author="Guo, Shicheng" w:date="2019-11-07T17:21:00Z">
            <w:rPr>
              <w:rFonts w:ascii="Times New Roman" w:eastAsia="SimSun" w:hAnsi="Times New Roman" w:cs="Times New Roman"/>
              <w:sz w:val="24"/>
              <w:szCs w:val="24"/>
            </w:rPr>
          </w:rPrChange>
        </w:rPr>
        <w:t>assenger gene mutations were likely to have predicted consequences accounted for most ITH.</w:t>
      </w:r>
    </w:p>
    <w:p w14:paraId="78E3EC07" w14:textId="681BCC57" w:rsidR="00F14433" w:rsidRPr="00BE3786" w:rsidRDefault="00F14433" w:rsidP="00BE3786">
      <w:pPr>
        <w:rPr>
          <w:rFonts w:ascii="Arial" w:hAnsi="Arial" w:cs="Arial"/>
          <w:sz w:val="22"/>
          <w:rPrChange w:id="806" w:author="Guo, Shicheng" w:date="2019-11-07T17:21:00Z">
            <w:rPr>
              <w:rFonts w:ascii="Times New Roman" w:hAnsi="Times New Roman" w:cs="Times New Roman"/>
              <w:sz w:val="24"/>
              <w:szCs w:val="24"/>
            </w:rPr>
          </w:rPrChange>
        </w:rPr>
        <w:pPrChange w:id="807" w:author="Guo, Shicheng" w:date="2019-11-07T17:21:00Z">
          <w:pPr>
            <w:spacing w:line="360" w:lineRule="auto"/>
          </w:pPr>
        </w:pPrChange>
      </w:pPr>
      <w:r w:rsidRPr="00BE3786">
        <w:rPr>
          <w:rFonts w:ascii="Arial" w:hAnsi="Arial" w:cs="Arial"/>
          <w:noProof/>
          <w:sz w:val="22"/>
          <w:lang w:eastAsia="en-US"/>
          <w:rPrChange w:id="808" w:author="Guo, Shicheng" w:date="2019-11-07T17:21:00Z">
            <w:rPr>
              <w:noProof/>
              <w:lang w:eastAsia="en-US"/>
            </w:rPr>
          </w:rPrChange>
        </w:rPr>
        <w:lastRenderedPageBreak/>
        <w:drawing>
          <wp:inline distT="0" distB="0" distL="0" distR="0" wp14:anchorId="0D7B23DD" wp14:editId="24016572">
            <wp:extent cx="5274310" cy="32626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62630"/>
                    </a:xfrm>
                    <a:prstGeom prst="rect">
                      <a:avLst/>
                    </a:prstGeom>
                  </pic:spPr>
                </pic:pic>
              </a:graphicData>
            </a:graphic>
          </wp:inline>
        </w:drawing>
      </w:r>
    </w:p>
    <w:p w14:paraId="0FC7F7F8" w14:textId="3A5029AE" w:rsidR="00C63463" w:rsidRPr="00BE3786" w:rsidRDefault="00E55810" w:rsidP="00BE3786">
      <w:pPr>
        <w:rPr>
          <w:rFonts w:ascii="Arial" w:hAnsi="Arial" w:cs="Arial"/>
          <w:sz w:val="22"/>
          <w:rPrChange w:id="809" w:author="Guo, Shicheng" w:date="2019-11-07T17:21:00Z">
            <w:rPr>
              <w:rFonts w:ascii="Times New Roman" w:hAnsi="Times New Roman" w:cs="Times New Roman"/>
              <w:sz w:val="24"/>
              <w:szCs w:val="24"/>
            </w:rPr>
          </w:rPrChange>
        </w:rPr>
        <w:pPrChange w:id="810" w:author="Guo, Shicheng" w:date="2019-11-07T17:21:00Z">
          <w:pPr>
            <w:spacing w:line="360" w:lineRule="auto"/>
          </w:pPr>
        </w:pPrChange>
      </w:pPr>
      <w:r w:rsidRPr="00BE3786">
        <w:rPr>
          <w:rFonts w:ascii="Arial" w:hAnsi="Arial" w:cs="Arial"/>
          <w:sz w:val="22"/>
          <w:rPrChange w:id="811" w:author="Guo, Shicheng" w:date="2019-11-07T17:21:00Z">
            <w:rPr>
              <w:rFonts w:ascii="Times New Roman" w:hAnsi="Times New Roman" w:cs="Times New Roman"/>
              <w:sz w:val="24"/>
              <w:szCs w:val="24"/>
            </w:rPr>
          </w:rPrChange>
        </w:rPr>
        <w:t xml:space="preserve">Fig. </w:t>
      </w:r>
      <w:r w:rsidR="00D036DD" w:rsidRPr="00BE3786">
        <w:rPr>
          <w:rFonts w:ascii="Arial" w:hAnsi="Arial" w:cs="Arial"/>
          <w:sz w:val="22"/>
          <w:rPrChange w:id="812" w:author="Guo, Shicheng" w:date="2019-11-07T17:21:00Z">
            <w:rPr>
              <w:rFonts w:ascii="Times New Roman" w:hAnsi="Times New Roman" w:cs="Times New Roman"/>
              <w:sz w:val="24"/>
              <w:szCs w:val="24"/>
            </w:rPr>
          </w:rPrChange>
        </w:rPr>
        <w:t>2</w:t>
      </w:r>
      <w:r w:rsidRPr="00BE3786">
        <w:rPr>
          <w:rFonts w:ascii="Arial" w:hAnsi="Arial" w:cs="Arial"/>
          <w:sz w:val="22"/>
          <w:rPrChange w:id="813" w:author="Guo, Shicheng" w:date="2019-11-07T17:21:00Z">
            <w:rPr>
              <w:rFonts w:ascii="Times New Roman" w:hAnsi="Times New Roman" w:cs="Times New Roman"/>
              <w:sz w:val="24"/>
              <w:szCs w:val="24"/>
            </w:rPr>
          </w:rPrChange>
        </w:rPr>
        <w:t xml:space="preserve"> </w:t>
      </w:r>
      <w:bookmarkStart w:id="814" w:name="_Hlk22458096"/>
      <w:r w:rsidRPr="00BE3786">
        <w:rPr>
          <w:rFonts w:ascii="Arial" w:hAnsi="Arial" w:cs="Arial"/>
          <w:sz w:val="22"/>
          <w:rPrChange w:id="815" w:author="Guo, Shicheng" w:date="2019-11-07T17:21:00Z">
            <w:rPr>
              <w:rFonts w:ascii="Times New Roman" w:hAnsi="Times New Roman" w:cs="Times New Roman"/>
              <w:sz w:val="24"/>
              <w:szCs w:val="24"/>
            </w:rPr>
          </w:rPrChange>
        </w:rPr>
        <w:t>Predicted functional mutations in driver genes and passenger gene</w:t>
      </w:r>
      <w:r w:rsidRPr="00BE3786">
        <w:rPr>
          <w:rFonts w:ascii="Arial" w:hAnsi="Arial" w:cs="Arial"/>
          <w:sz w:val="22"/>
          <w:rPrChange w:id="816" w:author="Guo, Shicheng" w:date="2019-11-07T17:21:00Z">
            <w:rPr>
              <w:rFonts w:ascii="Times New Roman" w:hAnsi="Times New Roman" w:cs="Times New Roman" w:hint="eastAsia"/>
              <w:sz w:val="24"/>
              <w:szCs w:val="24"/>
            </w:rPr>
          </w:rPrChange>
        </w:rPr>
        <w:t>s</w:t>
      </w:r>
      <w:r w:rsidRPr="00BE3786">
        <w:rPr>
          <w:rFonts w:ascii="Arial" w:hAnsi="Arial" w:cs="Arial"/>
          <w:sz w:val="22"/>
          <w:rPrChange w:id="817" w:author="Guo, Shicheng" w:date="2019-11-07T17:21:00Z">
            <w:rPr>
              <w:rFonts w:ascii="Times New Roman" w:hAnsi="Times New Roman" w:cs="Times New Roman"/>
              <w:sz w:val="24"/>
              <w:szCs w:val="24"/>
            </w:rPr>
          </w:rPrChange>
        </w:rPr>
        <w:t xml:space="preserve">. Predicted scores for both driver gene and passenger gene mutations in trunk, branch and private by </w:t>
      </w:r>
      <w:r w:rsidR="0071127A" w:rsidRPr="00BE3786">
        <w:rPr>
          <w:rFonts w:ascii="Arial" w:hAnsi="Arial" w:cs="Arial"/>
          <w:sz w:val="22"/>
          <w:rPrChange w:id="818" w:author="Guo, Shicheng" w:date="2019-11-07T17:21:00Z">
            <w:rPr>
              <w:rFonts w:ascii="Times New Roman" w:hAnsi="Times New Roman" w:cs="Times New Roman"/>
              <w:sz w:val="24"/>
              <w:szCs w:val="24"/>
            </w:rPr>
          </w:rPrChange>
        </w:rPr>
        <w:t xml:space="preserve">VEST-3(A), MuPred (B), PROVEAN(C), </w:t>
      </w:r>
      <w:r w:rsidRPr="00BE3786">
        <w:rPr>
          <w:rFonts w:ascii="Arial" w:hAnsi="Arial" w:cs="Arial"/>
          <w:sz w:val="22"/>
          <w:rPrChange w:id="819" w:author="Guo, Shicheng" w:date="2019-11-07T17:21:00Z">
            <w:rPr>
              <w:rFonts w:ascii="Times New Roman" w:hAnsi="Times New Roman" w:cs="Times New Roman"/>
              <w:sz w:val="24"/>
              <w:szCs w:val="24"/>
            </w:rPr>
          </w:rPrChange>
        </w:rPr>
        <w:t>SIFT</w:t>
      </w:r>
      <w:r w:rsidRPr="00BE3786">
        <w:rPr>
          <w:rFonts w:ascii="Arial" w:hAnsi="Arial" w:cs="Arial"/>
          <w:sz w:val="22"/>
          <w:rPrChange w:id="820" w:author="Guo, Shicheng" w:date="2019-11-07T17:21:00Z">
            <w:rPr>
              <w:rFonts w:ascii="Times New Roman" w:hAnsi="Times New Roman" w:cs="Times New Roman" w:hint="eastAsia"/>
              <w:sz w:val="24"/>
              <w:szCs w:val="24"/>
            </w:rPr>
          </w:rPrChange>
        </w:rPr>
        <w:t xml:space="preserve"> </w:t>
      </w:r>
      <w:r w:rsidRPr="00BE3786">
        <w:rPr>
          <w:rFonts w:ascii="Arial" w:hAnsi="Arial" w:cs="Arial"/>
          <w:sz w:val="22"/>
          <w:rPrChange w:id="821" w:author="Guo, Shicheng" w:date="2019-11-07T17:21:00Z">
            <w:rPr>
              <w:rFonts w:ascii="Times New Roman" w:hAnsi="Times New Roman" w:cs="Times New Roman"/>
              <w:sz w:val="24"/>
              <w:szCs w:val="24"/>
            </w:rPr>
          </w:rPrChange>
        </w:rPr>
        <w:t>(Sorting Intolerant From Tolerant) (</w:t>
      </w:r>
      <w:r w:rsidR="0071127A" w:rsidRPr="00BE3786">
        <w:rPr>
          <w:rFonts w:ascii="Arial" w:hAnsi="Arial" w:cs="Arial"/>
          <w:sz w:val="22"/>
          <w:rPrChange w:id="822" w:author="Guo, Shicheng" w:date="2019-11-07T17:21:00Z">
            <w:rPr>
              <w:rFonts w:ascii="Times New Roman" w:hAnsi="Times New Roman" w:cs="Times New Roman"/>
              <w:sz w:val="24"/>
              <w:szCs w:val="24"/>
            </w:rPr>
          </w:rPrChange>
        </w:rPr>
        <w:t>D</w:t>
      </w:r>
      <w:r w:rsidRPr="00BE3786">
        <w:rPr>
          <w:rFonts w:ascii="Arial" w:hAnsi="Arial" w:cs="Arial"/>
          <w:sz w:val="22"/>
          <w:rPrChange w:id="823" w:author="Guo, Shicheng" w:date="2019-11-07T17:21:00Z">
            <w:rPr>
              <w:rFonts w:ascii="Times New Roman" w:hAnsi="Times New Roman" w:cs="Times New Roman"/>
              <w:sz w:val="24"/>
              <w:szCs w:val="24"/>
            </w:rPr>
          </w:rPrChange>
        </w:rPr>
        <w:t>)</w:t>
      </w:r>
      <w:r w:rsidR="0071127A" w:rsidRPr="00BE3786">
        <w:rPr>
          <w:rFonts w:ascii="Arial" w:hAnsi="Arial" w:cs="Arial"/>
          <w:sz w:val="22"/>
          <w:rPrChange w:id="824" w:author="Guo, Shicheng" w:date="2019-11-07T17:21:00Z">
            <w:rPr>
              <w:rFonts w:ascii="Times New Roman" w:hAnsi="Times New Roman" w:cs="Times New Roman"/>
              <w:sz w:val="24"/>
              <w:szCs w:val="24"/>
            </w:rPr>
          </w:rPrChange>
        </w:rPr>
        <w:t>,</w:t>
      </w:r>
      <w:r w:rsidRPr="00BE3786">
        <w:rPr>
          <w:rFonts w:ascii="Arial" w:hAnsi="Arial" w:cs="Arial"/>
          <w:sz w:val="22"/>
          <w:rPrChange w:id="825" w:author="Guo, Shicheng" w:date="2019-11-07T17:21:00Z">
            <w:rPr>
              <w:rFonts w:ascii="Times New Roman" w:hAnsi="Times New Roman" w:cs="Times New Roman"/>
              <w:sz w:val="24"/>
              <w:szCs w:val="24"/>
            </w:rPr>
          </w:rPrChange>
        </w:rPr>
        <w:t xml:space="preserve"> CADD (</w:t>
      </w:r>
      <w:r w:rsidRPr="00BE3786">
        <w:rPr>
          <w:rFonts w:ascii="Arial" w:hAnsi="Arial" w:cs="Arial"/>
          <w:spacing w:val="3"/>
          <w:sz w:val="22"/>
          <w:shd w:val="clear" w:color="auto" w:fill="FFFFFF"/>
          <w:rPrChange w:id="826" w:author="Guo, Shicheng" w:date="2019-11-07T17:21:00Z">
            <w:rPr>
              <w:rFonts w:ascii="Times" w:hAnsi="Times" w:cs="Times"/>
              <w:spacing w:val="3"/>
              <w:sz w:val="26"/>
              <w:szCs w:val="26"/>
              <w:shd w:val="clear" w:color="auto" w:fill="FFFFFF"/>
            </w:rPr>
          </w:rPrChange>
        </w:rPr>
        <w:t>combined annotation-dependent depletion</w:t>
      </w:r>
      <w:r w:rsidRPr="00BE3786">
        <w:rPr>
          <w:rFonts w:ascii="Arial" w:hAnsi="Arial" w:cs="Arial"/>
          <w:sz w:val="22"/>
          <w:rPrChange w:id="827" w:author="Guo, Shicheng" w:date="2019-11-07T17:21:00Z">
            <w:rPr>
              <w:rFonts w:ascii="Times New Roman" w:hAnsi="Times New Roman" w:cs="Times New Roman"/>
              <w:sz w:val="24"/>
              <w:szCs w:val="24"/>
            </w:rPr>
          </w:rPrChange>
        </w:rPr>
        <w:t>) (</w:t>
      </w:r>
      <w:r w:rsidR="0071127A" w:rsidRPr="00BE3786">
        <w:rPr>
          <w:rFonts w:ascii="Arial" w:hAnsi="Arial" w:cs="Arial"/>
          <w:sz w:val="22"/>
          <w:rPrChange w:id="828" w:author="Guo, Shicheng" w:date="2019-11-07T17:21:00Z">
            <w:rPr>
              <w:rFonts w:ascii="Times New Roman" w:hAnsi="Times New Roman" w:cs="Times New Roman"/>
              <w:sz w:val="24"/>
              <w:szCs w:val="24"/>
            </w:rPr>
          </w:rPrChange>
        </w:rPr>
        <w:t>E</w:t>
      </w:r>
      <w:r w:rsidRPr="00BE3786">
        <w:rPr>
          <w:rFonts w:ascii="Arial" w:hAnsi="Arial" w:cs="Arial"/>
          <w:sz w:val="22"/>
          <w:rPrChange w:id="829" w:author="Guo, Shicheng" w:date="2019-11-07T17:21:00Z">
            <w:rPr>
              <w:rFonts w:ascii="Times New Roman" w:hAnsi="Times New Roman" w:cs="Times New Roman"/>
              <w:sz w:val="24"/>
              <w:szCs w:val="24"/>
            </w:rPr>
          </w:rPrChange>
        </w:rPr>
        <w:t>)</w:t>
      </w:r>
      <w:r w:rsidR="0071127A" w:rsidRPr="00BE3786">
        <w:rPr>
          <w:rFonts w:ascii="Arial" w:hAnsi="Arial" w:cs="Arial"/>
          <w:sz w:val="22"/>
          <w:rPrChange w:id="830" w:author="Guo, Shicheng" w:date="2019-11-07T17:21:00Z">
            <w:rPr>
              <w:rFonts w:ascii="Times New Roman" w:hAnsi="Times New Roman" w:cs="Times New Roman"/>
              <w:sz w:val="24"/>
              <w:szCs w:val="24"/>
            </w:rPr>
          </w:rPrChange>
        </w:rPr>
        <w:t xml:space="preserve"> and FATHMM(F)</w:t>
      </w:r>
      <w:r w:rsidRPr="00BE3786">
        <w:rPr>
          <w:rFonts w:ascii="Arial" w:hAnsi="Arial" w:cs="Arial"/>
          <w:sz w:val="22"/>
          <w:rPrChange w:id="831" w:author="Guo, Shicheng" w:date="2019-11-07T17:21:00Z">
            <w:rPr>
              <w:rFonts w:ascii="Times New Roman" w:hAnsi="Times New Roman" w:cs="Times New Roman"/>
              <w:sz w:val="24"/>
              <w:szCs w:val="24"/>
            </w:rPr>
          </w:rPrChange>
        </w:rPr>
        <w:t>.</w:t>
      </w:r>
      <w:bookmarkEnd w:id="778"/>
      <w:bookmarkEnd w:id="814"/>
    </w:p>
    <w:p w14:paraId="305BD8A5" w14:textId="77777777" w:rsidR="0071127A" w:rsidRPr="00BE3786" w:rsidRDefault="0071127A" w:rsidP="00BE3786">
      <w:pPr>
        <w:rPr>
          <w:rFonts w:ascii="Arial" w:hAnsi="Arial" w:cs="Arial"/>
          <w:sz w:val="22"/>
          <w:rPrChange w:id="832" w:author="Guo, Shicheng" w:date="2019-11-07T17:21:00Z">
            <w:rPr>
              <w:rFonts w:ascii="Times New Roman" w:hAnsi="Times New Roman" w:cs="Times New Roman"/>
              <w:sz w:val="24"/>
              <w:szCs w:val="24"/>
            </w:rPr>
          </w:rPrChange>
        </w:rPr>
        <w:pPrChange w:id="833" w:author="Guo, Shicheng" w:date="2019-11-07T17:21:00Z">
          <w:pPr>
            <w:spacing w:line="360" w:lineRule="auto"/>
          </w:pPr>
        </w:pPrChange>
      </w:pPr>
    </w:p>
    <w:p w14:paraId="0580AB3B" w14:textId="52BC280B" w:rsidR="00C63463" w:rsidRPr="00BE3786" w:rsidRDefault="00E55810" w:rsidP="00BE3786">
      <w:pPr>
        <w:rPr>
          <w:rFonts w:ascii="Arial" w:hAnsi="Arial" w:cs="Arial"/>
          <w:sz w:val="22"/>
          <w:rPrChange w:id="834" w:author="Guo, Shicheng" w:date="2019-11-07T17:21:00Z">
            <w:rPr>
              <w:rFonts w:ascii="Times New Roman" w:hAnsi="Times New Roman" w:cs="Times New Roman"/>
              <w:sz w:val="24"/>
              <w:szCs w:val="24"/>
            </w:rPr>
          </w:rPrChange>
        </w:rPr>
        <w:pPrChange w:id="835" w:author="Guo, Shicheng" w:date="2019-11-07T17:21:00Z">
          <w:pPr>
            <w:spacing w:line="360" w:lineRule="auto"/>
          </w:pPr>
        </w:pPrChange>
      </w:pPr>
      <w:r w:rsidRPr="00BE3786">
        <w:rPr>
          <w:rFonts w:ascii="Arial" w:hAnsi="Arial" w:cs="Arial"/>
          <w:b/>
          <w:sz w:val="22"/>
          <w:rPrChange w:id="836" w:author="Guo, Shicheng" w:date="2019-11-07T17:21:00Z">
            <w:rPr>
              <w:rFonts w:ascii="Times New Roman" w:hAnsi="Times New Roman" w:cs="Times New Roman"/>
              <w:b/>
              <w:sz w:val="24"/>
              <w:szCs w:val="24"/>
            </w:rPr>
          </w:rPrChange>
        </w:rPr>
        <w:t xml:space="preserve">Copy number variation analyses. </w:t>
      </w:r>
      <w:bookmarkStart w:id="837" w:name="OLE_LINK11"/>
      <w:bookmarkStart w:id="838" w:name="_Hlk4587000"/>
      <w:r w:rsidRPr="00BE3786">
        <w:rPr>
          <w:rFonts w:ascii="Arial" w:hAnsi="Arial" w:cs="Arial"/>
          <w:sz w:val="22"/>
          <w:rPrChange w:id="839" w:author="Guo, Shicheng" w:date="2019-11-07T17:21:00Z">
            <w:rPr>
              <w:rFonts w:ascii="Times New Roman" w:hAnsi="Times New Roman" w:cs="Times New Roman"/>
              <w:sz w:val="24"/>
              <w:szCs w:val="24"/>
            </w:rPr>
          </w:rPrChange>
        </w:rPr>
        <w:t>We analyzed the copy number variations (CNVs) to assess genetic amplifications or deletions and screened out the CNVs with the frequency greater than 20%</w:t>
      </w:r>
      <w:bookmarkEnd w:id="837"/>
      <w:bookmarkEnd w:id="838"/>
      <w:r w:rsidRPr="00BE3786">
        <w:rPr>
          <w:rFonts w:ascii="Arial" w:hAnsi="Arial" w:cs="Arial"/>
          <w:sz w:val="22"/>
          <w:rPrChange w:id="840" w:author="Guo, Shicheng" w:date="2019-11-07T17:21:00Z">
            <w:rPr>
              <w:rFonts w:ascii="Times New Roman" w:hAnsi="Times New Roman" w:cs="Times New Roman"/>
              <w:sz w:val="24"/>
              <w:szCs w:val="24"/>
            </w:rPr>
          </w:rPrChange>
        </w:rPr>
        <w:t xml:space="preserve">. Overall, </w:t>
      </w:r>
      <w:r w:rsidR="00D036DD" w:rsidRPr="00BE3786">
        <w:rPr>
          <w:rFonts w:ascii="Arial" w:hAnsi="Arial" w:cs="Arial"/>
          <w:sz w:val="22"/>
          <w:rPrChange w:id="841" w:author="Guo, Shicheng" w:date="2019-11-07T17:21:00Z">
            <w:rPr>
              <w:rFonts w:ascii="Times New Roman" w:hAnsi="Times New Roman" w:cs="Times New Roman"/>
              <w:sz w:val="24"/>
              <w:szCs w:val="24"/>
            </w:rPr>
          </w:rPrChange>
        </w:rPr>
        <w:t xml:space="preserve">more </w:t>
      </w:r>
      <w:r w:rsidR="00D036DD" w:rsidRPr="00BE3786">
        <w:rPr>
          <w:rFonts w:ascii="Arial" w:eastAsia="SimSun" w:hAnsi="Arial" w:cs="Arial"/>
          <w:sz w:val="22"/>
          <w:rPrChange w:id="842" w:author="Guo, Shicheng" w:date="2019-11-07T17:21:00Z">
            <w:rPr>
              <w:rFonts w:ascii="Times New Roman" w:eastAsia="SimSun" w:hAnsi="Times New Roman" w:cs="Times New Roman"/>
              <w:sz w:val="24"/>
              <w:szCs w:val="24"/>
            </w:rPr>
          </w:rPrChange>
        </w:rPr>
        <w:t>deleted regions</w:t>
      </w:r>
      <w:r w:rsidR="00D036DD" w:rsidRPr="00BE3786">
        <w:rPr>
          <w:rFonts w:ascii="Arial" w:hAnsi="Arial" w:cs="Arial"/>
          <w:sz w:val="22"/>
          <w:rPrChange w:id="843" w:author="Guo, Shicheng" w:date="2019-11-07T17:21:00Z">
            <w:rPr>
              <w:rFonts w:ascii="Times New Roman" w:hAnsi="Times New Roman" w:cs="Times New Roman"/>
              <w:sz w:val="24"/>
              <w:szCs w:val="24"/>
            </w:rPr>
          </w:rPrChange>
        </w:rPr>
        <w:t xml:space="preserve"> were detected than </w:t>
      </w:r>
      <w:r w:rsidR="00D036DD" w:rsidRPr="00BE3786">
        <w:rPr>
          <w:rFonts w:ascii="Arial" w:eastAsia="SimSun" w:hAnsi="Arial" w:cs="Arial"/>
          <w:sz w:val="22"/>
          <w:rPrChange w:id="844" w:author="Guo, Shicheng" w:date="2019-11-07T17:21:00Z">
            <w:rPr>
              <w:rFonts w:ascii="Times New Roman" w:eastAsia="SimSun" w:hAnsi="Times New Roman" w:cs="Times New Roman"/>
              <w:sz w:val="24"/>
              <w:szCs w:val="24"/>
            </w:rPr>
          </w:rPrChange>
        </w:rPr>
        <w:t>amplified regions</w:t>
      </w:r>
      <w:r w:rsidRPr="00BE3786">
        <w:rPr>
          <w:rFonts w:ascii="Arial" w:hAnsi="Arial" w:cs="Arial"/>
          <w:sz w:val="22"/>
          <w:rPrChange w:id="845" w:author="Guo, Shicheng" w:date="2019-11-07T17:21:00Z">
            <w:rPr>
              <w:rFonts w:ascii="Times New Roman" w:hAnsi="Times New Roman" w:cs="Times New Roman"/>
              <w:sz w:val="24"/>
              <w:szCs w:val="24"/>
            </w:rPr>
          </w:rPrChange>
        </w:rPr>
        <w:t xml:space="preserve"> </w:t>
      </w:r>
      <w:r w:rsidR="00254E54" w:rsidRPr="00BE3786">
        <w:rPr>
          <w:rFonts w:ascii="Arial" w:hAnsi="Arial" w:cs="Arial"/>
          <w:sz w:val="22"/>
          <w:rPrChange w:id="846" w:author="Guo, Shicheng" w:date="2019-11-07T17:21:00Z">
            <w:rPr>
              <w:rFonts w:ascii="Times New Roman" w:hAnsi="Times New Roman" w:cs="Times New Roman"/>
              <w:sz w:val="24"/>
              <w:szCs w:val="24"/>
            </w:rPr>
          </w:rPrChange>
        </w:rPr>
        <w:t>(Fig. 3A)</w:t>
      </w:r>
      <w:r w:rsidRPr="00BE3786">
        <w:rPr>
          <w:rFonts w:ascii="Arial" w:hAnsi="Arial" w:cs="Arial"/>
          <w:sz w:val="22"/>
          <w:rPrChange w:id="847" w:author="Guo, Shicheng" w:date="2019-11-07T17:21:00Z">
            <w:rPr>
              <w:rFonts w:ascii="Times New Roman" w:hAnsi="Times New Roman" w:cs="Times New Roman"/>
              <w:sz w:val="24"/>
              <w:szCs w:val="24"/>
            </w:rPr>
          </w:rPrChange>
        </w:rPr>
        <w:t xml:space="preserve">. Losses on chromosomes </w:t>
      </w:r>
      <w:r w:rsidR="00D036DD" w:rsidRPr="00BE3786">
        <w:rPr>
          <w:rFonts w:ascii="Arial" w:hAnsi="Arial" w:cs="Arial"/>
          <w:sz w:val="22"/>
          <w:rPrChange w:id="848" w:author="Guo, Shicheng" w:date="2019-11-07T17:21:00Z">
            <w:rPr>
              <w:rFonts w:ascii="Times New Roman" w:hAnsi="Times New Roman" w:cs="Times New Roman"/>
              <w:sz w:val="24"/>
              <w:szCs w:val="24"/>
            </w:rPr>
          </w:rPrChange>
        </w:rPr>
        <w:t>1p36.33,</w:t>
      </w:r>
      <w:r w:rsidRPr="00BE3786">
        <w:rPr>
          <w:rFonts w:ascii="Arial" w:hAnsi="Arial" w:cs="Arial"/>
          <w:sz w:val="22"/>
          <w:rPrChange w:id="849" w:author="Guo, Shicheng" w:date="2019-11-07T17:21:00Z">
            <w:rPr>
              <w:rFonts w:ascii="Times New Roman" w:hAnsi="Times New Roman" w:cs="Times New Roman"/>
              <w:sz w:val="24"/>
              <w:szCs w:val="24"/>
            </w:rPr>
          </w:rPrChange>
        </w:rPr>
        <w:t>1</w:t>
      </w:r>
      <w:r w:rsidR="00D036DD" w:rsidRPr="00BE3786">
        <w:rPr>
          <w:rFonts w:ascii="Arial" w:hAnsi="Arial" w:cs="Arial"/>
          <w:sz w:val="22"/>
          <w:rPrChange w:id="850" w:author="Guo, Shicheng" w:date="2019-11-07T17:21:00Z">
            <w:rPr>
              <w:rFonts w:ascii="Times New Roman" w:hAnsi="Times New Roman" w:cs="Times New Roman"/>
              <w:sz w:val="24"/>
              <w:szCs w:val="24"/>
            </w:rPr>
          </w:rPrChange>
        </w:rPr>
        <w:t>p36.22</w:t>
      </w:r>
      <w:r w:rsidR="00750B37" w:rsidRPr="00BE3786">
        <w:rPr>
          <w:rFonts w:ascii="Arial" w:hAnsi="Arial" w:cs="Arial"/>
          <w:sz w:val="22"/>
          <w:rPrChange w:id="851" w:author="Guo, Shicheng" w:date="2019-11-07T17:21:00Z">
            <w:rPr>
              <w:rFonts w:ascii="Times New Roman" w:hAnsi="Times New Roman" w:cs="Times New Roman"/>
              <w:sz w:val="24"/>
              <w:szCs w:val="24"/>
            </w:rPr>
          </w:rPrChange>
        </w:rPr>
        <w:t xml:space="preserve"> and 1q21.3 </w:t>
      </w:r>
      <w:r w:rsidRPr="00BE3786">
        <w:rPr>
          <w:rFonts w:ascii="Arial" w:hAnsi="Arial" w:cs="Arial"/>
          <w:sz w:val="22"/>
          <w:rPrChange w:id="852" w:author="Guo, Shicheng" w:date="2019-11-07T17:21:00Z">
            <w:rPr>
              <w:rFonts w:ascii="Times New Roman" w:hAnsi="Times New Roman" w:cs="Times New Roman"/>
              <w:sz w:val="24"/>
              <w:szCs w:val="24"/>
            </w:rPr>
          </w:rPrChange>
        </w:rPr>
        <w:t>were most common in cases, but there was also some heterogeneity</w:t>
      </w:r>
      <w:r w:rsidR="00750B37" w:rsidRPr="00BE3786">
        <w:rPr>
          <w:rFonts w:ascii="Arial" w:hAnsi="Arial" w:cs="Arial"/>
          <w:sz w:val="22"/>
          <w:rPrChange w:id="853" w:author="Guo, Shicheng" w:date="2019-11-07T17:21:00Z">
            <w:rPr>
              <w:rFonts w:ascii="Times New Roman" w:hAnsi="Times New Roman" w:cs="Times New Roman"/>
              <w:sz w:val="24"/>
              <w:szCs w:val="24"/>
            </w:rPr>
          </w:rPrChange>
        </w:rPr>
        <w:t xml:space="preserve"> (Fig. 3B)</w:t>
      </w:r>
      <w:r w:rsidRPr="00BE3786">
        <w:rPr>
          <w:rFonts w:ascii="Arial" w:hAnsi="Arial" w:cs="Arial"/>
          <w:sz w:val="22"/>
          <w:rPrChange w:id="854" w:author="Guo, Shicheng" w:date="2019-11-07T17:21:00Z">
            <w:rPr>
              <w:rFonts w:ascii="Times New Roman" w:hAnsi="Times New Roman" w:cs="Times New Roman"/>
              <w:sz w:val="24"/>
              <w:szCs w:val="24"/>
            </w:rPr>
          </w:rPrChange>
        </w:rPr>
        <w:t xml:space="preserve">. </w:t>
      </w:r>
      <w:r w:rsidR="00750B37" w:rsidRPr="00BE3786">
        <w:rPr>
          <w:rFonts w:ascii="Arial" w:hAnsi="Arial" w:cs="Arial"/>
          <w:sz w:val="22"/>
          <w:rPrChange w:id="855" w:author="Guo, Shicheng" w:date="2019-11-07T17:21:00Z">
            <w:rPr>
              <w:rFonts w:ascii="Times New Roman" w:hAnsi="Times New Roman" w:cs="Times New Roman"/>
              <w:sz w:val="24"/>
              <w:szCs w:val="24"/>
            </w:rPr>
          </w:rPrChange>
        </w:rPr>
        <w:t xml:space="preserve">However, the degree of CNV heterogeneity was much lower than that of somatic mutations. </w:t>
      </w:r>
      <w:r w:rsidRPr="00BE3786">
        <w:rPr>
          <w:rFonts w:ascii="Arial" w:hAnsi="Arial" w:cs="Arial"/>
          <w:sz w:val="22"/>
          <w:rPrChange w:id="856" w:author="Guo, Shicheng" w:date="2019-11-07T17:21:00Z">
            <w:rPr>
              <w:rFonts w:ascii="Times New Roman" w:hAnsi="Times New Roman" w:cs="Times New Roman"/>
              <w:sz w:val="24"/>
              <w:szCs w:val="24"/>
            </w:rPr>
          </w:rPrChange>
        </w:rPr>
        <w:t xml:space="preserve">The log2 ratio profiles between different regions from the same tumor were similar. </w:t>
      </w:r>
      <w:r w:rsidR="00B67DDB" w:rsidRPr="00BE3786">
        <w:rPr>
          <w:rFonts w:ascii="Arial" w:hAnsi="Arial" w:cs="Arial"/>
          <w:sz w:val="22"/>
          <w:rPrChange w:id="857" w:author="Guo, Shicheng" w:date="2019-11-07T17:21:00Z">
            <w:rPr>
              <w:rFonts w:ascii="Times New Roman" w:hAnsi="Times New Roman" w:cs="Times New Roman"/>
              <w:sz w:val="24"/>
              <w:szCs w:val="24"/>
            </w:rPr>
          </w:rPrChange>
        </w:rPr>
        <w:t xml:space="preserve">The copy number changed regions did not harbor any driver genes, which means copy number variation has little effect on tumorigenesis of our samples. </w:t>
      </w:r>
      <w:r w:rsidRPr="00BE3786">
        <w:rPr>
          <w:rFonts w:ascii="Arial" w:hAnsi="Arial" w:cs="Arial"/>
          <w:sz w:val="22"/>
          <w:rPrChange w:id="858" w:author="Guo, Shicheng" w:date="2019-11-07T17:21:00Z">
            <w:rPr>
              <w:rFonts w:ascii="Times New Roman" w:hAnsi="Times New Roman" w:cs="Times New Roman"/>
              <w:sz w:val="24"/>
              <w:szCs w:val="24"/>
            </w:rPr>
          </w:rPrChange>
        </w:rPr>
        <w:t xml:space="preserve">With a median follow-up of </w:t>
      </w:r>
      <w:r w:rsidR="00254E54" w:rsidRPr="00BE3786">
        <w:rPr>
          <w:rFonts w:ascii="Arial" w:hAnsi="Arial" w:cs="Arial"/>
          <w:sz w:val="22"/>
          <w:rPrChange w:id="859" w:author="Guo, Shicheng" w:date="2019-11-07T17:21:00Z">
            <w:rPr>
              <w:rFonts w:ascii="Times New Roman" w:hAnsi="Times New Roman" w:cs="Times New Roman"/>
              <w:sz w:val="24"/>
              <w:szCs w:val="24"/>
            </w:rPr>
          </w:rPrChange>
        </w:rPr>
        <w:t>9</w:t>
      </w:r>
      <w:r w:rsidRPr="00BE3786">
        <w:rPr>
          <w:rFonts w:ascii="Arial" w:hAnsi="Arial" w:cs="Arial"/>
          <w:sz w:val="22"/>
          <w:rPrChange w:id="860" w:author="Guo, Shicheng" w:date="2019-11-07T17:21:00Z">
            <w:rPr>
              <w:rFonts w:ascii="Times New Roman" w:hAnsi="Times New Roman" w:cs="Times New Roman"/>
              <w:sz w:val="24"/>
              <w:szCs w:val="24"/>
            </w:rPr>
          </w:rPrChange>
        </w:rPr>
        <w:t xml:space="preserve"> months post-surgery, </w:t>
      </w:r>
      <w:r w:rsidR="00254E54" w:rsidRPr="00BE3786">
        <w:rPr>
          <w:rFonts w:ascii="Arial" w:hAnsi="Arial" w:cs="Arial"/>
          <w:sz w:val="22"/>
          <w:rPrChange w:id="861" w:author="Guo, Shicheng" w:date="2019-11-07T17:21:00Z">
            <w:rPr>
              <w:rFonts w:ascii="Times New Roman" w:hAnsi="Times New Roman" w:cs="Times New Roman"/>
              <w:sz w:val="24"/>
              <w:szCs w:val="24"/>
            </w:rPr>
          </w:rPrChange>
        </w:rPr>
        <w:t xml:space="preserve">3 </w:t>
      </w:r>
      <w:r w:rsidRPr="00BE3786">
        <w:rPr>
          <w:rFonts w:ascii="Arial" w:hAnsi="Arial" w:cs="Arial"/>
          <w:sz w:val="22"/>
          <w:rPrChange w:id="862" w:author="Guo, Shicheng" w:date="2019-11-07T17:21:00Z">
            <w:rPr>
              <w:rFonts w:ascii="Times New Roman" w:hAnsi="Times New Roman" w:cs="Times New Roman"/>
              <w:sz w:val="24"/>
              <w:szCs w:val="24"/>
            </w:rPr>
          </w:rPrChange>
        </w:rPr>
        <w:t>patients</w:t>
      </w:r>
      <w:r w:rsidR="00254E54" w:rsidRPr="00BE3786">
        <w:rPr>
          <w:rFonts w:ascii="Arial" w:hAnsi="Arial" w:cs="Arial"/>
          <w:sz w:val="22"/>
          <w:rPrChange w:id="863" w:author="Guo, Shicheng" w:date="2019-11-07T17:21:00Z">
            <w:rPr>
              <w:rFonts w:ascii="Times New Roman" w:hAnsi="Times New Roman" w:cs="Times New Roman"/>
              <w:sz w:val="24"/>
              <w:szCs w:val="24"/>
            </w:rPr>
          </w:rPrChange>
        </w:rPr>
        <w:t xml:space="preserve"> </w:t>
      </w:r>
      <w:r w:rsidR="00254E54" w:rsidRPr="00BE3786">
        <w:rPr>
          <w:rFonts w:ascii="Arial" w:hAnsi="Arial" w:cs="Arial"/>
          <w:sz w:val="22"/>
          <w:rPrChange w:id="864" w:author="Guo, Shicheng" w:date="2019-11-07T17:21:00Z">
            <w:rPr>
              <w:rFonts w:ascii="Times New Roman" w:hAnsi="Times New Roman"/>
              <w:sz w:val="24"/>
              <w:szCs w:val="24"/>
            </w:rPr>
          </w:rPrChange>
        </w:rPr>
        <w:t>(P1, P2, P3)</w:t>
      </w:r>
      <w:r w:rsidRPr="00BE3786">
        <w:rPr>
          <w:rFonts w:ascii="Arial" w:hAnsi="Arial" w:cs="Arial"/>
          <w:sz w:val="22"/>
          <w:rPrChange w:id="865" w:author="Guo, Shicheng" w:date="2019-11-07T17:21:00Z">
            <w:rPr>
              <w:rFonts w:ascii="Times New Roman" w:hAnsi="Times New Roman" w:cs="Times New Roman"/>
              <w:sz w:val="24"/>
              <w:szCs w:val="24"/>
            </w:rPr>
          </w:rPrChange>
        </w:rPr>
        <w:t xml:space="preserve"> developed disease relapse with liver metastases and </w:t>
      </w:r>
      <w:r w:rsidR="00254E54" w:rsidRPr="00BE3786">
        <w:rPr>
          <w:rFonts w:ascii="Arial" w:hAnsi="Arial" w:cs="Arial"/>
          <w:sz w:val="22"/>
          <w:rPrChange w:id="866" w:author="Guo, Shicheng" w:date="2019-11-07T17:21:00Z">
            <w:rPr>
              <w:rFonts w:ascii="Times New Roman" w:hAnsi="Times New Roman" w:cs="Times New Roman"/>
              <w:sz w:val="24"/>
              <w:szCs w:val="24"/>
            </w:rPr>
          </w:rPrChange>
        </w:rPr>
        <w:t>the last two cases</w:t>
      </w:r>
      <w:r w:rsidRPr="00BE3786">
        <w:rPr>
          <w:rFonts w:ascii="Arial" w:hAnsi="Arial" w:cs="Arial"/>
          <w:sz w:val="22"/>
          <w:rPrChange w:id="867" w:author="Guo, Shicheng" w:date="2019-11-07T17:21:00Z">
            <w:rPr>
              <w:rFonts w:ascii="Times New Roman" w:hAnsi="Times New Roman" w:cs="Times New Roman"/>
              <w:sz w:val="24"/>
              <w:szCs w:val="24"/>
            </w:rPr>
          </w:rPrChange>
        </w:rPr>
        <w:t xml:space="preserve"> </w:t>
      </w:r>
      <w:r w:rsidR="00254E54" w:rsidRPr="00BE3786">
        <w:rPr>
          <w:rFonts w:ascii="Arial" w:hAnsi="Arial" w:cs="Arial"/>
          <w:sz w:val="22"/>
          <w:rPrChange w:id="868" w:author="Guo, Shicheng" w:date="2019-11-07T17:21:00Z">
            <w:rPr>
              <w:rFonts w:ascii="Times New Roman" w:hAnsi="Times New Roman" w:cs="Times New Roman"/>
              <w:sz w:val="24"/>
              <w:szCs w:val="24"/>
            </w:rPr>
          </w:rPrChange>
        </w:rPr>
        <w:t xml:space="preserve">were </w:t>
      </w:r>
      <w:r w:rsidRPr="00BE3786">
        <w:rPr>
          <w:rFonts w:ascii="Arial" w:hAnsi="Arial" w:cs="Arial"/>
          <w:sz w:val="22"/>
          <w:rPrChange w:id="869" w:author="Guo, Shicheng" w:date="2019-11-07T17:21:00Z">
            <w:rPr>
              <w:rFonts w:ascii="Times New Roman" w:hAnsi="Times New Roman" w:cs="Times New Roman"/>
              <w:sz w:val="24"/>
              <w:szCs w:val="24"/>
            </w:rPr>
          </w:rPrChange>
        </w:rPr>
        <w:t xml:space="preserve">dead. These three patients </w:t>
      </w:r>
      <w:r w:rsidR="00254E54" w:rsidRPr="00BE3786">
        <w:rPr>
          <w:rFonts w:ascii="Arial" w:hAnsi="Arial" w:cs="Arial"/>
          <w:sz w:val="22"/>
          <w:rPrChange w:id="870" w:author="Guo, Shicheng" w:date="2019-11-07T17:21:00Z">
            <w:rPr>
              <w:rFonts w:ascii="Times New Roman" w:hAnsi="Times New Roman"/>
              <w:sz w:val="24"/>
              <w:szCs w:val="24"/>
            </w:rPr>
          </w:rPrChange>
        </w:rPr>
        <w:t xml:space="preserve">and one other patient (P4) who did not have liver metastases but also died </w:t>
      </w:r>
      <w:r w:rsidRPr="00BE3786">
        <w:rPr>
          <w:rFonts w:ascii="Arial" w:hAnsi="Arial" w:cs="Arial"/>
          <w:sz w:val="22"/>
          <w:rPrChange w:id="871" w:author="Guo, Shicheng" w:date="2019-11-07T17:21:00Z">
            <w:rPr>
              <w:rFonts w:ascii="Times New Roman" w:hAnsi="Times New Roman" w:cs="Times New Roman"/>
              <w:sz w:val="24"/>
              <w:szCs w:val="24"/>
            </w:rPr>
          </w:rPrChange>
        </w:rPr>
        <w:t>had significantly larger number of CNVs than the others. Although the sample size was small, these findings might suggest that CNVs were likely associated with cancer progression and prognosis.</w:t>
      </w:r>
    </w:p>
    <w:p w14:paraId="3435AA83" w14:textId="1016C2A4" w:rsidR="00C63463" w:rsidRPr="00BE3786" w:rsidRDefault="00D036DD" w:rsidP="00BE3786">
      <w:pPr>
        <w:jc w:val="center"/>
        <w:rPr>
          <w:rFonts w:ascii="Arial" w:hAnsi="Arial" w:cs="Arial"/>
          <w:sz w:val="22"/>
          <w:rPrChange w:id="872" w:author="Guo, Shicheng" w:date="2019-11-07T17:21:00Z">
            <w:rPr>
              <w:rFonts w:ascii="Times New Roman" w:hAnsi="Times New Roman" w:cs="Times New Roman"/>
              <w:sz w:val="24"/>
              <w:szCs w:val="24"/>
            </w:rPr>
          </w:rPrChange>
        </w:rPr>
        <w:pPrChange w:id="873" w:author="Guo, Shicheng" w:date="2019-11-07T17:21:00Z">
          <w:pPr>
            <w:spacing w:line="360" w:lineRule="auto"/>
            <w:jc w:val="center"/>
          </w:pPr>
        </w:pPrChange>
      </w:pPr>
      <w:r w:rsidRPr="00BE3786">
        <w:rPr>
          <w:rFonts w:ascii="Arial" w:hAnsi="Arial" w:cs="Arial"/>
          <w:noProof/>
          <w:sz w:val="22"/>
          <w:lang w:eastAsia="en-US"/>
          <w:rPrChange w:id="874" w:author="Guo, Shicheng" w:date="2019-11-07T17:21:00Z">
            <w:rPr>
              <w:noProof/>
              <w:lang w:eastAsia="en-US"/>
            </w:rPr>
          </w:rPrChange>
        </w:rPr>
        <w:lastRenderedPageBreak/>
        <w:drawing>
          <wp:inline distT="0" distB="0" distL="0" distR="0" wp14:anchorId="5435CD1E" wp14:editId="6E411B7A">
            <wp:extent cx="5274310" cy="75514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51420"/>
                    </a:xfrm>
                    <a:prstGeom prst="rect">
                      <a:avLst/>
                    </a:prstGeom>
                  </pic:spPr>
                </pic:pic>
              </a:graphicData>
            </a:graphic>
          </wp:inline>
        </w:drawing>
      </w:r>
    </w:p>
    <w:p w14:paraId="09DB2049" w14:textId="17591E64" w:rsidR="00C63463" w:rsidRPr="00BE3786" w:rsidRDefault="00E55810" w:rsidP="00BE3786">
      <w:pPr>
        <w:widowControl/>
        <w:rPr>
          <w:rFonts w:ascii="Arial" w:hAnsi="Arial" w:cs="Arial"/>
          <w:sz w:val="22"/>
          <w:rPrChange w:id="875" w:author="Guo, Shicheng" w:date="2019-11-07T17:21:00Z">
            <w:rPr>
              <w:rFonts w:ascii="Times New Roman" w:hAnsi="Times New Roman" w:cs="Times New Roman"/>
              <w:sz w:val="24"/>
              <w:szCs w:val="24"/>
            </w:rPr>
          </w:rPrChange>
        </w:rPr>
        <w:pPrChange w:id="876" w:author="Guo, Shicheng" w:date="2019-11-07T17:21:00Z">
          <w:pPr>
            <w:widowControl/>
            <w:spacing w:line="360" w:lineRule="auto"/>
          </w:pPr>
        </w:pPrChange>
      </w:pPr>
      <w:r w:rsidRPr="00BE3786">
        <w:rPr>
          <w:rFonts w:ascii="Arial" w:hAnsi="Arial" w:cs="Arial"/>
          <w:sz w:val="22"/>
          <w:rPrChange w:id="877" w:author="Guo, Shicheng" w:date="2019-11-07T17:21:00Z">
            <w:rPr>
              <w:rFonts w:ascii="Times New Roman" w:hAnsi="Times New Roman" w:cs="Times New Roman"/>
              <w:sz w:val="24"/>
              <w:szCs w:val="24"/>
            </w:rPr>
          </w:rPrChange>
        </w:rPr>
        <w:t xml:space="preserve">Fig. </w:t>
      </w:r>
      <w:r w:rsidR="00D036DD" w:rsidRPr="00BE3786">
        <w:rPr>
          <w:rFonts w:ascii="Arial" w:hAnsi="Arial" w:cs="Arial"/>
          <w:sz w:val="22"/>
          <w:rPrChange w:id="878" w:author="Guo, Shicheng" w:date="2019-11-07T17:21:00Z">
            <w:rPr>
              <w:rFonts w:ascii="Times New Roman" w:hAnsi="Times New Roman" w:cs="Times New Roman"/>
              <w:sz w:val="24"/>
              <w:szCs w:val="24"/>
            </w:rPr>
          </w:rPrChange>
        </w:rPr>
        <w:t>3</w:t>
      </w:r>
      <w:r w:rsidRPr="00BE3786">
        <w:rPr>
          <w:rFonts w:ascii="Arial" w:hAnsi="Arial" w:cs="Arial"/>
          <w:sz w:val="22"/>
          <w:rPrChange w:id="879" w:author="Guo, Shicheng" w:date="2019-11-07T17:21:00Z">
            <w:rPr>
              <w:rFonts w:ascii="Times New Roman" w:hAnsi="Times New Roman" w:cs="Times New Roman"/>
              <w:sz w:val="24"/>
              <w:szCs w:val="24"/>
            </w:rPr>
          </w:rPrChange>
        </w:rPr>
        <w:t xml:space="preserve"> </w:t>
      </w:r>
      <w:r w:rsidR="00254E54" w:rsidRPr="00BE3786">
        <w:rPr>
          <w:rFonts w:ascii="Arial" w:hAnsi="Arial" w:cs="Arial"/>
          <w:sz w:val="22"/>
          <w:rPrChange w:id="880" w:author="Guo, Shicheng" w:date="2019-11-07T17:21:00Z">
            <w:rPr>
              <w:rFonts w:ascii="Times New Roman" w:hAnsi="Times New Roman"/>
              <w:sz w:val="24"/>
              <w:szCs w:val="24"/>
            </w:rPr>
          </w:rPrChange>
        </w:rPr>
        <w:t>Copy number variations</w:t>
      </w:r>
      <w:r w:rsidR="00254E54" w:rsidRPr="00BE3786">
        <w:rPr>
          <w:rFonts w:ascii="Arial" w:hAnsi="Arial" w:cs="Arial"/>
          <w:sz w:val="22"/>
          <w:rPrChange w:id="881" w:author="Guo, Shicheng" w:date="2019-11-07T17:21:00Z">
            <w:rPr>
              <w:rFonts w:ascii="Times New Roman" w:hAnsi="Times New Roman" w:hint="eastAsia"/>
              <w:sz w:val="24"/>
              <w:szCs w:val="24"/>
            </w:rPr>
          </w:rPrChange>
        </w:rPr>
        <w:t xml:space="preserve">. (A) Distribution of total somatic </w:t>
      </w:r>
      <w:bookmarkStart w:id="882" w:name="OLE_LINK19"/>
      <w:bookmarkStart w:id="883" w:name="OLE_LINK64"/>
      <w:r w:rsidR="00254E54" w:rsidRPr="00BE3786">
        <w:rPr>
          <w:rFonts w:ascii="Arial" w:hAnsi="Arial" w:cs="Arial"/>
          <w:sz w:val="22"/>
          <w:rPrChange w:id="884" w:author="Guo, Shicheng" w:date="2019-11-07T17:21:00Z">
            <w:rPr>
              <w:rFonts w:ascii="Times New Roman" w:hAnsi="Times New Roman"/>
              <w:sz w:val="24"/>
              <w:szCs w:val="24"/>
            </w:rPr>
          </w:rPrChange>
        </w:rPr>
        <w:t>copy number variations</w:t>
      </w:r>
      <w:bookmarkEnd w:id="882"/>
      <w:bookmarkEnd w:id="883"/>
      <w:r w:rsidR="00254E54" w:rsidRPr="00BE3786">
        <w:rPr>
          <w:rFonts w:ascii="Arial" w:hAnsi="Arial" w:cs="Arial"/>
          <w:sz w:val="22"/>
          <w:rPrChange w:id="885" w:author="Guo, Shicheng" w:date="2019-11-07T17:21:00Z">
            <w:rPr>
              <w:rFonts w:ascii="Times New Roman" w:hAnsi="Times New Roman"/>
              <w:sz w:val="24"/>
              <w:szCs w:val="24"/>
            </w:rPr>
          </w:rPrChange>
        </w:rPr>
        <w:t>.</w:t>
      </w:r>
      <w:r w:rsidR="00254E54" w:rsidRPr="00BE3786">
        <w:rPr>
          <w:rFonts w:ascii="Arial" w:hAnsi="Arial" w:cs="Arial"/>
          <w:sz w:val="22"/>
          <w:rPrChange w:id="886" w:author="Guo, Shicheng" w:date="2019-11-07T17:21:00Z">
            <w:rPr>
              <w:rFonts w:ascii="Times New Roman" w:hAnsi="Times New Roman" w:hint="eastAsia"/>
              <w:sz w:val="24"/>
              <w:szCs w:val="24"/>
            </w:rPr>
          </w:rPrChange>
        </w:rPr>
        <w:t xml:space="preserve"> </w:t>
      </w:r>
      <w:r w:rsidR="00254E54" w:rsidRPr="00BE3786">
        <w:rPr>
          <w:rFonts w:ascii="Arial" w:hAnsi="Arial" w:cs="Arial"/>
          <w:sz w:val="22"/>
          <w:rPrChange w:id="887" w:author="Guo, Shicheng" w:date="2019-11-07T17:21:00Z">
            <w:rPr>
              <w:rFonts w:ascii="Times New Roman" w:hAnsi="Times New Roman"/>
              <w:sz w:val="24"/>
              <w:szCs w:val="24"/>
            </w:rPr>
          </w:rPrChange>
        </w:rPr>
        <w:t xml:space="preserve">(B) The heatmap indicated </w:t>
      </w:r>
      <w:r w:rsidR="00254E54" w:rsidRPr="00BE3786">
        <w:rPr>
          <w:rFonts w:ascii="Arial" w:hAnsi="Arial" w:cs="Arial"/>
          <w:sz w:val="22"/>
          <w:rPrChange w:id="888" w:author="Guo, Shicheng" w:date="2019-11-07T17:21:00Z">
            <w:rPr>
              <w:rFonts w:ascii="Times New Roman" w:hAnsi="Times New Roman" w:hint="eastAsia"/>
              <w:sz w:val="24"/>
              <w:szCs w:val="24"/>
            </w:rPr>
          </w:rPrChange>
        </w:rPr>
        <w:t>the high-frequency analysis of</w:t>
      </w:r>
      <w:r w:rsidR="00254E54" w:rsidRPr="00BE3786">
        <w:rPr>
          <w:rFonts w:ascii="Arial" w:hAnsi="Arial" w:cs="Arial"/>
          <w:sz w:val="22"/>
          <w:rPrChange w:id="889" w:author="Guo, Shicheng" w:date="2019-11-07T17:21:00Z">
            <w:rPr>
              <w:rFonts w:ascii="Times New Roman" w:hAnsi="Times New Roman"/>
              <w:sz w:val="24"/>
              <w:szCs w:val="24"/>
            </w:rPr>
          </w:rPrChange>
        </w:rPr>
        <w:t xml:space="preserve"> copy number gains (red) or losses (blue) for each tumor region.</w:t>
      </w:r>
    </w:p>
    <w:p w14:paraId="367248F1" w14:textId="77777777" w:rsidR="00C63463" w:rsidRPr="00BE3786" w:rsidRDefault="00C63463" w:rsidP="00BE3786">
      <w:pPr>
        <w:rPr>
          <w:rFonts w:ascii="Arial" w:hAnsi="Arial" w:cs="Arial"/>
          <w:sz w:val="22"/>
          <w:rPrChange w:id="890" w:author="Guo, Shicheng" w:date="2019-11-07T17:21:00Z">
            <w:rPr>
              <w:rFonts w:ascii="Times New Roman" w:hAnsi="Times New Roman" w:cs="Times New Roman"/>
              <w:sz w:val="24"/>
              <w:szCs w:val="24"/>
            </w:rPr>
          </w:rPrChange>
        </w:rPr>
        <w:pPrChange w:id="891" w:author="Guo, Shicheng" w:date="2019-11-07T17:21:00Z">
          <w:pPr>
            <w:spacing w:line="360" w:lineRule="auto"/>
          </w:pPr>
        </w:pPrChange>
      </w:pPr>
    </w:p>
    <w:p w14:paraId="596516C6" w14:textId="77777777" w:rsidR="00C63463" w:rsidRPr="00BE3786" w:rsidRDefault="00C63463" w:rsidP="00BE3786">
      <w:pPr>
        <w:spacing w:beforeLines="50" w:before="156" w:afterLines="50" w:after="156"/>
        <w:rPr>
          <w:rFonts w:ascii="Arial" w:hAnsi="Arial" w:cs="Arial"/>
          <w:sz w:val="22"/>
          <w:rPrChange w:id="892" w:author="Guo, Shicheng" w:date="2019-11-07T17:21:00Z">
            <w:rPr>
              <w:rFonts w:ascii="Times New Roman" w:hAnsi="Times New Roman" w:cs="Times New Roman"/>
              <w:sz w:val="24"/>
              <w:szCs w:val="24"/>
            </w:rPr>
          </w:rPrChange>
        </w:rPr>
        <w:pPrChange w:id="893" w:author="Guo, Shicheng" w:date="2019-11-07T17:21:00Z">
          <w:pPr>
            <w:spacing w:beforeLines="50" w:before="156" w:afterLines="50" w:after="156" w:line="360" w:lineRule="auto"/>
          </w:pPr>
        </w:pPrChange>
      </w:pPr>
      <w:bookmarkStart w:id="894" w:name="OLE_LINK20"/>
    </w:p>
    <w:bookmarkEnd w:id="894"/>
    <w:p w14:paraId="5B380304" w14:textId="394C310B" w:rsidR="00C63463" w:rsidRPr="00BE3786" w:rsidRDefault="00E55810" w:rsidP="00BE3786">
      <w:pPr>
        <w:spacing w:beforeLines="50" w:before="156" w:afterLines="50" w:after="156"/>
        <w:rPr>
          <w:rFonts w:ascii="Arial" w:hAnsi="Arial" w:cs="Arial"/>
          <w:sz w:val="22"/>
          <w:rPrChange w:id="895" w:author="Guo, Shicheng" w:date="2019-11-07T17:21:00Z">
            <w:rPr>
              <w:rFonts w:ascii="Times New Roman" w:hAnsi="Times New Roman" w:cs="Times New Roman"/>
              <w:sz w:val="24"/>
              <w:szCs w:val="24"/>
            </w:rPr>
          </w:rPrChange>
        </w:rPr>
        <w:pPrChange w:id="896" w:author="Guo, Shicheng" w:date="2019-11-07T17:21:00Z">
          <w:pPr>
            <w:spacing w:beforeLines="50" w:before="156" w:afterLines="50" w:after="156" w:line="360" w:lineRule="auto"/>
          </w:pPr>
        </w:pPrChange>
      </w:pPr>
      <w:r w:rsidRPr="00BE3786">
        <w:rPr>
          <w:rFonts w:ascii="Arial" w:hAnsi="Arial" w:cs="Arial"/>
          <w:b/>
          <w:sz w:val="22"/>
          <w:rPrChange w:id="897" w:author="Guo, Shicheng" w:date="2019-11-07T17:21:00Z">
            <w:rPr>
              <w:rFonts w:ascii="Times New Roman" w:hAnsi="Times New Roman" w:cs="Times New Roman"/>
              <w:b/>
              <w:sz w:val="24"/>
              <w:szCs w:val="24"/>
            </w:rPr>
          </w:rPrChange>
        </w:rPr>
        <w:t xml:space="preserve">Clonal evolution analyses. </w:t>
      </w:r>
      <w:bookmarkStart w:id="898" w:name="OLE_LINK17"/>
      <w:bookmarkStart w:id="899" w:name="OLE_LINK34"/>
      <w:r w:rsidRPr="00BE3786">
        <w:rPr>
          <w:rFonts w:ascii="Arial" w:hAnsi="Arial" w:cs="Arial"/>
          <w:sz w:val="22"/>
          <w:rPrChange w:id="900" w:author="Guo, Shicheng" w:date="2019-11-07T17:21:00Z">
            <w:rPr>
              <w:rFonts w:ascii="Times New Roman" w:hAnsi="Times New Roman" w:cs="Times New Roman"/>
              <w:sz w:val="24"/>
              <w:szCs w:val="24"/>
            </w:rPr>
          </w:rPrChange>
        </w:rPr>
        <w:t xml:space="preserve">We performed clonal evolution analyses to determine the subclonal composition of each patient, which were generated based on somatic mutations and </w:t>
      </w:r>
      <w:r w:rsidRPr="00BE3786">
        <w:rPr>
          <w:rFonts w:ascii="Arial" w:hAnsi="Arial" w:cs="Arial"/>
          <w:bCs/>
          <w:sz w:val="22"/>
          <w:rPrChange w:id="901" w:author="Guo, Shicheng" w:date="2019-11-07T17:21:00Z">
            <w:rPr>
              <w:rFonts w:ascii="Times New Roman" w:hAnsi="Times New Roman" w:cs="Times New Roman"/>
              <w:bCs/>
              <w:sz w:val="24"/>
              <w:szCs w:val="24"/>
            </w:rPr>
          </w:rPrChange>
        </w:rPr>
        <w:t>copy number data</w:t>
      </w:r>
      <w:r w:rsidRPr="00BE3786">
        <w:rPr>
          <w:rFonts w:ascii="Arial" w:hAnsi="Arial" w:cs="Arial"/>
          <w:sz w:val="22"/>
          <w:rPrChange w:id="902" w:author="Guo, Shicheng" w:date="2019-11-07T17:21:00Z">
            <w:rPr>
              <w:rFonts w:ascii="Times New Roman" w:hAnsi="Times New Roman" w:cs="Times New Roman"/>
              <w:sz w:val="24"/>
              <w:szCs w:val="24"/>
            </w:rPr>
          </w:rPrChange>
        </w:rPr>
        <w:t xml:space="preserve">. </w:t>
      </w:r>
      <w:bookmarkEnd w:id="898"/>
      <w:r w:rsidRPr="00BE3786">
        <w:rPr>
          <w:rFonts w:ascii="Arial" w:hAnsi="Arial" w:cs="Arial"/>
          <w:sz w:val="22"/>
          <w:rPrChange w:id="903" w:author="Guo, Shicheng" w:date="2019-11-07T17:21:00Z">
            <w:rPr>
              <w:rFonts w:ascii="Times New Roman" w:hAnsi="Times New Roman" w:cs="Times New Roman"/>
              <w:sz w:val="24"/>
              <w:szCs w:val="24"/>
            </w:rPr>
          </w:rPrChange>
        </w:rPr>
        <w:t xml:space="preserve">There were </w:t>
      </w:r>
      <w:r w:rsidR="007B2649" w:rsidRPr="00BE3786">
        <w:rPr>
          <w:rFonts w:ascii="Arial" w:hAnsi="Arial" w:cs="Arial"/>
          <w:sz w:val="22"/>
          <w:rPrChange w:id="904" w:author="Guo, Shicheng" w:date="2019-11-07T17:21:00Z">
            <w:rPr>
              <w:rFonts w:ascii="Times New Roman" w:hAnsi="Times New Roman" w:cs="Times New Roman"/>
              <w:sz w:val="24"/>
              <w:szCs w:val="24"/>
            </w:rPr>
          </w:rPrChange>
        </w:rPr>
        <w:t>3</w:t>
      </w:r>
      <w:r w:rsidRPr="00BE3786">
        <w:rPr>
          <w:rFonts w:ascii="Arial" w:hAnsi="Arial" w:cs="Arial"/>
          <w:sz w:val="22"/>
          <w:rPrChange w:id="905" w:author="Guo, Shicheng" w:date="2019-11-07T17:21:00Z">
            <w:rPr>
              <w:rFonts w:ascii="Times New Roman" w:hAnsi="Times New Roman" w:cs="Times New Roman"/>
              <w:sz w:val="24"/>
              <w:szCs w:val="24"/>
            </w:rPr>
          </w:rPrChange>
        </w:rPr>
        <w:t>-</w:t>
      </w:r>
      <w:r w:rsidR="007B2649" w:rsidRPr="00BE3786">
        <w:rPr>
          <w:rFonts w:ascii="Arial" w:hAnsi="Arial" w:cs="Arial"/>
          <w:sz w:val="22"/>
          <w:rPrChange w:id="906" w:author="Guo, Shicheng" w:date="2019-11-07T17:21:00Z">
            <w:rPr>
              <w:rFonts w:ascii="Times New Roman" w:hAnsi="Times New Roman" w:cs="Times New Roman"/>
              <w:sz w:val="24"/>
              <w:szCs w:val="24"/>
            </w:rPr>
          </w:rPrChange>
        </w:rPr>
        <w:t>6</w:t>
      </w:r>
      <w:r w:rsidRPr="00BE3786">
        <w:rPr>
          <w:rFonts w:ascii="Arial" w:hAnsi="Arial" w:cs="Arial"/>
          <w:sz w:val="22"/>
          <w:rPrChange w:id="907" w:author="Guo, Shicheng" w:date="2019-11-07T17:21:00Z">
            <w:rPr>
              <w:rFonts w:ascii="Times New Roman" w:hAnsi="Times New Roman" w:cs="Times New Roman"/>
              <w:sz w:val="24"/>
              <w:szCs w:val="24"/>
            </w:rPr>
          </w:rPrChange>
        </w:rPr>
        <w:t xml:space="preserve"> clusters in </w:t>
      </w:r>
      <w:r w:rsidR="007B2649" w:rsidRPr="00BE3786">
        <w:rPr>
          <w:rFonts w:ascii="Arial" w:hAnsi="Arial" w:cs="Arial"/>
          <w:sz w:val="22"/>
          <w:rPrChange w:id="908" w:author="Guo, Shicheng" w:date="2019-11-07T17:21:00Z">
            <w:rPr>
              <w:rFonts w:ascii="Times New Roman" w:hAnsi="Times New Roman" w:cs="Times New Roman"/>
              <w:sz w:val="24"/>
              <w:szCs w:val="24"/>
            </w:rPr>
          </w:rPrChange>
        </w:rPr>
        <w:t>each case</w:t>
      </w:r>
      <w:r w:rsidRPr="00BE3786">
        <w:rPr>
          <w:rFonts w:ascii="Arial" w:hAnsi="Arial" w:cs="Arial"/>
          <w:sz w:val="22"/>
          <w:rPrChange w:id="909" w:author="Guo, Shicheng" w:date="2019-11-07T17:21:00Z">
            <w:rPr>
              <w:rFonts w:ascii="Times New Roman" w:hAnsi="Times New Roman" w:cs="Times New Roman"/>
              <w:sz w:val="24"/>
              <w:szCs w:val="24"/>
            </w:rPr>
          </w:rPrChange>
        </w:rPr>
        <w:t xml:space="preserve">. </w:t>
      </w:r>
      <w:bookmarkStart w:id="910" w:name="OLE_LINK15"/>
      <w:r w:rsidRPr="00BE3786">
        <w:rPr>
          <w:rFonts w:ascii="Arial" w:hAnsi="Arial" w:cs="Arial"/>
          <w:sz w:val="22"/>
          <w:rPrChange w:id="911" w:author="Guo, Shicheng" w:date="2019-11-07T17:21:00Z">
            <w:rPr>
              <w:rFonts w:ascii="Times New Roman" w:hAnsi="Times New Roman" w:cs="Times New Roman"/>
              <w:sz w:val="24"/>
              <w:szCs w:val="24"/>
            </w:rPr>
          </w:rPrChange>
        </w:rPr>
        <w:t xml:space="preserve">Driver variants such as </w:t>
      </w:r>
      <w:r w:rsidRPr="00BE3786">
        <w:rPr>
          <w:rFonts w:ascii="Arial" w:hAnsi="Arial" w:cs="Arial"/>
          <w:i/>
          <w:sz w:val="22"/>
          <w:rPrChange w:id="912" w:author="Guo, Shicheng" w:date="2019-11-07T17:21:00Z">
            <w:rPr>
              <w:rFonts w:ascii="Times New Roman" w:hAnsi="Times New Roman" w:cs="Times New Roman"/>
              <w:i/>
              <w:sz w:val="24"/>
              <w:szCs w:val="24"/>
            </w:rPr>
          </w:rPrChange>
        </w:rPr>
        <w:t>CDKN2A</w:t>
      </w:r>
      <w:r w:rsidRPr="00BE3786">
        <w:rPr>
          <w:rFonts w:ascii="Arial" w:hAnsi="Arial" w:cs="Arial"/>
          <w:sz w:val="22"/>
          <w:rPrChange w:id="913" w:author="Guo, Shicheng" w:date="2019-11-07T17:21:00Z">
            <w:rPr>
              <w:rFonts w:ascii="Times New Roman" w:hAnsi="Times New Roman" w:cs="Times New Roman"/>
              <w:sz w:val="24"/>
              <w:szCs w:val="24"/>
            </w:rPr>
          </w:rPrChange>
        </w:rPr>
        <w:t xml:space="preserve"> and </w:t>
      </w:r>
      <w:r w:rsidRPr="00BE3786">
        <w:rPr>
          <w:rFonts w:ascii="Arial" w:hAnsi="Arial" w:cs="Arial"/>
          <w:i/>
          <w:sz w:val="22"/>
          <w:rPrChange w:id="914" w:author="Guo, Shicheng" w:date="2019-11-07T17:21:00Z">
            <w:rPr>
              <w:rFonts w:ascii="Times New Roman" w:hAnsi="Times New Roman" w:cs="Times New Roman"/>
              <w:i/>
              <w:sz w:val="24"/>
              <w:szCs w:val="24"/>
            </w:rPr>
          </w:rPrChange>
        </w:rPr>
        <w:t>TP53</w:t>
      </w:r>
      <w:r w:rsidRPr="00BE3786">
        <w:rPr>
          <w:rFonts w:ascii="Arial" w:hAnsi="Arial" w:cs="Arial"/>
          <w:sz w:val="22"/>
          <w:rPrChange w:id="915" w:author="Guo, Shicheng" w:date="2019-11-07T17:21:00Z">
            <w:rPr>
              <w:rFonts w:ascii="Times New Roman" w:hAnsi="Times New Roman" w:cs="Times New Roman"/>
              <w:sz w:val="24"/>
              <w:szCs w:val="24"/>
            </w:rPr>
          </w:rPrChange>
        </w:rPr>
        <w:t xml:space="preserve"> were detected early as clonal. Phylogenetic </w:t>
      </w:r>
      <w:r w:rsidRPr="00BE3786">
        <w:rPr>
          <w:rFonts w:ascii="Arial" w:hAnsi="Arial" w:cs="Arial"/>
          <w:sz w:val="22"/>
          <w:rPrChange w:id="916" w:author="Guo, Shicheng" w:date="2019-11-07T17:21:00Z">
            <w:rPr>
              <w:rFonts w:ascii="Times New Roman" w:hAnsi="Times New Roman" w:cs="Times New Roman"/>
              <w:sz w:val="24"/>
              <w:szCs w:val="24"/>
            </w:rPr>
          </w:rPrChange>
        </w:rPr>
        <w:lastRenderedPageBreak/>
        <w:t xml:space="preserve">analysis based on multi-region showed that </w:t>
      </w:r>
      <w:bookmarkStart w:id="917" w:name="OLE_LINK14"/>
      <w:r w:rsidRPr="00BE3786">
        <w:rPr>
          <w:rFonts w:ascii="Arial" w:hAnsi="Arial" w:cs="Arial"/>
          <w:sz w:val="22"/>
          <w:rPrChange w:id="918" w:author="Guo, Shicheng" w:date="2019-11-07T17:21:00Z">
            <w:rPr>
              <w:rFonts w:ascii="Times New Roman" w:hAnsi="Times New Roman" w:cs="Times New Roman"/>
              <w:sz w:val="24"/>
              <w:szCs w:val="24"/>
            </w:rPr>
          </w:rPrChange>
        </w:rPr>
        <w:t xml:space="preserve">all tumor regions from the same tumor were genetically </w:t>
      </w:r>
      <w:bookmarkEnd w:id="917"/>
      <w:r w:rsidR="007B2649" w:rsidRPr="00BE3786">
        <w:rPr>
          <w:rFonts w:ascii="Arial" w:hAnsi="Arial" w:cs="Arial"/>
          <w:sz w:val="22"/>
          <w:rPrChange w:id="919" w:author="Guo, Shicheng" w:date="2019-11-07T17:21:00Z">
            <w:rPr>
              <w:rFonts w:ascii="Times New Roman" w:hAnsi="Times New Roman" w:cs="Times New Roman"/>
              <w:sz w:val="24"/>
              <w:szCs w:val="24"/>
            </w:rPr>
          </w:rPrChange>
        </w:rPr>
        <w:t xml:space="preserve">different </w:t>
      </w:r>
      <w:r w:rsidRPr="00BE3786">
        <w:rPr>
          <w:rFonts w:ascii="Arial" w:hAnsi="Arial" w:cs="Arial"/>
          <w:sz w:val="22"/>
          <w:rPrChange w:id="920" w:author="Guo, Shicheng" w:date="2019-11-07T17:21:00Z">
            <w:rPr>
              <w:rFonts w:ascii="Times New Roman" w:hAnsi="Times New Roman" w:cs="Times New Roman"/>
              <w:sz w:val="24"/>
              <w:szCs w:val="24"/>
            </w:rPr>
          </w:rPrChange>
        </w:rPr>
        <w:t xml:space="preserve">with no or only a few detected </w:t>
      </w:r>
      <w:r w:rsidR="007B2649" w:rsidRPr="00BE3786">
        <w:rPr>
          <w:rFonts w:ascii="Arial" w:hAnsi="Arial" w:cs="Arial"/>
          <w:sz w:val="22"/>
          <w:rPrChange w:id="921" w:author="Guo, Shicheng" w:date="2019-11-07T17:21:00Z">
            <w:rPr>
              <w:rFonts w:ascii="Times New Roman" w:hAnsi="Times New Roman" w:cs="Times New Roman"/>
              <w:sz w:val="24"/>
              <w:szCs w:val="24"/>
            </w:rPr>
          </w:rPrChange>
        </w:rPr>
        <w:t xml:space="preserve">similarity </w:t>
      </w:r>
      <w:r w:rsidRPr="00BE3786">
        <w:rPr>
          <w:rFonts w:ascii="Arial" w:hAnsi="Arial" w:cs="Arial"/>
          <w:sz w:val="22"/>
          <w:rPrChange w:id="922" w:author="Guo, Shicheng" w:date="2019-11-07T17:21:00Z">
            <w:rPr>
              <w:rFonts w:ascii="Times New Roman" w:hAnsi="Times New Roman" w:cs="Times New Roman"/>
              <w:sz w:val="24"/>
              <w:szCs w:val="24"/>
            </w:rPr>
          </w:rPrChange>
        </w:rPr>
        <w:t xml:space="preserve">(Fig. </w:t>
      </w:r>
      <w:r w:rsidR="00BB0F41" w:rsidRPr="00BE3786">
        <w:rPr>
          <w:rFonts w:ascii="Arial" w:hAnsi="Arial" w:cs="Arial"/>
          <w:sz w:val="22"/>
          <w:rPrChange w:id="923" w:author="Guo, Shicheng" w:date="2019-11-07T17:21:00Z">
            <w:rPr>
              <w:rFonts w:ascii="Times New Roman" w:hAnsi="Times New Roman" w:cs="Times New Roman"/>
              <w:sz w:val="24"/>
              <w:szCs w:val="24"/>
            </w:rPr>
          </w:rPrChange>
        </w:rPr>
        <w:t>4</w:t>
      </w:r>
      <w:r w:rsidRPr="00BE3786">
        <w:rPr>
          <w:rFonts w:ascii="Arial" w:hAnsi="Arial" w:cs="Arial"/>
          <w:sz w:val="22"/>
          <w:rPrChange w:id="924" w:author="Guo, Shicheng" w:date="2019-11-07T17:21:00Z">
            <w:rPr>
              <w:rFonts w:ascii="Times New Roman" w:hAnsi="Times New Roman" w:cs="Times New Roman"/>
              <w:sz w:val="24"/>
              <w:szCs w:val="24"/>
            </w:rPr>
          </w:rPrChange>
        </w:rPr>
        <w:t xml:space="preserve">). </w:t>
      </w:r>
      <w:bookmarkStart w:id="925" w:name="OLE_LINK18"/>
      <w:bookmarkEnd w:id="910"/>
      <w:r w:rsidR="007B2649" w:rsidRPr="00BE3786">
        <w:rPr>
          <w:rFonts w:ascii="Arial" w:hAnsi="Arial" w:cs="Arial"/>
          <w:sz w:val="22"/>
          <w:rPrChange w:id="926" w:author="Guo, Shicheng" w:date="2019-11-07T17:21:00Z">
            <w:rPr>
              <w:rFonts w:ascii="Times New Roman" w:hAnsi="Times New Roman" w:cs="Times New Roman"/>
              <w:sz w:val="24"/>
              <w:szCs w:val="24"/>
            </w:rPr>
          </w:rPrChange>
        </w:rPr>
        <w:t xml:space="preserve">Clones of different regions follow their own evolutionary path to form different branches. </w:t>
      </w:r>
      <w:r w:rsidRPr="00BE3786">
        <w:rPr>
          <w:rFonts w:ascii="Arial" w:hAnsi="Arial" w:cs="Arial"/>
          <w:sz w:val="22"/>
          <w:rPrChange w:id="927" w:author="Guo, Shicheng" w:date="2019-11-07T17:21:00Z">
            <w:rPr>
              <w:rFonts w:ascii="Times New Roman" w:hAnsi="Times New Roman" w:cs="Times New Roman"/>
              <w:sz w:val="24"/>
              <w:szCs w:val="24"/>
            </w:rPr>
          </w:rPrChange>
        </w:rPr>
        <w:t>Therefore, even with single-region sampling, clones and subclones of the phylogenetic tree could</w:t>
      </w:r>
      <w:r w:rsidR="007B2649" w:rsidRPr="00BE3786">
        <w:rPr>
          <w:rFonts w:ascii="Arial" w:hAnsi="Arial" w:cs="Arial"/>
          <w:sz w:val="22"/>
          <w:rPrChange w:id="928" w:author="Guo, Shicheng" w:date="2019-11-07T17:21:00Z">
            <w:rPr>
              <w:rFonts w:ascii="Times New Roman" w:hAnsi="Times New Roman" w:cs="Times New Roman"/>
              <w:sz w:val="24"/>
              <w:szCs w:val="24"/>
            </w:rPr>
          </w:rPrChange>
        </w:rPr>
        <w:t xml:space="preserve"> not</w:t>
      </w:r>
      <w:r w:rsidRPr="00BE3786">
        <w:rPr>
          <w:rFonts w:ascii="Arial" w:hAnsi="Arial" w:cs="Arial"/>
          <w:sz w:val="22"/>
          <w:rPrChange w:id="929" w:author="Guo, Shicheng" w:date="2019-11-07T17:21:00Z">
            <w:rPr>
              <w:rFonts w:ascii="Times New Roman" w:hAnsi="Times New Roman" w:cs="Times New Roman"/>
              <w:sz w:val="24"/>
              <w:szCs w:val="24"/>
            </w:rPr>
          </w:rPrChange>
        </w:rPr>
        <w:t xml:space="preserve"> be identified. And it was hard to draw conclusions about their evolutionary relationship.</w:t>
      </w:r>
    </w:p>
    <w:p w14:paraId="0ED89AEE" w14:textId="734CC1A8" w:rsidR="00C63463" w:rsidRPr="00BE3786" w:rsidRDefault="00254E54" w:rsidP="00BE3786">
      <w:pPr>
        <w:widowControl/>
        <w:rPr>
          <w:rFonts w:ascii="Arial" w:hAnsi="Arial" w:cs="Arial"/>
          <w:sz w:val="22"/>
          <w:rPrChange w:id="930" w:author="Guo, Shicheng" w:date="2019-11-07T17:21:00Z">
            <w:rPr>
              <w:rFonts w:ascii="Times New Roman" w:hAnsi="Times New Roman" w:cs="Times New Roman"/>
              <w:sz w:val="24"/>
              <w:szCs w:val="24"/>
            </w:rPr>
          </w:rPrChange>
        </w:rPr>
        <w:pPrChange w:id="931" w:author="Guo, Shicheng" w:date="2019-11-07T17:21:00Z">
          <w:pPr>
            <w:widowControl/>
            <w:spacing w:line="360" w:lineRule="auto"/>
          </w:pPr>
        </w:pPrChange>
      </w:pPr>
      <w:r w:rsidRPr="00BE3786">
        <w:rPr>
          <w:rFonts w:ascii="Arial" w:hAnsi="Arial" w:cs="Arial"/>
          <w:noProof/>
          <w:sz w:val="22"/>
          <w:lang w:eastAsia="en-US"/>
          <w:rPrChange w:id="932" w:author="Guo, Shicheng" w:date="2019-11-07T17:21:00Z">
            <w:rPr>
              <w:noProof/>
              <w:lang w:eastAsia="en-US"/>
            </w:rPr>
          </w:rPrChange>
        </w:rPr>
        <w:drawing>
          <wp:inline distT="0" distB="0" distL="0" distR="0" wp14:anchorId="2C7D1601" wp14:editId="1AF49FA0">
            <wp:extent cx="5271770" cy="349059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1770" cy="3490595"/>
                    </a:xfrm>
                    <a:prstGeom prst="rect">
                      <a:avLst/>
                    </a:prstGeom>
                    <a:noFill/>
                    <a:ln>
                      <a:noFill/>
                    </a:ln>
                  </pic:spPr>
                </pic:pic>
              </a:graphicData>
            </a:graphic>
          </wp:inline>
        </w:drawing>
      </w:r>
      <w:r w:rsidR="00E55810" w:rsidRPr="00BE3786">
        <w:rPr>
          <w:rFonts w:ascii="Arial" w:hAnsi="Arial" w:cs="Arial"/>
          <w:sz w:val="22"/>
          <w:rPrChange w:id="933" w:author="Guo, Shicheng" w:date="2019-11-07T17:21:00Z">
            <w:rPr>
              <w:rFonts w:ascii="Times New Roman" w:hAnsi="Times New Roman" w:cs="Times New Roman"/>
              <w:sz w:val="24"/>
              <w:szCs w:val="24"/>
            </w:rPr>
          </w:rPrChange>
        </w:rPr>
        <w:t xml:space="preserve">Fig. </w:t>
      </w:r>
      <w:r w:rsidR="00F14433" w:rsidRPr="00BE3786">
        <w:rPr>
          <w:rFonts w:ascii="Arial" w:hAnsi="Arial" w:cs="Arial"/>
          <w:sz w:val="22"/>
          <w:rPrChange w:id="934" w:author="Guo, Shicheng" w:date="2019-11-07T17:21:00Z">
            <w:rPr>
              <w:rFonts w:ascii="Times New Roman" w:hAnsi="Times New Roman" w:cs="Times New Roman"/>
              <w:sz w:val="24"/>
              <w:szCs w:val="24"/>
            </w:rPr>
          </w:rPrChange>
        </w:rPr>
        <w:t>4</w:t>
      </w:r>
      <w:r w:rsidR="00E55810" w:rsidRPr="00BE3786">
        <w:rPr>
          <w:rFonts w:ascii="Arial" w:hAnsi="Arial" w:cs="Arial"/>
          <w:sz w:val="22"/>
          <w:rPrChange w:id="935" w:author="Guo, Shicheng" w:date="2019-11-07T17:21:00Z">
            <w:rPr>
              <w:rFonts w:ascii="Times New Roman" w:hAnsi="Times New Roman" w:cs="Times New Roman"/>
              <w:sz w:val="24"/>
              <w:szCs w:val="24"/>
            </w:rPr>
          </w:rPrChange>
        </w:rPr>
        <w:t xml:space="preserve"> Graphical presentations of the clonal evolution. Inferring and visualizing clonal</w:t>
      </w:r>
      <w:r w:rsidR="00E55810" w:rsidRPr="00BE3786">
        <w:rPr>
          <w:rFonts w:ascii="Arial" w:hAnsi="Arial" w:cs="Arial"/>
          <w:sz w:val="22"/>
          <w:rPrChange w:id="936" w:author="Guo, Shicheng" w:date="2019-11-07T17:21:00Z">
            <w:rPr>
              <w:rFonts w:ascii="Times New Roman" w:hAnsi="Times New Roman" w:cs="Times New Roman" w:hint="eastAsia"/>
              <w:sz w:val="24"/>
              <w:szCs w:val="24"/>
            </w:rPr>
          </w:rPrChange>
        </w:rPr>
        <w:t xml:space="preserve"> </w:t>
      </w:r>
      <w:r w:rsidR="00E55810" w:rsidRPr="00BE3786">
        <w:rPr>
          <w:rFonts w:ascii="Arial" w:hAnsi="Arial" w:cs="Arial"/>
          <w:sz w:val="22"/>
          <w:rPrChange w:id="937" w:author="Guo, Shicheng" w:date="2019-11-07T17:21:00Z">
            <w:rPr>
              <w:rFonts w:ascii="Times New Roman" w:hAnsi="Times New Roman" w:cs="Times New Roman"/>
              <w:sz w:val="24"/>
              <w:szCs w:val="24"/>
            </w:rPr>
          </w:rPrChange>
        </w:rPr>
        <w:t>evolution were constructed from the multiregion WES data using</w:t>
      </w:r>
      <w:r w:rsidR="00E55810" w:rsidRPr="00BE3786">
        <w:rPr>
          <w:rFonts w:ascii="Arial" w:hAnsi="Arial" w:cs="Arial"/>
          <w:bCs/>
          <w:sz w:val="22"/>
          <w:rPrChange w:id="938" w:author="Guo, Shicheng" w:date="2019-11-07T17:21:00Z">
            <w:rPr>
              <w:rFonts w:ascii="Times New Roman" w:hAnsi="Times New Roman" w:cs="Times New Roman"/>
              <w:bCs/>
              <w:sz w:val="24"/>
              <w:szCs w:val="24"/>
            </w:rPr>
          </w:rPrChange>
        </w:rPr>
        <w:t xml:space="preserve"> ClonEvol and SciClone</w:t>
      </w:r>
      <w:r w:rsidR="00E55810" w:rsidRPr="00BE3786">
        <w:rPr>
          <w:rFonts w:ascii="Arial" w:hAnsi="Arial" w:cs="Arial"/>
          <w:bCs/>
          <w:sz w:val="22"/>
          <w:rPrChange w:id="939" w:author="Guo, Shicheng" w:date="2019-11-07T17:21:00Z">
            <w:rPr>
              <w:rFonts w:ascii="Times New Roman" w:hAnsi="Times New Roman" w:cs="Times New Roman"/>
              <w:bCs/>
              <w:sz w:val="24"/>
              <w:szCs w:val="24"/>
            </w:rPr>
          </w:rPrChange>
        </w:rPr>
        <w:fldChar w:fldCharType="begin">
          <w:fldData xml:space="preserve">PEVuZE5vdGU+PENpdGU+PEF1dGhvcj5NaWxsZXI8L0F1dGhvcj48WWVhcj4yMDE0PC9ZZWFyPjxS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</w:fldData>
        </w:fldChar>
      </w:r>
      <w:r w:rsidR="000670AD" w:rsidRPr="00BE3786">
        <w:rPr>
          <w:rFonts w:ascii="Arial" w:hAnsi="Arial" w:cs="Arial"/>
          <w:bCs/>
          <w:sz w:val="22"/>
          <w:rPrChange w:id="940" w:author="Guo, Shicheng" w:date="2019-11-07T17:21:00Z">
            <w:rPr>
              <w:rFonts w:ascii="Times New Roman" w:hAnsi="Times New Roman" w:cs="Times New Roman"/>
              <w:bCs/>
              <w:sz w:val="24"/>
              <w:szCs w:val="24"/>
            </w:rPr>
          </w:rPrChange>
        </w:rPr>
        <w:instrText xml:space="preserve"> ADDIN EN.CITE </w:instrText>
      </w:r>
      <w:r w:rsidR="000670AD" w:rsidRPr="00BE3786">
        <w:rPr>
          <w:rFonts w:ascii="Arial" w:hAnsi="Arial" w:cs="Arial"/>
          <w:bCs/>
          <w:sz w:val="22"/>
          <w:rPrChange w:id="941" w:author="Guo, Shicheng" w:date="2019-11-07T17:21:00Z">
            <w:rPr>
              <w:rFonts w:ascii="Times New Roman" w:hAnsi="Times New Roman" w:cs="Times New Roman"/>
              <w:bCs/>
              <w:sz w:val="24"/>
              <w:szCs w:val="24"/>
            </w:rPr>
          </w:rPrChange>
        </w:rPr>
        <w:fldChar w:fldCharType="begin">
          <w:fldData xml:space="preserve">PEVuZE5vdGU+PENpdGU+PEF1dGhvcj5NaWxsZXI8L0F1dGhvcj48WWVhcj4yMDE0PC9ZZWFyPjxS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</w:fldData>
        </w:fldChar>
      </w:r>
      <w:r w:rsidR="000670AD" w:rsidRPr="00BE3786">
        <w:rPr>
          <w:rFonts w:ascii="Arial" w:hAnsi="Arial" w:cs="Arial"/>
          <w:bCs/>
          <w:sz w:val="22"/>
          <w:rPrChange w:id="942" w:author="Guo, Shicheng" w:date="2019-11-07T17:21:00Z">
            <w:rPr>
              <w:rFonts w:ascii="Times New Roman" w:hAnsi="Times New Roman" w:cs="Times New Roman"/>
              <w:bCs/>
              <w:sz w:val="24"/>
              <w:szCs w:val="24"/>
            </w:rPr>
          </w:rPrChange>
        </w:rPr>
        <w:instrText xml:space="preserve"> ADDIN EN.CITE.DATA </w:instrText>
      </w:r>
      <w:r w:rsidR="000670AD" w:rsidRPr="00BE3786">
        <w:rPr>
          <w:rFonts w:ascii="Arial" w:hAnsi="Arial" w:cs="Arial"/>
          <w:bCs/>
          <w:sz w:val="22"/>
          <w:rPrChange w:id="943" w:author="Guo, Shicheng" w:date="2019-11-07T17:21:00Z">
            <w:rPr>
              <w:rFonts w:ascii="Times New Roman" w:hAnsi="Times New Roman" w:cs="Times New Roman"/>
              <w:bCs/>
              <w:sz w:val="24"/>
              <w:szCs w:val="24"/>
            </w:rPr>
          </w:rPrChange>
        </w:rPr>
      </w:r>
      <w:r w:rsidR="000670AD" w:rsidRPr="00BE3786">
        <w:rPr>
          <w:rFonts w:ascii="Arial" w:hAnsi="Arial" w:cs="Arial"/>
          <w:bCs/>
          <w:sz w:val="22"/>
          <w:rPrChange w:id="944" w:author="Guo, Shicheng" w:date="2019-11-07T17:21:00Z">
            <w:rPr>
              <w:rFonts w:ascii="Times New Roman" w:hAnsi="Times New Roman" w:cs="Times New Roman"/>
              <w:bCs/>
              <w:sz w:val="24"/>
              <w:szCs w:val="24"/>
            </w:rPr>
          </w:rPrChange>
        </w:rPr>
        <w:fldChar w:fldCharType="end"/>
      </w:r>
      <w:r w:rsidR="00E55810" w:rsidRPr="00BE3786">
        <w:rPr>
          <w:rFonts w:ascii="Arial" w:hAnsi="Arial" w:cs="Arial"/>
          <w:bCs/>
          <w:sz w:val="22"/>
          <w:rPrChange w:id="945" w:author="Guo, Shicheng" w:date="2019-11-07T17:21:00Z">
            <w:rPr>
              <w:rFonts w:ascii="Times New Roman" w:hAnsi="Times New Roman" w:cs="Times New Roman"/>
              <w:bCs/>
              <w:sz w:val="24"/>
              <w:szCs w:val="24"/>
            </w:rPr>
          </w:rPrChange>
        </w:rPr>
      </w:r>
      <w:r w:rsidR="00E55810" w:rsidRPr="00BE3786">
        <w:rPr>
          <w:rFonts w:ascii="Arial" w:hAnsi="Arial" w:cs="Arial"/>
          <w:bCs/>
          <w:sz w:val="22"/>
          <w:rPrChange w:id="946" w:author="Guo, Shicheng" w:date="2019-11-07T17:21:00Z">
            <w:rPr>
              <w:rFonts w:ascii="Times New Roman" w:hAnsi="Times New Roman" w:cs="Times New Roman"/>
              <w:bCs/>
              <w:sz w:val="24"/>
              <w:szCs w:val="24"/>
            </w:rPr>
          </w:rPrChange>
        </w:rPr>
        <w:fldChar w:fldCharType="end"/>
      </w:r>
      <w:r w:rsidR="00870C74" w:rsidRPr="00BE3786">
        <w:rPr>
          <w:rFonts w:ascii="Arial" w:hAnsi="Arial" w:cs="Arial"/>
          <w:sz w:val="22"/>
          <w:rPrChange w:id="947" w:author="Guo, Shicheng" w:date="2019-11-07T17:21:00Z">
            <w:rPr/>
          </w:rPrChange>
        </w:rPr>
        <w:fldChar w:fldCharType="begin"/>
      </w:r>
      <w:r w:rsidR="00870C74" w:rsidRPr="00BE3786">
        <w:rPr>
          <w:rFonts w:ascii="Arial" w:hAnsi="Arial" w:cs="Arial"/>
          <w:sz w:val="22"/>
          <w:rPrChange w:id="948" w:author="Guo, Shicheng" w:date="2019-11-07T17:21:00Z">
            <w:rPr/>
          </w:rPrChange>
        </w:rPr>
        <w:instrText xml:space="preserve"> HYPERLINK \l "_ENREF_15" \o "Miller, 2014 #73" </w:instrText>
      </w:r>
      <w:r w:rsidR="00870C74" w:rsidRPr="00BE3786">
        <w:rPr>
          <w:rFonts w:ascii="Arial" w:hAnsi="Arial" w:cs="Arial"/>
          <w:sz w:val="22"/>
          <w:rPrChange w:id="949" w:author="Guo, Shicheng" w:date="2019-11-07T17:21:00Z">
            <w:rPr/>
          </w:rPrChange>
        </w:rPr>
        <w:fldChar w:fldCharType="separate"/>
      </w:r>
      <w:r w:rsidR="000670AD" w:rsidRPr="00BE3786">
        <w:rPr>
          <w:rFonts w:ascii="Arial" w:hAnsi="Arial" w:cs="Arial"/>
          <w:bCs/>
          <w:sz w:val="22"/>
          <w:vertAlign w:val="superscript"/>
          <w:rPrChange w:id="950" w:author="Guo, Shicheng" w:date="2019-11-07T17:21:00Z">
            <w:rPr>
              <w:rFonts w:ascii="Times New Roman" w:hAnsi="Times New Roman" w:cs="Times New Roman"/>
              <w:bCs/>
              <w:sz w:val="24"/>
              <w:szCs w:val="24"/>
              <w:vertAlign w:val="superscript"/>
            </w:rPr>
          </w:rPrChange>
        </w:rPr>
        <w:t>15</w:t>
      </w:r>
      <w:r w:rsidR="00870C74" w:rsidRPr="00BE3786">
        <w:rPr>
          <w:rFonts w:ascii="Arial" w:hAnsi="Arial" w:cs="Arial"/>
          <w:bCs/>
          <w:sz w:val="22"/>
          <w:vertAlign w:val="superscript"/>
          <w:rPrChange w:id="951" w:author="Guo, Shicheng" w:date="2019-11-07T17:21:00Z">
            <w:rPr>
              <w:rFonts w:ascii="Times New Roman" w:hAnsi="Times New Roman" w:cs="Times New Roman"/>
              <w:bCs/>
              <w:sz w:val="24"/>
              <w:szCs w:val="24"/>
              <w:vertAlign w:val="superscript"/>
            </w:rPr>
          </w:rPrChange>
        </w:rPr>
        <w:fldChar w:fldCharType="end"/>
      </w:r>
      <w:r w:rsidR="00AD1008" w:rsidRPr="00BE3786">
        <w:rPr>
          <w:rFonts w:ascii="Arial" w:hAnsi="Arial" w:cs="Arial"/>
          <w:bCs/>
          <w:sz w:val="22"/>
          <w:vertAlign w:val="superscript"/>
          <w:rPrChange w:id="952" w:author="Guo, Shicheng" w:date="2019-11-07T17:21:00Z">
            <w:rPr>
              <w:rFonts w:ascii="Times New Roman" w:hAnsi="Times New Roman" w:cs="Times New Roman"/>
              <w:bCs/>
              <w:sz w:val="24"/>
              <w:szCs w:val="24"/>
              <w:vertAlign w:val="superscript"/>
            </w:rPr>
          </w:rPrChange>
        </w:rPr>
        <w:t>15</w:t>
      </w:r>
      <w:r w:rsidR="00E55810" w:rsidRPr="00BE3786">
        <w:rPr>
          <w:rFonts w:ascii="Arial" w:hAnsi="Arial" w:cs="Arial"/>
          <w:bCs/>
          <w:sz w:val="22"/>
          <w:rPrChange w:id="953" w:author="Guo, Shicheng" w:date="2019-11-07T17:21:00Z">
            <w:rPr>
              <w:rFonts w:ascii="Times New Roman" w:hAnsi="Times New Roman" w:cs="Times New Roman"/>
              <w:bCs/>
              <w:sz w:val="24"/>
              <w:szCs w:val="24"/>
            </w:rPr>
          </w:rPrChange>
        </w:rPr>
        <w:t>. We used the clustering of heterozygous variants identified using sciClone as input to infer consensus clonal evolution trees and estimate the cancer cell fraction. Driver genes with possible functional mutations are mapped along the evolutionary trees and lengths of the trunk and branches represent the number of mutations.</w:t>
      </w:r>
    </w:p>
    <w:p w14:paraId="26BC5436" w14:textId="5D50146C" w:rsidR="00C63463" w:rsidRPr="00BE3786" w:rsidRDefault="00E55810" w:rsidP="00BE3786">
      <w:pPr>
        <w:spacing w:beforeLines="50" w:before="156" w:afterLines="50" w:after="156"/>
        <w:rPr>
          <w:rFonts w:ascii="Arial" w:hAnsi="Arial" w:cs="Arial"/>
          <w:sz w:val="22"/>
          <w:rPrChange w:id="954" w:author="Guo, Shicheng" w:date="2019-11-07T17:21:00Z">
            <w:rPr>
              <w:rFonts w:ascii="Times New Roman" w:hAnsi="Times New Roman" w:cs="Times New Roman"/>
              <w:sz w:val="24"/>
              <w:szCs w:val="24"/>
            </w:rPr>
          </w:rPrChange>
        </w:rPr>
        <w:pPrChange w:id="955" w:author="Guo, Shicheng" w:date="2019-11-07T17:21:00Z">
          <w:pPr>
            <w:spacing w:beforeLines="50" w:before="156" w:afterLines="50" w:after="156" w:line="360" w:lineRule="auto"/>
          </w:pPr>
        </w:pPrChange>
      </w:pPr>
      <w:bookmarkStart w:id="956" w:name="OLE_LINK54"/>
      <w:bookmarkStart w:id="957" w:name="OLE_LINK55"/>
      <w:bookmarkEnd w:id="925"/>
      <w:r w:rsidRPr="00BE3786">
        <w:rPr>
          <w:rFonts w:ascii="Arial" w:hAnsi="Arial" w:cs="Arial"/>
          <w:b/>
          <w:sz w:val="22"/>
          <w:rPrChange w:id="958" w:author="Guo, Shicheng" w:date="2019-11-07T17:21:00Z">
            <w:rPr>
              <w:rFonts w:ascii="Times New Roman" w:hAnsi="Times New Roman" w:cs="Times New Roman"/>
              <w:b/>
              <w:sz w:val="24"/>
              <w:szCs w:val="24"/>
            </w:rPr>
          </w:rPrChange>
        </w:rPr>
        <w:t xml:space="preserve">Mutational spectrum </w:t>
      </w:r>
      <w:r w:rsidR="002B37D9" w:rsidRPr="00BE3786">
        <w:rPr>
          <w:rFonts w:ascii="Arial" w:hAnsi="Arial" w:cs="Arial"/>
          <w:b/>
          <w:sz w:val="22"/>
          <w:rPrChange w:id="959" w:author="Guo, Shicheng" w:date="2019-11-07T17:21:00Z">
            <w:rPr>
              <w:rFonts w:ascii="Times New Roman" w:hAnsi="Times New Roman" w:cs="Times New Roman"/>
              <w:b/>
              <w:sz w:val="24"/>
              <w:szCs w:val="24"/>
            </w:rPr>
          </w:rPrChange>
        </w:rPr>
        <w:t xml:space="preserve">and mutational signature </w:t>
      </w:r>
      <w:r w:rsidRPr="00BE3786">
        <w:rPr>
          <w:rFonts w:ascii="Arial" w:hAnsi="Arial" w:cs="Arial"/>
          <w:b/>
          <w:sz w:val="22"/>
          <w:rPrChange w:id="960" w:author="Guo, Shicheng" w:date="2019-11-07T17:21:00Z">
            <w:rPr>
              <w:rFonts w:ascii="Times New Roman" w:hAnsi="Times New Roman" w:cs="Times New Roman"/>
              <w:b/>
              <w:sz w:val="24"/>
              <w:szCs w:val="24"/>
            </w:rPr>
          </w:rPrChange>
        </w:rPr>
        <w:t>analyses</w:t>
      </w:r>
      <w:r w:rsidRPr="00BE3786">
        <w:rPr>
          <w:rFonts w:ascii="Arial" w:hAnsi="Arial" w:cs="Arial"/>
          <w:sz w:val="22"/>
          <w:rPrChange w:id="961" w:author="Guo, Shicheng" w:date="2019-11-07T17:21:00Z">
            <w:rPr>
              <w:rFonts w:ascii="Times New Roman" w:hAnsi="Times New Roman" w:cs="Times New Roman"/>
              <w:sz w:val="24"/>
              <w:szCs w:val="24"/>
            </w:rPr>
          </w:rPrChange>
        </w:rPr>
        <w:t xml:space="preserve">. We analyzed the </w:t>
      </w:r>
      <w:bookmarkEnd w:id="956"/>
      <w:bookmarkEnd w:id="957"/>
      <w:r w:rsidRPr="00BE3786">
        <w:rPr>
          <w:rFonts w:ascii="Arial" w:hAnsi="Arial" w:cs="Arial"/>
          <w:sz w:val="22"/>
          <w:rPrChange w:id="962" w:author="Guo, Shicheng" w:date="2019-11-07T17:21:00Z">
            <w:rPr>
              <w:rFonts w:ascii="Times New Roman" w:hAnsi="Times New Roman" w:cs="Times New Roman"/>
              <w:sz w:val="24"/>
              <w:szCs w:val="24"/>
            </w:rPr>
          </w:rPrChange>
        </w:rPr>
        <w:t xml:space="preserve">mutational spectrum of these </w:t>
      </w:r>
      <w:r w:rsidR="00BC384A" w:rsidRPr="00BE3786">
        <w:rPr>
          <w:rFonts w:ascii="Arial" w:hAnsi="Arial" w:cs="Arial"/>
          <w:sz w:val="22"/>
          <w:rPrChange w:id="963" w:author="Guo, Shicheng" w:date="2019-11-07T17:21:00Z">
            <w:rPr>
              <w:rFonts w:ascii="Times New Roman" w:hAnsi="Times New Roman" w:cs="Times New Roman"/>
              <w:sz w:val="24"/>
              <w:szCs w:val="24"/>
            </w:rPr>
          </w:rPrChange>
        </w:rPr>
        <w:t>14</w:t>
      </w:r>
      <w:r w:rsidRPr="00BE3786">
        <w:rPr>
          <w:rFonts w:ascii="Arial" w:hAnsi="Arial" w:cs="Arial"/>
          <w:sz w:val="22"/>
          <w:rPrChange w:id="964" w:author="Guo, Shicheng" w:date="2019-11-07T17:21:00Z">
            <w:rPr>
              <w:rFonts w:ascii="Times New Roman" w:hAnsi="Times New Roman" w:cs="Times New Roman"/>
              <w:sz w:val="24"/>
              <w:szCs w:val="24"/>
            </w:rPr>
          </w:rPrChange>
        </w:rPr>
        <w:t xml:space="preserve"> PDACs. </w:t>
      </w:r>
      <w:r w:rsidR="00970E29" w:rsidRPr="00BE3786">
        <w:rPr>
          <w:rFonts w:ascii="Arial" w:hAnsi="Arial" w:cs="Arial"/>
          <w:sz w:val="22"/>
          <w:rPrChange w:id="965" w:author="Guo, Shicheng" w:date="2019-11-07T17:21:00Z">
            <w:rPr>
              <w:rFonts w:ascii="Times New Roman" w:hAnsi="Times New Roman" w:cs="Times New Roman"/>
              <w:sz w:val="24"/>
              <w:szCs w:val="24"/>
            </w:rPr>
          </w:rPrChange>
        </w:rPr>
        <w:t>The percentage of Ti (</w:t>
      </w:r>
      <w:r w:rsidR="00970E29" w:rsidRPr="00BE3786">
        <w:rPr>
          <w:rFonts w:ascii="Arial" w:hAnsi="Arial" w:cs="Arial"/>
          <w:bCs/>
          <w:sz w:val="22"/>
          <w:rPrChange w:id="966" w:author="Guo, Shicheng" w:date="2019-11-07T17:21:00Z">
            <w:rPr>
              <w:rFonts w:ascii="Times New Roman" w:hAnsi="Times New Roman" w:cs="Times New Roman"/>
              <w:bCs/>
              <w:sz w:val="24"/>
              <w:szCs w:val="24"/>
            </w:rPr>
          </w:rPrChange>
        </w:rPr>
        <w:t>transition</w:t>
      </w:r>
      <w:r w:rsidR="00970E29" w:rsidRPr="00BE3786">
        <w:rPr>
          <w:rFonts w:ascii="Arial" w:hAnsi="Arial" w:cs="Arial"/>
          <w:sz w:val="22"/>
          <w:rPrChange w:id="967" w:author="Guo, Shicheng" w:date="2019-11-07T17:21:00Z">
            <w:rPr>
              <w:rFonts w:ascii="Times New Roman" w:hAnsi="Times New Roman" w:cs="Times New Roman"/>
              <w:sz w:val="24"/>
              <w:szCs w:val="24"/>
            </w:rPr>
          </w:rPrChange>
        </w:rPr>
        <w:t>)was much higher than that of Tv(</w:t>
      </w:r>
      <w:r w:rsidR="00970E29" w:rsidRPr="00BE3786">
        <w:rPr>
          <w:rFonts w:ascii="Arial" w:hAnsi="Arial" w:cs="Arial"/>
          <w:bCs/>
          <w:sz w:val="22"/>
          <w:rPrChange w:id="968" w:author="Guo, Shicheng" w:date="2019-11-07T17:21:00Z">
            <w:rPr>
              <w:rFonts w:ascii="Times New Roman" w:hAnsi="Times New Roman" w:cs="Times New Roman"/>
              <w:bCs/>
              <w:sz w:val="24"/>
              <w:szCs w:val="24"/>
            </w:rPr>
          </w:rPrChange>
        </w:rPr>
        <w:t>transversion</w:t>
      </w:r>
      <w:r w:rsidR="00970E29" w:rsidRPr="00BE3786">
        <w:rPr>
          <w:rFonts w:ascii="Arial" w:hAnsi="Arial" w:cs="Arial"/>
          <w:sz w:val="22"/>
          <w:rPrChange w:id="969" w:author="Guo, Shicheng" w:date="2019-11-07T17:21:00Z">
            <w:rPr>
              <w:rFonts w:ascii="Times New Roman" w:hAnsi="Times New Roman" w:cs="Times New Roman"/>
              <w:sz w:val="24"/>
              <w:szCs w:val="24"/>
            </w:rPr>
          </w:rPrChange>
        </w:rPr>
        <w:t xml:space="preserve">) </w:t>
      </w:r>
      <w:r w:rsidR="00F95AE1" w:rsidRPr="00BE3786">
        <w:rPr>
          <w:rFonts w:ascii="Arial" w:hAnsi="Arial" w:cs="Arial"/>
          <w:sz w:val="22"/>
          <w:rPrChange w:id="970" w:author="Guo, Shicheng" w:date="2019-11-07T17:21:00Z">
            <w:rPr>
              <w:rFonts w:ascii="Times New Roman" w:hAnsi="Times New Roman"/>
              <w:sz w:val="24"/>
              <w:szCs w:val="24"/>
            </w:rPr>
          </w:rPrChange>
        </w:rPr>
        <w:t>(Fig.</w:t>
      </w:r>
      <w:r w:rsidR="00F95AE1" w:rsidRPr="00BE3786">
        <w:rPr>
          <w:rFonts w:ascii="Arial" w:hAnsi="Arial" w:cs="Arial"/>
          <w:sz w:val="22"/>
          <w:rPrChange w:id="971" w:author="Guo, Shicheng" w:date="2019-11-07T17:21:00Z">
            <w:rPr>
              <w:rFonts w:ascii="Times New Roman" w:hAnsi="Times New Roman" w:hint="eastAsia"/>
              <w:sz w:val="24"/>
              <w:szCs w:val="24"/>
            </w:rPr>
          </w:rPrChange>
        </w:rPr>
        <w:t xml:space="preserve"> </w:t>
      </w:r>
      <w:r w:rsidR="00F95AE1" w:rsidRPr="00BE3786">
        <w:rPr>
          <w:rFonts w:ascii="Arial" w:hAnsi="Arial" w:cs="Arial"/>
          <w:sz w:val="22"/>
          <w:rPrChange w:id="972" w:author="Guo, Shicheng" w:date="2019-11-07T17:21:00Z">
            <w:rPr>
              <w:rFonts w:ascii="Times New Roman" w:hAnsi="Times New Roman"/>
              <w:sz w:val="24"/>
              <w:szCs w:val="24"/>
            </w:rPr>
          </w:rPrChange>
        </w:rPr>
        <w:t>5A)</w:t>
      </w:r>
      <w:r w:rsidR="00970E29" w:rsidRPr="00BE3786">
        <w:rPr>
          <w:rFonts w:ascii="Arial" w:hAnsi="Arial" w:cs="Arial"/>
          <w:sz w:val="22"/>
          <w:rPrChange w:id="973" w:author="Guo, Shicheng" w:date="2019-11-07T17:21:00Z">
            <w:rPr>
              <w:rFonts w:ascii="Times New Roman" w:hAnsi="Times New Roman" w:cs="Times New Roman"/>
              <w:sz w:val="24"/>
              <w:szCs w:val="24"/>
            </w:rPr>
          </w:rPrChange>
        </w:rPr>
        <w:t xml:space="preserve">. </w:t>
      </w:r>
      <w:r w:rsidRPr="00BE3786">
        <w:rPr>
          <w:rFonts w:ascii="Arial" w:hAnsi="Arial" w:cs="Arial"/>
          <w:sz w:val="22"/>
          <w:rPrChange w:id="974" w:author="Guo, Shicheng" w:date="2019-11-07T17:21:00Z">
            <w:rPr>
              <w:rFonts w:ascii="Times New Roman" w:hAnsi="Times New Roman" w:cs="Times New Roman"/>
              <w:sz w:val="24"/>
              <w:szCs w:val="24"/>
            </w:rPr>
          </w:rPrChange>
        </w:rPr>
        <w:t xml:space="preserve">Most patients showed </w:t>
      </w:r>
      <w:bookmarkStart w:id="975" w:name="OLE_LINK21"/>
      <w:r w:rsidRPr="00BE3786">
        <w:rPr>
          <w:rFonts w:ascii="Arial" w:hAnsi="Arial" w:cs="Arial"/>
          <w:sz w:val="22"/>
          <w:rPrChange w:id="976" w:author="Guo, Shicheng" w:date="2019-11-07T17:21:00Z">
            <w:rPr>
              <w:rFonts w:ascii="Times New Roman" w:hAnsi="Times New Roman" w:cs="Times New Roman"/>
              <w:sz w:val="24"/>
              <w:szCs w:val="24"/>
            </w:rPr>
          </w:rPrChange>
        </w:rPr>
        <w:t>C&gt;T</w:t>
      </w:r>
      <w:bookmarkEnd w:id="975"/>
      <w:r w:rsidRPr="00BE3786">
        <w:rPr>
          <w:rFonts w:ascii="Arial" w:hAnsi="Arial" w:cs="Arial"/>
          <w:sz w:val="22"/>
          <w:rPrChange w:id="977" w:author="Guo, Shicheng" w:date="2019-11-07T17:21:00Z">
            <w:rPr>
              <w:rFonts w:ascii="Times New Roman" w:hAnsi="Times New Roman" w:cs="Times New Roman"/>
              <w:sz w:val="24"/>
              <w:szCs w:val="24"/>
            </w:rPr>
          </w:rPrChange>
        </w:rPr>
        <w:t xml:space="preserve">-predominant mutation profiles but the proportion was different </w:t>
      </w:r>
      <w:bookmarkStart w:id="978" w:name="OLE_LINK5"/>
      <w:bookmarkStart w:id="979" w:name="OLE_LINK58"/>
      <w:r w:rsidRPr="00BE3786">
        <w:rPr>
          <w:rFonts w:ascii="Arial" w:hAnsi="Arial" w:cs="Arial"/>
          <w:sz w:val="22"/>
          <w:rPrChange w:id="980" w:author="Guo, Shicheng" w:date="2019-11-07T17:21:00Z">
            <w:rPr>
              <w:rFonts w:ascii="Times New Roman" w:hAnsi="Times New Roman" w:cs="Times New Roman"/>
              <w:sz w:val="24"/>
              <w:szCs w:val="24"/>
            </w:rPr>
          </w:rPrChange>
        </w:rPr>
        <w:t xml:space="preserve">(Fig. </w:t>
      </w:r>
      <w:r w:rsidR="00F95AE1" w:rsidRPr="00BE3786">
        <w:rPr>
          <w:rFonts w:ascii="Arial" w:hAnsi="Arial" w:cs="Arial"/>
          <w:sz w:val="22"/>
          <w:rPrChange w:id="981" w:author="Guo, Shicheng" w:date="2019-11-07T17:21:00Z">
            <w:rPr>
              <w:rFonts w:ascii="Times New Roman" w:hAnsi="Times New Roman" w:cs="Times New Roman"/>
              <w:sz w:val="24"/>
              <w:szCs w:val="24"/>
            </w:rPr>
          </w:rPrChange>
        </w:rPr>
        <w:t>5B</w:t>
      </w:r>
      <w:r w:rsidR="00BC384A" w:rsidRPr="00BE3786">
        <w:rPr>
          <w:rFonts w:ascii="Arial" w:hAnsi="Arial" w:cs="Arial"/>
          <w:sz w:val="22"/>
          <w:rPrChange w:id="982" w:author="Guo, Shicheng" w:date="2019-11-07T17:21:00Z">
            <w:rPr>
              <w:rFonts w:ascii="Times New Roman" w:hAnsi="Times New Roman" w:cs="Times New Roman"/>
              <w:sz w:val="24"/>
              <w:szCs w:val="24"/>
            </w:rPr>
          </w:rPrChange>
        </w:rPr>
        <w:t>, 5C</w:t>
      </w:r>
      <w:r w:rsidRPr="00BE3786">
        <w:rPr>
          <w:rFonts w:ascii="Arial" w:hAnsi="Arial" w:cs="Arial"/>
          <w:sz w:val="22"/>
          <w:rPrChange w:id="983" w:author="Guo, Shicheng" w:date="2019-11-07T17:21:00Z">
            <w:rPr>
              <w:rFonts w:ascii="Times New Roman" w:hAnsi="Times New Roman" w:cs="Times New Roman"/>
              <w:sz w:val="24"/>
              <w:szCs w:val="24"/>
            </w:rPr>
          </w:rPrChange>
        </w:rPr>
        <w:t>)</w:t>
      </w:r>
      <w:bookmarkEnd w:id="978"/>
      <w:bookmarkEnd w:id="979"/>
      <w:r w:rsidR="00264F17" w:rsidRPr="00BE3786">
        <w:rPr>
          <w:rFonts w:ascii="Arial" w:hAnsi="Arial" w:cs="Arial"/>
          <w:sz w:val="22"/>
          <w:rPrChange w:id="984" w:author="Guo, Shicheng" w:date="2019-11-07T17:21:00Z">
            <w:rPr>
              <w:rFonts w:ascii="Times New Roman" w:hAnsi="Times New Roman" w:cs="Times New Roman"/>
              <w:sz w:val="24"/>
              <w:szCs w:val="24"/>
            </w:rPr>
          </w:rPrChange>
        </w:rPr>
        <w:t>, suggesting that different mutational processes were involved during the development of different tumor regions within the same patients</w:t>
      </w:r>
      <w:r w:rsidRPr="00BE3786">
        <w:rPr>
          <w:rFonts w:ascii="Arial" w:hAnsi="Arial" w:cs="Arial"/>
          <w:sz w:val="22"/>
          <w:rPrChange w:id="985" w:author="Guo, Shicheng" w:date="2019-11-07T17:21:00Z">
            <w:rPr>
              <w:rFonts w:ascii="Times New Roman" w:hAnsi="Times New Roman" w:cs="Times New Roman"/>
              <w:sz w:val="24"/>
              <w:szCs w:val="24"/>
            </w:rPr>
          </w:rPrChange>
        </w:rPr>
        <w:t xml:space="preserve">. </w:t>
      </w:r>
      <w:r w:rsidR="00264F17" w:rsidRPr="00BE3786">
        <w:rPr>
          <w:rFonts w:ascii="Arial" w:hAnsi="Arial" w:cs="Arial"/>
          <w:sz w:val="22"/>
          <w:rPrChange w:id="986" w:author="Guo, Shicheng" w:date="2019-11-07T17:21:00Z">
            <w:rPr>
              <w:rFonts w:ascii="Times New Roman" w:hAnsi="Times New Roman" w:cs="Times New Roman"/>
              <w:sz w:val="24"/>
              <w:szCs w:val="24"/>
            </w:rPr>
          </w:rPrChange>
        </w:rPr>
        <w:t xml:space="preserve">However, </w:t>
      </w:r>
      <w:r w:rsidR="00537D92" w:rsidRPr="00BE3786">
        <w:rPr>
          <w:rFonts w:ascii="Arial" w:hAnsi="Arial" w:cs="Arial"/>
          <w:sz w:val="22"/>
          <w:rPrChange w:id="987" w:author="Guo, Shicheng" w:date="2019-11-07T17:21:00Z">
            <w:rPr>
              <w:rFonts w:ascii="Times New Roman" w:hAnsi="Times New Roman" w:cs="Times New Roman"/>
              <w:sz w:val="24"/>
              <w:szCs w:val="24"/>
            </w:rPr>
          </w:rPrChange>
        </w:rPr>
        <w:t>c</w:t>
      </w:r>
      <w:r w:rsidR="00264F17" w:rsidRPr="00BE3786">
        <w:rPr>
          <w:rFonts w:ascii="Arial" w:hAnsi="Arial" w:cs="Arial"/>
          <w:sz w:val="22"/>
          <w:rPrChange w:id="988" w:author="Guo, Shicheng" w:date="2019-11-07T17:21:00Z">
            <w:rPr>
              <w:rFonts w:ascii="Times New Roman" w:hAnsi="Times New Roman" w:cs="Times New Roman"/>
              <w:sz w:val="24"/>
              <w:szCs w:val="24"/>
            </w:rPr>
          </w:rPrChange>
        </w:rPr>
        <w:t>ontrary to previous studies</w:t>
      </w:r>
      <w:r w:rsidR="0023695D" w:rsidRPr="00BE3786">
        <w:rPr>
          <w:rFonts w:ascii="Arial" w:hAnsi="Arial" w:cs="Arial"/>
          <w:sz w:val="22"/>
          <w:rPrChange w:id="989" w:author="Guo, Shicheng" w:date="2019-11-07T17:21:00Z">
            <w:rPr>
              <w:rFonts w:ascii="Times New Roman" w:hAnsi="Times New Roman" w:cs="Times New Roman"/>
              <w:sz w:val="24"/>
              <w:szCs w:val="24"/>
            </w:rPr>
          </w:rPrChange>
        </w:rPr>
        <w:t xml:space="preserve"> in lung cancer</w:t>
      </w:r>
      <w:r w:rsidR="00537D92" w:rsidRPr="00BE3786">
        <w:rPr>
          <w:rFonts w:ascii="Arial" w:hAnsi="Arial" w:cs="Arial"/>
          <w:sz w:val="22"/>
          <w:rPrChange w:id="990" w:author="Guo, Shicheng" w:date="2019-11-07T17:21:00Z">
            <w:rPr>
              <w:rFonts w:ascii="Times New Roman" w:hAnsi="Times New Roman" w:cs="Times New Roman"/>
              <w:sz w:val="24"/>
              <w:szCs w:val="24"/>
            </w:rPr>
          </w:rPrChange>
        </w:rPr>
        <w:fldChar w:fldCharType="begin">
          <w:fldData xml:space="preserve">PEVuZE5vdGU+PENpdGU+PEF1dGhvcj5MaXU8L0F1dGhvcj48WWVhcj4yMDE2PC9ZZWFyPjxSZWNO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</w:fldData>
        </w:fldChar>
      </w:r>
      <w:r w:rsidR="00855C62" w:rsidRPr="00BE3786">
        <w:rPr>
          <w:rFonts w:ascii="Arial" w:hAnsi="Arial" w:cs="Arial"/>
          <w:sz w:val="22"/>
          <w:rPrChange w:id="991" w:author="Guo, Shicheng" w:date="2019-11-07T17:21:00Z">
            <w:rPr>
              <w:rFonts w:ascii="Times New Roman" w:hAnsi="Times New Roman" w:cs="Times New Roman"/>
              <w:sz w:val="24"/>
              <w:szCs w:val="24"/>
            </w:rPr>
          </w:rPrChange>
        </w:rPr>
        <w:instrText xml:space="preserve"> ADDIN EN.CITE </w:instrText>
      </w:r>
      <w:r w:rsidR="00855C62" w:rsidRPr="00BE3786">
        <w:rPr>
          <w:rFonts w:ascii="Arial" w:hAnsi="Arial" w:cs="Arial"/>
          <w:sz w:val="22"/>
          <w:rPrChange w:id="992" w:author="Guo, Shicheng" w:date="2019-11-07T17:21:00Z">
            <w:rPr>
              <w:rFonts w:ascii="Times New Roman" w:hAnsi="Times New Roman" w:cs="Times New Roman"/>
              <w:sz w:val="24"/>
              <w:szCs w:val="24"/>
            </w:rPr>
          </w:rPrChange>
        </w:rPr>
        <w:fldChar w:fldCharType="begin">
          <w:fldData xml:space="preserve">PEVuZE5vdGU+PENpdGU+PEF1dGhvcj5MaXU8L0F1dGhvcj48WWVhcj4yMDE2PC9ZZWFyPjxSZWNO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</w:fldData>
        </w:fldChar>
      </w:r>
      <w:r w:rsidR="00855C62" w:rsidRPr="00BE3786">
        <w:rPr>
          <w:rFonts w:ascii="Arial" w:hAnsi="Arial" w:cs="Arial"/>
          <w:sz w:val="22"/>
          <w:rPrChange w:id="993" w:author="Guo, Shicheng" w:date="2019-11-07T17:21:00Z">
            <w:rPr>
              <w:rFonts w:ascii="Times New Roman" w:hAnsi="Times New Roman" w:cs="Times New Roman"/>
              <w:sz w:val="24"/>
              <w:szCs w:val="24"/>
            </w:rPr>
          </w:rPrChange>
        </w:rPr>
        <w:instrText xml:space="preserve"> ADDIN EN.CITE.DATA </w:instrText>
      </w:r>
      <w:r w:rsidR="00855C62" w:rsidRPr="00BE3786">
        <w:rPr>
          <w:rFonts w:ascii="Arial" w:hAnsi="Arial" w:cs="Arial"/>
          <w:sz w:val="22"/>
          <w:rPrChange w:id="994" w:author="Guo, Shicheng" w:date="2019-11-07T17:21:00Z">
            <w:rPr>
              <w:rFonts w:ascii="Times New Roman" w:hAnsi="Times New Roman" w:cs="Times New Roman"/>
              <w:sz w:val="24"/>
              <w:szCs w:val="24"/>
            </w:rPr>
          </w:rPrChange>
        </w:rPr>
      </w:r>
      <w:r w:rsidR="00855C62" w:rsidRPr="00BE3786">
        <w:rPr>
          <w:rFonts w:ascii="Arial" w:hAnsi="Arial" w:cs="Arial"/>
          <w:sz w:val="22"/>
          <w:rPrChange w:id="995" w:author="Guo, Shicheng" w:date="2019-11-07T17:21:00Z">
            <w:rPr>
              <w:rFonts w:ascii="Times New Roman" w:hAnsi="Times New Roman" w:cs="Times New Roman"/>
              <w:sz w:val="24"/>
              <w:szCs w:val="24"/>
            </w:rPr>
          </w:rPrChange>
        </w:rPr>
        <w:fldChar w:fldCharType="end"/>
      </w:r>
      <w:r w:rsidR="00537D92" w:rsidRPr="00BE3786">
        <w:rPr>
          <w:rFonts w:ascii="Arial" w:hAnsi="Arial" w:cs="Arial"/>
          <w:sz w:val="22"/>
          <w:rPrChange w:id="996" w:author="Guo, Shicheng" w:date="2019-11-07T17:21:00Z">
            <w:rPr>
              <w:rFonts w:ascii="Times New Roman" w:hAnsi="Times New Roman" w:cs="Times New Roman"/>
              <w:sz w:val="24"/>
              <w:szCs w:val="24"/>
            </w:rPr>
          </w:rPrChange>
        </w:rPr>
      </w:r>
      <w:r w:rsidR="00537D92" w:rsidRPr="00BE3786">
        <w:rPr>
          <w:rFonts w:ascii="Arial" w:hAnsi="Arial" w:cs="Arial"/>
          <w:sz w:val="22"/>
          <w:rPrChange w:id="997" w:author="Guo, Shicheng" w:date="2019-11-07T17:21:00Z">
            <w:rPr>
              <w:rFonts w:ascii="Times New Roman" w:hAnsi="Times New Roman" w:cs="Times New Roman"/>
              <w:sz w:val="24"/>
              <w:szCs w:val="24"/>
            </w:rPr>
          </w:rPrChange>
        </w:rPr>
        <w:fldChar w:fldCharType="separate"/>
      </w:r>
      <w:r w:rsidR="00870C74" w:rsidRPr="00BE3786">
        <w:rPr>
          <w:rFonts w:ascii="Arial" w:hAnsi="Arial" w:cs="Arial"/>
          <w:sz w:val="22"/>
          <w:rPrChange w:id="998" w:author="Guo, Shicheng" w:date="2019-11-07T17:21:00Z">
            <w:rPr/>
          </w:rPrChange>
        </w:rPr>
        <w:fldChar w:fldCharType="begin"/>
      </w:r>
      <w:r w:rsidR="00870C74" w:rsidRPr="00BE3786">
        <w:rPr>
          <w:rFonts w:ascii="Arial" w:hAnsi="Arial" w:cs="Arial"/>
          <w:sz w:val="22"/>
          <w:rPrChange w:id="999" w:author="Guo, Shicheng" w:date="2019-11-07T17:21:00Z">
            <w:rPr/>
          </w:rPrChange>
        </w:rPr>
        <w:instrText xml:space="preserve"> HYPERLINK \l "_ENREF_16" \o "Liu, 2016 #3320" </w:instrText>
      </w:r>
      <w:r w:rsidR="00870C74" w:rsidRPr="00BE3786">
        <w:rPr>
          <w:rFonts w:ascii="Arial" w:hAnsi="Arial" w:cs="Arial"/>
          <w:sz w:val="22"/>
          <w:rPrChange w:id="1000" w:author="Guo, Shicheng" w:date="2019-11-07T17:21:00Z">
            <w:rPr/>
          </w:rPrChange>
        </w:rPr>
        <w:fldChar w:fldCharType="separate"/>
      </w:r>
      <w:r w:rsidR="000670AD" w:rsidRPr="00BE3786">
        <w:rPr>
          <w:rFonts w:ascii="Arial" w:hAnsi="Arial" w:cs="Arial"/>
          <w:noProof/>
          <w:sz w:val="22"/>
          <w:vertAlign w:val="superscript"/>
          <w:rPrChange w:id="1001" w:author="Guo, Shicheng" w:date="2019-11-07T17:21:00Z">
            <w:rPr>
              <w:rFonts w:ascii="Times New Roman" w:hAnsi="Times New Roman" w:cs="Times New Roman"/>
              <w:noProof/>
              <w:sz w:val="24"/>
              <w:szCs w:val="24"/>
              <w:vertAlign w:val="superscript"/>
            </w:rPr>
          </w:rPrChange>
        </w:rPr>
        <w:t>16</w:t>
      </w:r>
      <w:r w:rsidR="00870C74" w:rsidRPr="00BE3786">
        <w:rPr>
          <w:rFonts w:ascii="Arial" w:hAnsi="Arial" w:cs="Arial"/>
          <w:noProof/>
          <w:sz w:val="22"/>
          <w:vertAlign w:val="superscript"/>
          <w:rPrChange w:id="1002" w:author="Guo, Shicheng" w:date="2019-11-07T17:21:00Z">
            <w:rPr>
              <w:rFonts w:ascii="Times New Roman" w:hAnsi="Times New Roman" w:cs="Times New Roman"/>
              <w:noProof/>
              <w:sz w:val="24"/>
              <w:szCs w:val="24"/>
              <w:vertAlign w:val="superscript"/>
            </w:rPr>
          </w:rPrChange>
        </w:rPr>
        <w:fldChar w:fldCharType="end"/>
      </w:r>
      <w:r w:rsidR="00855C62" w:rsidRPr="00BE3786">
        <w:rPr>
          <w:rFonts w:ascii="Arial" w:hAnsi="Arial" w:cs="Arial"/>
          <w:noProof/>
          <w:sz w:val="22"/>
          <w:vertAlign w:val="superscript"/>
          <w:rPrChange w:id="1003" w:author="Guo, Shicheng" w:date="2019-11-07T17:21:00Z">
            <w:rPr>
              <w:rFonts w:ascii="Times New Roman" w:hAnsi="Times New Roman" w:cs="Times New Roman"/>
              <w:noProof/>
              <w:sz w:val="24"/>
              <w:szCs w:val="24"/>
              <w:vertAlign w:val="superscript"/>
            </w:rPr>
          </w:rPrChange>
        </w:rPr>
        <w:t>,</w:t>
      </w:r>
      <w:r w:rsidR="00870C74" w:rsidRPr="00BE3786">
        <w:rPr>
          <w:rFonts w:ascii="Arial" w:hAnsi="Arial" w:cs="Arial"/>
          <w:sz w:val="22"/>
          <w:rPrChange w:id="1004" w:author="Guo, Shicheng" w:date="2019-11-07T17:21:00Z">
            <w:rPr/>
          </w:rPrChange>
        </w:rPr>
        <w:fldChar w:fldCharType="begin"/>
      </w:r>
      <w:r w:rsidR="00870C74" w:rsidRPr="00BE3786">
        <w:rPr>
          <w:rFonts w:ascii="Arial" w:hAnsi="Arial" w:cs="Arial"/>
          <w:sz w:val="22"/>
          <w:rPrChange w:id="1005" w:author="Guo, Shicheng" w:date="2019-11-07T17:21:00Z">
            <w:rPr/>
          </w:rPrChange>
        </w:rPr>
        <w:instrText xml:space="preserve"> HYPERLINK \l "_ENREF_17" \o "Imielinski, 2012 #3321" </w:instrText>
      </w:r>
      <w:r w:rsidR="00870C74" w:rsidRPr="00BE3786">
        <w:rPr>
          <w:rFonts w:ascii="Arial" w:hAnsi="Arial" w:cs="Arial"/>
          <w:sz w:val="22"/>
          <w:rPrChange w:id="1006" w:author="Guo, Shicheng" w:date="2019-11-07T17:21:00Z">
            <w:rPr/>
          </w:rPrChange>
        </w:rPr>
        <w:fldChar w:fldCharType="separate"/>
      </w:r>
      <w:r w:rsidR="000670AD" w:rsidRPr="00BE3786">
        <w:rPr>
          <w:rFonts w:ascii="Arial" w:hAnsi="Arial" w:cs="Arial"/>
          <w:noProof/>
          <w:sz w:val="22"/>
          <w:vertAlign w:val="superscript"/>
          <w:rPrChange w:id="1007" w:author="Guo, Shicheng" w:date="2019-11-07T17:21:00Z">
            <w:rPr>
              <w:rFonts w:ascii="Times New Roman" w:hAnsi="Times New Roman" w:cs="Times New Roman"/>
              <w:noProof/>
              <w:sz w:val="24"/>
              <w:szCs w:val="24"/>
              <w:vertAlign w:val="superscript"/>
            </w:rPr>
          </w:rPrChange>
        </w:rPr>
        <w:t>17</w:t>
      </w:r>
      <w:r w:rsidR="00870C74" w:rsidRPr="00BE3786">
        <w:rPr>
          <w:rFonts w:ascii="Arial" w:hAnsi="Arial" w:cs="Arial"/>
          <w:noProof/>
          <w:sz w:val="22"/>
          <w:vertAlign w:val="superscript"/>
          <w:rPrChange w:id="1008" w:author="Guo, Shicheng" w:date="2019-11-07T17:21:00Z">
            <w:rPr>
              <w:rFonts w:ascii="Times New Roman" w:hAnsi="Times New Roman" w:cs="Times New Roman"/>
              <w:noProof/>
              <w:sz w:val="24"/>
              <w:szCs w:val="24"/>
              <w:vertAlign w:val="superscript"/>
            </w:rPr>
          </w:rPrChange>
        </w:rPr>
        <w:fldChar w:fldCharType="end"/>
      </w:r>
      <w:r w:rsidR="00537D92" w:rsidRPr="00BE3786">
        <w:rPr>
          <w:rFonts w:ascii="Arial" w:hAnsi="Arial" w:cs="Arial"/>
          <w:sz w:val="22"/>
          <w:rPrChange w:id="1009" w:author="Guo, Shicheng" w:date="2019-11-07T17:21:00Z">
            <w:rPr>
              <w:rFonts w:ascii="Times New Roman" w:hAnsi="Times New Roman" w:cs="Times New Roman"/>
              <w:sz w:val="24"/>
              <w:szCs w:val="24"/>
            </w:rPr>
          </w:rPrChange>
        </w:rPr>
        <w:fldChar w:fldCharType="end"/>
      </w:r>
      <w:r w:rsidR="00264F17" w:rsidRPr="00BE3786">
        <w:rPr>
          <w:rFonts w:ascii="Arial" w:hAnsi="Arial" w:cs="Arial"/>
          <w:sz w:val="22"/>
          <w:rPrChange w:id="1010" w:author="Guo, Shicheng" w:date="2019-11-07T17:21:00Z">
            <w:rPr>
              <w:rFonts w:ascii="Times New Roman" w:hAnsi="Times New Roman" w:cs="Times New Roman"/>
              <w:sz w:val="24"/>
              <w:szCs w:val="24"/>
            </w:rPr>
          </w:rPrChange>
        </w:rPr>
        <w:t xml:space="preserve">, we did not find any obvious </w:t>
      </w:r>
      <w:r w:rsidR="00537D92" w:rsidRPr="00BE3786">
        <w:rPr>
          <w:rFonts w:ascii="Arial" w:hAnsi="Arial" w:cs="Arial"/>
          <w:sz w:val="22"/>
          <w:rPrChange w:id="1011" w:author="Guo, Shicheng" w:date="2019-11-07T17:21:00Z">
            <w:rPr>
              <w:rFonts w:ascii="Times New Roman" w:hAnsi="Times New Roman" w:cs="Times New Roman"/>
              <w:sz w:val="24"/>
              <w:szCs w:val="24"/>
            </w:rPr>
          </w:rPrChange>
        </w:rPr>
        <w:t xml:space="preserve">different </w:t>
      </w:r>
      <w:r w:rsidR="00264F17" w:rsidRPr="00BE3786">
        <w:rPr>
          <w:rFonts w:ascii="Arial" w:hAnsi="Arial" w:cs="Arial"/>
          <w:sz w:val="22"/>
          <w:rPrChange w:id="1012" w:author="Guo, Shicheng" w:date="2019-11-07T17:21:00Z">
            <w:rPr>
              <w:rFonts w:ascii="Times New Roman" w:hAnsi="Times New Roman" w:cs="Times New Roman"/>
              <w:sz w:val="24"/>
              <w:szCs w:val="24"/>
            </w:rPr>
          </w:rPrChange>
        </w:rPr>
        <w:t xml:space="preserve">mutation spectra </w:t>
      </w:r>
      <w:r w:rsidR="00537D92" w:rsidRPr="00BE3786">
        <w:rPr>
          <w:rFonts w:ascii="Arial" w:hAnsi="Arial" w:cs="Arial"/>
          <w:sz w:val="22"/>
          <w:rPrChange w:id="1013" w:author="Guo, Shicheng" w:date="2019-11-07T17:21:00Z">
            <w:rPr>
              <w:rFonts w:ascii="Times New Roman" w:hAnsi="Times New Roman" w:cs="Times New Roman"/>
              <w:sz w:val="24"/>
              <w:szCs w:val="24"/>
            </w:rPr>
          </w:rPrChange>
        </w:rPr>
        <w:t xml:space="preserve">between </w:t>
      </w:r>
      <w:r w:rsidR="00264F17" w:rsidRPr="00BE3786">
        <w:rPr>
          <w:rFonts w:ascii="Arial" w:hAnsi="Arial" w:cs="Arial"/>
          <w:sz w:val="22"/>
          <w:rPrChange w:id="1014" w:author="Guo, Shicheng" w:date="2019-11-07T17:21:00Z">
            <w:rPr>
              <w:rFonts w:ascii="Times New Roman" w:hAnsi="Times New Roman" w:cs="Times New Roman"/>
              <w:sz w:val="24"/>
              <w:szCs w:val="24"/>
            </w:rPr>
          </w:rPrChange>
        </w:rPr>
        <w:t>smokers and</w:t>
      </w:r>
      <w:r w:rsidR="00537D92" w:rsidRPr="00BE3786">
        <w:rPr>
          <w:rFonts w:ascii="Arial" w:hAnsi="Arial" w:cs="Arial"/>
          <w:sz w:val="22"/>
          <w:rPrChange w:id="1015" w:author="Guo, Shicheng" w:date="2019-11-07T17:21:00Z">
            <w:rPr>
              <w:rFonts w:ascii="Times New Roman" w:hAnsi="Times New Roman" w:cs="Times New Roman"/>
              <w:sz w:val="24"/>
              <w:szCs w:val="24"/>
            </w:rPr>
          </w:rPrChange>
        </w:rPr>
        <w:t xml:space="preserve"> </w:t>
      </w:r>
      <w:r w:rsidR="00264F17" w:rsidRPr="00BE3786">
        <w:rPr>
          <w:rFonts w:ascii="Arial" w:hAnsi="Arial" w:cs="Arial"/>
          <w:sz w:val="22"/>
          <w:rPrChange w:id="1016" w:author="Guo, Shicheng" w:date="2019-11-07T17:21:00Z">
            <w:rPr>
              <w:rFonts w:ascii="Times New Roman" w:hAnsi="Times New Roman" w:cs="Times New Roman"/>
              <w:sz w:val="24"/>
              <w:szCs w:val="24"/>
            </w:rPr>
          </w:rPrChange>
        </w:rPr>
        <w:t>non-smokers.</w:t>
      </w:r>
      <w:r w:rsidR="00537D92" w:rsidRPr="00BE3786">
        <w:rPr>
          <w:rFonts w:ascii="Arial" w:hAnsi="Arial" w:cs="Arial"/>
          <w:sz w:val="22"/>
          <w:rPrChange w:id="1017" w:author="Guo, Shicheng" w:date="2019-11-07T17:21:00Z">
            <w:rPr>
              <w:rFonts w:ascii="Times New Roman" w:hAnsi="Times New Roman" w:cs="Times New Roman"/>
              <w:sz w:val="24"/>
              <w:szCs w:val="24"/>
            </w:rPr>
          </w:rPrChange>
        </w:rPr>
        <w:t xml:space="preserve"> This may be due to the different effects of smoking on the mutant spectrum of PDACs and lung cancer.</w:t>
      </w:r>
    </w:p>
    <w:p w14:paraId="679C968B" w14:textId="64148AE8" w:rsidR="00734360" w:rsidRPr="00BE3786" w:rsidRDefault="00734360" w:rsidP="00BE3786">
      <w:pPr>
        <w:spacing w:beforeLines="50" w:before="156" w:afterLines="50" w:after="156"/>
        <w:rPr>
          <w:rFonts w:ascii="Arial" w:hAnsi="Arial" w:cs="Arial"/>
          <w:sz w:val="22"/>
          <w:rPrChange w:id="1018" w:author="Guo, Shicheng" w:date="2019-11-07T17:21:00Z">
            <w:rPr>
              <w:rFonts w:ascii="Times New Roman" w:hAnsi="Times New Roman" w:cs="Times New Roman"/>
              <w:sz w:val="24"/>
              <w:szCs w:val="24"/>
            </w:rPr>
          </w:rPrChange>
        </w:rPr>
        <w:pPrChange w:id="1019" w:author="Guo, Shicheng" w:date="2019-11-07T17:21:00Z">
          <w:pPr>
            <w:spacing w:beforeLines="50" w:before="156" w:afterLines="50" w:after="156" w:line="360" w:lineRule="auto"/>
          </w:pPr>
        </w:pPrChange>
      </w:pPr>
      <w:r w:rsidRPr="00BE3786">
        <w:rPr>
          <w:rFonts w:ascii="Arial" w:hAnsi="Arial" w:cs="Arial"/>
          <w:sz w:val="22"/>
          <w:rPrChange w:id="1020" w:author="Guo, Shicheng" w:date="2019-11-07T17:21:00Z">
            <w:rPr>
              <w:rFonts w:ascii="Times New Roman" w:hAnsi="Times New Roman" w:cs="Times New Roman"/>
              <w:sz w:val="24"/>
              <w:szCs w:val="24"/>
            </w:rPr>
          </w:rPrChange>
        </w:rPr>
        <w:t xml:space="preserve">In order to determine the relationship between mutation frequency distribution of PDAC tumor samples and cosmic signature, non-negative matrix decomposition </w:t>
      </w:r>
      <w:r w:rsidR="00551F09" w:rsidRPr="00BE3786">
        <w:rPr>
          <w:rFonts w:ascii="Arial" w:hAnsi="Arial" w:cs="Arial"/>
          <w:sz w:val="22"/>
          <w:rPrChange w:id="1021" w:author="Guo, Shicheng" w:date="2019-11-07T17:21:00Z">
            <w:rPr>
              <w:rFonts w:ascii="Times New Roman" w:hAnsi="Times New Roman" w:cs="Times New Roman"/>
              <w:sz w:val="24"/>
              <w:szCs w:val="24"/>
            </w:rPr>
          </w:rPrChange>
        </w:rPr>
        <w:t xml:space="preserve">was carried out </w:t>
      </w:r>
      <w:r w:rsidRPr="00BE3786">
        <w:rPr>
          <w:rFonts w:ascii="Arial" w:hAnsi="Arial" w:cs="Arial"/>
          <w:sz w:val="22"/>
          <w:rPrChange w:id="1022" w:author="Guo, Shicheng" w:date="2019-11-07T17:21:00Z">
            <w:rPr>
              <w:rFonts w:ascii="Times New Roman" w:hAnsi="Times New Roman" w:cs="Times New Roman"/>
              <w:sz w:val="24"/>
              <w:szCs w:val="24"/>
            </w:rPr>
          </w:rPrChange>
        </w:rPr>
        <w:t xml:space="preserve">on the frequency of 96 </w:t>
      </w:r>
      <w:r w:rsidR="00551F09" w:rsidRPr="00BE3786">
        <w:rPr>
          <w:rFonts w:ascii="Arial" w:hAnsi="Arial" w:cs="Arial"/>
          <w:sz w:val="22"/>
          <w:rPrChange w:id="1023" w:author="Guo, Shicheng" w:date="2019-11-07T17:21:00Z">
            <w:rPr>
              <w:rFonts w:ascii="Times New Roman" w:hAnsi="Times New Roman" w:cs="Times New Roman"/>
              <w:sz w:val="24"/>
              <w:szCs w:val="24"/>
            </w:rPr>
          </w:rPrChange>
        </w:rPr>
        <w:t>substitution types</w:t>
      </w:r>
      <w:r w:rsidRPr="00BE3786">
        <w:rPr>
          <w:rFonts w:ascii="Arial" w:hAnsi="Arial" w:cs="Arial"/>
          <w:sz w:val="22"/>
          <w:rPrChange w:id="1024" w:author="Guo, Shicheng" w:date="2019-11-07T17:21:00Z">
            <w:rPr>
              <w:rFonts w:ascii="Times New Roman" w:hAnsi="Times New Roman" w:cs="Times New Roman"/>
              <w:sz w:val="24"/>
              <w:szCs w:val="24"/>
            </w:rPr>
          </w:rPrChange>
        </w:rPr>
        <w:t xml:space="preserve"> in all samples</w:t>
      </w:r>
      <w:r w:rsidR="00551F09" w:rsidRPr="00BE3786">
        <w:rPr>
          <w:rFonts w:ascii="Arial" w:hAnsi="Arial" w:cs="Arial"/>
          <w:sz w:val="22"/>
          <w:rPrChange w:id="1025" w:author="Guo, Shicheng" w:date="2019-11-07T17:21:00Z">
            <w:rPr>
              <w:rFonts w:ascii="Times New Roman" w:hAnsi="Times New Roman" w:cs="Times New Roman"/>
              <w:sz w:val="24"/>
              <w:szCs w:val="24"/>
            </w:rPr>
          </w:rPrChange>
        </w:rPr>
        <w:t>, and 3 mutational signatures were extracted. Then</w:t>
      </w:r>
      <w:r w:rsidR="00D20B6A" w:rsidRPr="00BE3786">
        <w:rPr>
          <w:rFonts w:ascii="Arial" w:hAnsi="Arial" w:cs="Arial"/>
          <w:sz w:val="22"/>
          <w:rPrChange w:id="1026" w:author="Guo, Shicheng" w:date="2019-11-07T17:21:00Z">
            <w:rPr>
              <w:rFonts w:ascii="Times New Roman" w:hAnsi="Times New Roman" w:cs="Times New Roman"/>
              <w:sz w:val="24"/>
              <w:szCs w:val="24"/>
            </w:rPr>
          </w:rPrChange>
        </w:rPr>
        <w:t xml:space="preserve">, similarity analysis was conducted between the extracted signature and cosmic signature, and the mutational signature of PDACs was related to signature 1(Fig S2). </w:t>
      </w:r>
      <w:r w:rsidR="00D20B6A" w:rsidRPr="00BE3786">
        <w:rPr>
          <w:rFonts w:ascii="Arial" w:hAnsi="Arial" w:cs="Arial"/>
          <w:sz w:val="22"/>
          <w:rPrChange w:id="1027" w:author="Guo, Shicheng" w:date="2019-11-07T17:21:00Z">
            <w:rPr>
              <w:rFonts w:ascii="Times New Roman" w:hAnsi="Times New Roman" w:cs="Times New Roman" w:hint="eastAsia"/>
              <w:sz w:val="24"/>
              <w:szCs w:val="24"/>
            </w:rPr>
          </w:rPrChange>
        </w:rPr>
        <w:t>Signature 1 exhibited strong positive correlations with age in most cancer types, including PDACs</w:t>
      </w:r>
      <w:r w:rsidR="00D20B6A" w:rsidRPr="00BE3786">
        <w:rPr>
          <w:rFonts w:ascii="Arial" w:hAnsi="Arial" w:cs="Arial"/>
          <w:sz w:val="22"/>
          <w:rPrChange w:id="1028" w:author="Guo, Shicheng" w:date="2019-11-07T17:21:00Z">
            <w:rPr>
              <w:rFonts w:ascii="Times New Roman" w:hAnsi="Times New Roman" w:cs="Times New Roman"/>
              <w:sz w:val="24"/>
              <w:szCs w:val="24"/>
            </w:rPr>
          </w:rPrChange>
        </w:rPr>
        <w:t>, which was consistent with previous research</w:t>
      </w:r>
      <w:r w:rsidR="00870C74" w:rsidRPr="00BE3786">
        <w:rPr>
          <w:rFonts w:ascii="Arial" w:hAnsi="Arial" w:cs="Arial"/>
          <w:sz w:val="22"/>
          <w:rPrChange w:id="1029" w:author="Guo, Shicheng" w:date="2019-11-07T17:21:00Z">
            <w:rPr/>
          </w:rPrChange>
        </w:rPr>
        <w:fldChar w:fldCharType="begin"/>
      </w:r>
      <w:r w:rsidR="00870C74" w:rsidRPr="00BE3786">
        <w:rPr>
          <w:rFonts w:ascii="Arial" w:hAnsi="Arial" w:cs="Arial"/>
          <w:sz w:val="22"/>
          <w:rPrChange w:id="1030" w:author="Guo, Shicheng" w:date="2019-11-07T17:21:00Z">
            <w:rPr/>
          </w:rPrChange>
        </w:rPr>
        <w:instrText xml:space="preserve"> HYPERLINK \l "_ENREF_18" \o "Alexandrov, 2013 #3358" </w:instrText>
      </w:r>
      <w:r w:rsidR="00870C74" w:rsidRPr="00BE3786">
        <w:rPr>
          <w:rFonts w:ascii="Arial" w:hAnsi="Arial" w:cs="Arial"/>
          <w:sz w:val="22"/>
          <w:rPrChange w:id="1031" w:author="Guo, Shicheng" w:date="2019-11-07T17:21:00Z">
            <w:rPr/>
          </w:rPrChange>
        </w:rPr>
        <w:fldChar w:fldCharType="separate"/>
      </w:r>
      <w:r w:rsidR="000670AD" w:rsidRPr="00BE3786">
        <w:rPr>
          <w:rFonts w:ascii="Arial" w:hAnsi="Arial" w:cs="Arial"/>
          <w:sz w:val="22"/>
          <w:rPrChange w:id="1032" w:author="Guo, Shicheng" w:date="2019-11-07T17:21:00Z">
            <w:rPr>
              <w:rFonts w:ascii="Times New Roman" w:hAnsi="Times New Roman" w:cs="Times New Roman"/>
              <w:sz w:val="24"/>
              <w:szCs w:val="24"/>
            </w:rPr>
          </w:rPrChange>
        </w:rPr>
        <w:fldChar w:fldCharType="begin">
          <w:fldData xml:space="preserve">PEVuZE5vdGU+PENpdGU+PEF1dGhvcj5BbGV4YW5kcm92PC9BdXRob3I+PFllYXI+MjAxMzwvWWVh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</w:fldData>
        </w:fldChar>
      </w:r>
      <w:r w:rsidR="000670AD" w:rsidRPr="00BE3786">
        <w:rPr>
          <w:rFonts w:ascii="Arial" w:hAnsi="Arial" w:cs="Arial"/>
          <w:sz w:val="22"/>
          <w:rPrChange w:id="1033" w:author="Guo, Shicheng" w:date="2019-11-07T17:21:00Z">
            <w:rPr>
              <w:rFonts w:ascii="Times New Roman" w:hAnsi="Times New Roman" w:cs="Times New Roman"/>
              <w:sz w:val="24"/>
              <w:szCs w:val="24"/>
            </w:rPr>
          </w:rPrChange>
        </w:rPr>
        <w:instrText xml:space="preserve"> ADDIN EN.CITE </w:instrText>
      </w:r>
      <w:r w:rsidR="000670AD" w:rsidRPr="00BE3786">
        <w:rPr>
          <w:rFonts w:ascii="Arial" w:hAnsi="Arial" w:cs="Arial"/>
          <w:sz w:val="22"/>
          <w:rPrChange w:id="1034" w:author="Guo, Shicheng" w:date="2019-11-07T17:21:00Z">
            <w:rPr>
              <w:rFonts w:ascii="Times New Roman" w:hAnsi="Times New Roman" w:cs="Times New Roman"/>
              <w:sz w:val="24"/>
              <w:szCs w:val="24"/>
            </w:rPr>
          </w:rPrChange>
        </w:rPr>
        <w:fldChar w:fldCharType="begin">
          <w:fldData xml:space="preserve">PEVuZE5vdGU+PENpdGU+PEF1dGhvcj5BbGV4YW5kcm92PC9BdXRob3I+PFllYXI+MjAxMzwvWWVh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</w:fldData>
        </w:fldChar>
      </w:r>
      <w:r w:rsidR="000670AD" w:rsidRPr="00BE3786">
        <w:rPr>
          <w:rFonts w:ascii="Arial" w:hAnsi="Arial" w:cs="Arial"/>
          <w:sz w:val="22"/>
          <w:rPrChange w:id="1035" w:author="Guo, Shicheng" w:date="2019-11-07T17:21:00Z">
            <w:rPr>
              <w:rFonts w:ascii="Times New Roman" w:hAnsi="Times New Roman" w:cs="Times New Roman"/>
              <w:sz w:val="24"/>
              <w:szCs w:val="24"/>
            </w:rPr>
          </w:rPrChange>
        </w:rPr>
        <w:instrText xml:space="preserve"> ADDIN EN.CITE.DATA </w:instrText>
      </w:r>
      <w:r w:rsidR="000670AD" w:rsidRPr="00BE3786">
        <w:rPr>
          <w:rFonts w:ascii="Arial" w:hAnsi="Arial" w:cs="Arial"/>
          <w:sz w:val="22"/>
          <w:rPrChange w:id="1036" w:author="Guo, Shicheng" w:date="2019-11-07T17:21:00Z">
            <w:rPr>
              <w:rFonts w:ascii="Times New Roman" w:hAnsi="Times New Roman" w:cs="Times New Roman"/>
              <w:sz w:val="24"/>
              <w:szCs w:val="24"/>
            </w:rPr>
          </w:rPrChange>
        </w:rPr>
      </w:r>
      <w:r w:rsidR="000670AD" w:rsidRPr="00BE3786">
        <w:rPr>
          <w:rFonts w:ascii="Arial" w:hAnsi="Arial" w:cs="Arial"/>
          <w:sz w:val="22"/>
          <w:rPrChange w:id="1037" w:author="Guo, Shicheng" w:date="2019-11-07T17:21:00Z">
            <w:rPr>
              <w:rFonts w:ascii="Times New Roman" w:hAnsi="Times New Roman" w:cs="Times New Roman"/>
              <w:sz w:val="24"/>
              <w:szCs w:val="24"/>
            </w:rPr>
          </w:rPrChange>
        </w:rPr>
        <w:fldChar w:fldCharType="end"/>
      </w:r>
      <w:r w:rsidR="000670AD" w:rsidRPr="00BE3786">
        <w:rPr>
          <w:rFonts w:ascii="Arial" w:hAnsi="Arial" w:cs="Arial"/>
          <w:sz w:val="22"/>
          <w:rPrChange w:id="1038" w:author="Guo, Shicheng" w:date="2019-11-07T17:21:00Z">
            <w:rPr>
              <w:rFonts w:ascii="Times New Roman" w:hAnsi="Times New Roman" w:cs="Times New Roman"/>
              <w:sz w:val="24"/>
              <w:szCs w:val="24"/>
            </w:rPr>
          </w:rPrChange>
        </w:rPr>
      </w:r>
      <w:r w:rsidR="000670AD" w:rsidRPr="00BE3786">
        <w:rPr>
          <w:rFonts w:ascii="Arial" w:hAnsi="Arial" w:cs="Arial"/>
          <w:sz w:val="22"/>
          <w:rPrChange w:id="1039" w:author="Guo, Shicheng" w:date="2019-11-07T17:21:00Z">
            <w:rPr>
              <w:rFonts w:ascii="Times New Roman" w:hAnsi="Times New Roman" w:cs="Times New Roman"/>
              <w:sz w:val="24"/>
              <w:szCs w:val="24"/>
            </w:rPr>
          </w:rPrChange>
        </w:rPr>
        <w:fldChar w:fldCharType="separate"/>
      </w:r>
      <w:r w:rsidR="000670AD" w:rsidRPr="00BE3786">
        <w:rPr>
          <w:rFonts w:ascii="Arial" w:hAnsi="Arial" w:cs="Arial"/>
          <w:noProof/>
          <w:sz w:val="22"/>
          <w:vertAlign w:val="superscript"/>
          <w:rPrChange w:id="1040" w:author="Guo, Shicheng" w:date="2019-11-07T17:21:00Z">
            <w:rPr>
              <w:rFonts w:ascii="Times New Roman" w:hAnsi="Times New Roman" w:cs="Times New Roman"/>
              <w:noProof/>
              <w:sz w:val="24"/>
              <w:szCs w:val="24"/>
              <w:vertAlign w:val="superscript"/>
            </w:rPr>
          </w:rPrChange>
        </w:rPr>
        <w:t>18</w:t>
      </w:r>
      <w:r w:rsidR="000670AD" w:rsidRPr="00BE3786">
        <w:rPr>
          <w:rFonts w:ascii="Arial" w:hAnsi="Arial" w:cs="Arial"/>
          <w:sz w:val="22"/>
          <w:rPrChange w:id="1041" w:author="Guo, Shicheng" w:date="2019-11-07T17:21:00Z">
            <w:rPr>
              <w:rFonts w:ascii="Times New Roman" w:hAnsi="Times New Roman" w:cs="Times New Roman"/>
              <w:sz w:val="24"/>
              <w:szCs w:val="24"/>
            </w:rPr>
          </w:rPrChange>
        </w:rPr>
        <w:fldChar w:fldCharType="end"/>
      </w:r>
      <w:r w:rsidR="00870C74" w:rsidRPr="00BE3786">
        <w:rPr>
          <w:rFonts w:ascii="Arial" w:hAnsi="Arial" w:cs="Arial"/>
          <w:sz w:val="22"/>
          <w:rPrChange w:id="1042" w:author="Guo, Shicheng" w:date="2019-11-07T17:21:00Z">
            <w:rPr>
              <w:rFonts w:ascii="Times New Roman" w:hAnsi="Times New Roman" w:cs="Times New Roman"/>
              <w:sz w:val="24"/>
              <w:szCs w:val="24"/>
            </w:rPr>
          </w:rPrChange>
        </w:rPr>
        <w:fldChar w:fldCharType="end"/>
      </w:r>
      <w:r w:rsidR="00D20B6A" w:rsidRPr="00BE3786">
        <w:rPr>
          <w:rFonts w:ascii="Arial" w:hAnsi="Arial" w:cs="Arial"/>
          <w:sz w:val="22"/>
          <w:rPrChange w:id="1043" w:author="Guo, Shicheng" w:date="2019-11-07T17:21:00Z">
            <w:rPr>
              <w:rFonts w:ascii="Times New Roman" w:hAnsi="Times New Roman" w:cs="Times New Roman" w:hint="eastAsia"/>
              <w:sz w:val="24"/>
              <w:szCs w:val="24"/>
            </w:rPr>
          </w:rPrChange>
        </w:rPr>
        <w:t>.</w:t>
      </w:r>
    </w:p>
    <w:p w14:paraId="21F7547D" w14:textId="263A08F6" w:rsidR="00C63463" w:rsidRPr="00BE3786" w:rsidRDefault="00F95AE1" w:rsidP="00BE3786">
      <w:pPr>
        <w:widowControl/>
        <w:jc w:val="center"/>
        <w:rPr>
          <w:rFonts w:ascii="Arial" w:hAnsi="Arial" w:cs="Arial"/>
          <w:sz w:val="22"/>
          <w:rPrChange w:id="1044" w:author="Guo, Shicheng" w:date="2019-11-07T17:21:00Z">
            <w:rPr>
              <w:rFonts w:ascii="Times New Roman" w:hAnsi="Times New Roman" w:cs="Times New Roman"/>
              <w:sz w:val="24"/>
              <w:szCs w:val="24"/>
            </w:rPr>
          </w:rPrChange>
        </w:rPr>
        <w:pPrChange w:id="1045" w:author="Guo, Shicheng" w:date="2019-11-07T17:21:00Z">
          <w:pPr>
            <w:widowControl/>
            <w:spacing w:line="360" w:lineRule="auto"/>
            <w:jc w:val="center"/>
          </w:pPr>
        </w:pPrChange>
      </w:pPr>
      <w:r w:rsidRPr="00BE3786">
        <w:rPr>
          <w:rFonts w:ascii="Arial" w:hAnsi="Arial" w:cs="Arial"/>
          <w:noProof/>
          <w:sz w:val="22"/>
          <w:lang w:eastAsia="en-US"/>
          <w:rPrChange w:id="1046" w:author="Guo, Shicheng" w:date="2019-11-07T17:21:00Z">
            <w:rPr>
              <w:noProof/>
              <w:lang w:eastAsia="en-US"/>
            </w:rPr>
          </w:rPrChange>
        </w:rPr>
        <w:lastRenderedPageBreak/>
        <w:drawing>
          <wp:inline distT="0" distB="0" distL="0" distR="0" wp14:anchorId="089C2FF4" wp14:editId="644ACAD6">
            <wp:extent cx="5267960" cy="4606290"/>
            <wp:effectExtent l="0" t="0" r="889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960" cy="4606290"/>
                    </a:xfrm>
                    <a:prstGeom prst="rect">
                      <a:avLst/>
                    </a:prstGeom>
                    <a:noFill/>
                    <a:ln>
                      <a:noFill/>
                    </a:ln>
                  </pic:spPr>
                </pic:pic>
              </a:graphicData>
            </a:graphic>
          </wp:inline>
        </w:drawing>
      </w:r>
    </w:p>
    <w:p w14:paraId="28711415" w14:textId="5A609ABD" w:rsidR="00C63463" w:rsidRPr="00BE3786" w:rsidRDefault="00E55810" w:rsidP="00BE3786">
      <w:pPr>
        <w:widowControl/>
        <w:rPr>
          <w:rFonts w:ascii="Arial" w:hAnsi="Arial" w:cs="Arial"/>
          <w:bCs/>
          <w:sz w:val="22"/>
          <w:rPrChange w:id="1047" w:author="Guo, Shicheng" w:date="2019-11-07T17:21:00Z">
            <w:rPr>
              <w:rFonts w:ascii="Times New Roman" w:hAnsi="Times New Roman" w:cs="Times New Roman"/>
              <w:bCs/>
              <w:sz w:val="24"/>
              <w:szCs w:val="24"/>
            </w:rPr>
          </w:rPrChange>
        </w:rPr>
        <w:pPrChange w:id="1048" w:author="Guo, Shicheng" w:date="2019-11-07T17:21:00Z">
          <w:pPr>
            <w:widowControl/>
            <w:spacing w:line="360" w:lineRule="auto"/>
          </w:pPr>
        </w:pPrChange>
      </w:pPr>
      <w:bookmarkStart w:id="1049" w:name="OLE_LINK56"/>
      <w:bookmarkStart w:id="1050" w:name="OLE_LINK57"/>
      <w:r w:rsidRPr="00BE3786">
        <w:rPr>
          <w:rFonts w:ascii="Arial" w:hAnsi="Arial" w:cs="Arial"/>
          <w:sz w:val="22"/>
          <w:rPrChange w:id="1051" w:author="Guo, Shicheng" w:date="2019-11-07T17:21:00Z">
            <w:rPr>
              <w:rFonts w:ascii="Times New Roman" w:hAnsi="Times New Roman" w:cs="Times New Roman"/>
              <w:sz w:val="24"/>
              <w:szCs w:val="24"/>
            </w:rPr>
          </w:rPrChange>
        </w:rPr>
        <w:t xml:space="preserve">Fig. </w:t>
      </w:r>
      <w:r w:rsidR="00F14433" w:rsidRPr="00BE3786">
        <w:rPr>
          <w:rFonts w:ascii="Arial" w:hAnsi="Arial" w:cs="Arial"/>
          <w:sz w:val="22"/>
          <w:rPrChange w:id="1052" w:author="Guo, Shicheng" w:date="2019-11-07T17:21:00Z">
            <w:rPr>
              <w:rFonts w:ascii="Times New Roman" w:hAnsi="Times New Roman" w:cs="Times New Roman"/>
              <w:sz w:val="24"/>
              <w:szCs w:val="24"/>
            </w:rPr>
          </w:rPrChange>
        </w:rPr>
        <w:t>5</w:t>
      </w:r>
      <w:r w:rsidRPr="00BE3786">
        <w:rPr>
          <w:rFonts w:ascii="Arial" w:hAnsi="Arial" w:cs="Arial"/>
          <w:sz w:val="22"/>
          <w:rPrChange w:id="1053" w:author="Guo, Shicheng" w:date="2019-11-07T17:21:00Z">
            <w:rPr>
              <w:rFonts w:ascii="Times New Roman" w:hAnsi="Times New Roman" w:cs="Times New Roman"/>
              <w:sz w:val="24"/>
              <w:szCs w:val="24"/>
            </w:rPr>
          </w:rPrChange>
        </w:rPr>
        <w:t xml:space="preserve"> Mutation spectrum of PDACs.</w:t>
      </w:r>
      <w:r w:rsidRPr="00BE3786">
        <w:rPr>
          <w:rFonts w:ascii="Arial" w:hAnsi="Arial" w:cs="Arial"/>
          <w:sz w:val="22"/>
          <w:rPrChange w:id="1054" w:author="Guo, Shicheng" w:date="2019-11-07T17:21:00Z">
            <w:rPr>
              <w:rFonts w:ascii="Times New Roman" w:hAnsi="Times New Roman" w:cs="Times New Roman" w:hint="eastAsia"/>
              <w:sz w:val="24"/>
              <w:szCs w:val="24"/>
            </w:rPr>
          </w:rPrChange>
        </w:rPr>
        <w:t xml:space="preserve"> </w:t>
      </w:r>
      <w:r w:rsidR="00F95AE1" w:rsidRPr="00BE3786">
        <w:rPr>
          <w:rFonts w:ascii="Arial" w:hAnsi="Arial" w:cs="Arial"/>
          <w:bCs/>
          <w:sz w:val="22"/>
          <w:rPrChange w:id="1055" w:author="Guo, Shicheng" w:date="2019-11-07T17:21:00Z">
            <w:rPr>
              <w:rFonts w:ascii="Times New Roman" w:hAnsi="Times New Roman"/>
              <w:bCs/>
              <w:sz w:val="24"/>
              <w:szCs w:val="24"/>
            </w:rPr>
          </w:rPrChange>
        </w:rPr>
        <w:t>(A)</w:t>
      </w:r>
      <w:r w:rsidR="00F95AE1" w:rsidRPr="00BE3786">
        <w:rPr>
          <w:rFonts w:ascii="Arial" w:hAnsi="Arial" w:cs="Arial"/>
          <w:bCs/>
          <w:sz w:val="22"/>
          <w:rPrChange w:id="1056" w:author="Guo, Shicheng" w:date="2019-11-07T17:21:00Z">
            <w:rPr>
              <w:rFonts w:ascii="Times New Roman" w:hAnsi="Times New Roman" w:hint="eastAsia"/>
              <w:bCs/>
              <w:sz w:val="24"/>
              <w:szCs w:val="24"/>
            </w:rPr>
          </w:rPrChange>
        </w:rPr>
        <w:t xml:space="preserve"> </w:t>
      </w:r>
      <w:r w:rsidR="00F95AE1" w:rsidRPr="00BE3786">
        <w:rPr>
          <w:rFonts w:ascii="Arial" w:hAnsi="Arial" w:cs="Arial"/>
          <w:bCs/>
          <w:sz w:val="22"/>
          <w:rPrChange w:id="1057" w:author="Guo, Shicheng" w:date="2019-11-07T17:21:00Z">
            <w:rPr>
              <w:rFonts w:ascii="Times New Roman" w:hAnsi="Times New Roman"/>
              <w:bCs/>
              <w:sz w:val="24"/>
              <w:szCs w:val="24"/>
            </w:rPr>
          </w:rPrChange>
        </w:rPr>
        <w:t xml:space="preserve">The percentage of transition and transversion in all lesions. </w:t>
      </w:r>
      <w:r w:rsidR="00F95AE1" w:rsidRPr="00BE3786">
        <w:rPr>
          <w:rFonts w:ascii="Arial" w:hAnsi="Arial" w:cs="Arial"/>
          <w:sz w:val="22"/>
          <w:rPrChange w:id="1058" w:author="Guo, Shicheng" w:date="2019-11-07T17:21:00Z">
            <w:rPr>
              <w:rFonts w:ascii="Times New Roman" w:hAnsi="Times New Roman"/>
              <w:sz w:val="24"/>
              <w:szCs w:val="24"/>
            </w:rPr>
          </w:rPrChange>
        </w:rPr>
        <w:t>(B)</w:t>
      </w:r>
      <w:r w:rsidR="007F6B62" w:rsidRPr="00BE3786">
        <w:rPr>
          <w:rFonts w:ascii="Arial" w:hAnsi="Arial" w:cs="Arial"/>
          <w:bCs/>
          <w:sz w:val="22"/>
          <w:rPrChange w:id="1059" w:author="Guo, Shicheng" w:date="2019-11-07T17:21:00Z">
            <w:rPr>
              <w:rFonts w:ascii="Times New Roman" w:hAnsi="Times New Roman" w:cs="Times New Roman"/>
              <w:bCs/>
              <w:sz w:val="24"/>
              <w:szCs w:val="24"/>
            </w:rPr>
          </w:rPrChange>
        </w:rPr>
        <w:t>The percentage of transition and transversion in all lesions.(C) The number of six</w:t>
      </w:r>
      <w:r w:rsidRPr="00BE3786">
        <w:rPr>
          <w:rFonts w:ascii="Arial" w:hAnsi="Arial" w:cs="Arial"/>
          <w:bCs/>
          <w:sz w:val="22"/>
          <w:rPrChange w:id="1060" w:author="Guo, Shicheng" w:date="2019-11-07T17:21:00Z">
            <w:rPr>
              <w:rFonts w:ascii="Times New Roman" w:hAnsi="Times New Roman" w:cs="Times New Roman" w:hint="eastAsia"/>
              <w:bCs/>
              <w:sz w:val="24"/>
              <w:szCs w:val="24"/>
            </w:rPr>
          </w:rPrChange>
        </w:rPr>
        <w:t xml:space="preserve"> different transition types </w:t>
      </w:r>
      <w:r w:rsidR="007F6B62" w:rsidRPr="00BE3786">
        <w:rPr>
          <w:rFonts w:ascii="Arial" w:hAnsi="Arial" w:cs="Arial"/>
          <w:bCs/>
          <w:sz w:val="22"/>
          <w:rPrChange w:id="1061" w:author="Guo, Shicheng" w:date="2019-11-07T17:21:00Z">
            <w:rPr>
              <w:rFonts w:ascii="Times New Roman" w:hAnsi="Times New Roman" w:cs="Times New Roman"/>
              <w:bCs/>
              <w:sz w:val="24"/>
              <w:szCs w:val="24"/>
            </w:rPr>
          </w:rPrChange>
        </w:rPr>
        <w:t>in 46 lesions of 14 patients</w:t>
      </w:r>
      <w:r w:rsidRPr="00BE3786">
        <w:rPr>
          <w:rFonts w:ascii="Arial" w:hAnsi="Arial" w:cs="Arial"/>
          <w:bCs/>
          <w:sz w:val="22"/>
          <w:rPrChange w:id="1062" w:author="Guo, Shicheng" w:date="2019-11-07T17:21:00Z">
            <w:rPr>
              <w:rFonts w:ascii="Times New Roman" w:hAnsi="Times New Roman" w:cs="Times New Roman" w:hint="eastAsia"/>
              <w:bCs/>
              <w:sz w:val="24"/>
              <w:szCs w:val="24"/>
            </w:rPr>
          </w:rPrChange>
        </w:rPr>
        <w:t>.</w:t>
      </w:r>
      <w:bookmarkEnd w:id="899"/>
    </w:p>
    <w:p w14:paraId="75A1AA4D" w14:textId="77777777" w:rsidR="00D1084A" w:rsidRPr="00BE3786" w:rsidRDefault="00D1084A" w:rsidP="00BE3786">
      <w:pPr>
        <w:widowControl/>
        <w:rPr>
          <w:rFonts w:ascii="Arial" w:hAnsi="Arial" w:cs="Arial"/>
          <w:b/>
          <w:sz w:val="22"/>
          <w:rPrChange w:id="1063" w:author="Guo, Shicheng" w:date="2019-11-07T17:21:00Z">
            <w:rPr>
              <w:rFonts w:ascii="Times New Roman" w:hAnsi="Times New Roman" w:cs="Times New Roman"/>
              <w:b/>
              <w:sz w:val="24"/>
              <w:szCs w:val="24"/>
            </w:rPr>
          </w:rPrChange>
        </w:rPr>
        <w:pPrChange w:id="1064" w:author="Guo, Shicheng" w:date="2019-11-07T17:21:00Z">
          <w:pPr>
            <w:widowControl/>
            <w:spacing w:line="360" w:lineRule="auto"/>
          </w:pPr>
        </w:pPrChange>
      </w:pPr>
    </w:p>
    <w:p w14:paraId="386CC763" w14:textId="7FA4F03F" w:rsidR="005401D4" w:rsidRPr="00BE3786" w:rsidRDefault="00A0463C" w:rsidP="00BE3786">
      <w:pPr>
        <w:widowControl/>
        <w:rPr>
          <w:rFonts w:ascii="Arial" w:hAnsi="Arial" w:cs="Arial"/>
          <w:b/>
          <w:sz w:val="22"/>
          <w:rPrChange w:id="1065" w:author="Guo, Shicheng" w:date="2019-11-07T17:21:00Z">
            <w:rPr>
              <w:rFonts w:ascii="Times New Roman" w:hAnsi="Times New Roman" w:cs="Times New Roman"/>
              <w:b/>
              <w:sz w:val="24"/>
              <w:szCs w:val="24"/>
            </w:rPr>
          </w:rPrChange>
        </w:rPr>
        <w:pPrChange w:id="1066" w:author="Guo, Shicheng" w:date="2019-11-07T17:21:00Z">
          <w:pPr>
            <w:widowControl/>
            <w:spacing w:line="360" w:lineRule="auto"/>
          </w:pPr>
        </w:pPrChange>
      </w:pPr>
      <w:r w:rsidRPr="00BE3786">
        <w:rPr>
          <w:rFonts w:ascii="Arial" w:hAnsi="Arial" w:cs="Arial"/>
          <w:b/>
          <w:sz w:val="22"/>
          <w:rPrChange w:id="1067" w:author="Guo, Shicheng" w:date="2019-11-07T17:21:00Z">
            <w:rPr>
              <w:rFonts w:ascii="Times New Roman" w:hAnsi="Times New Roman" w:cs="Times New Roman" w:hint="eastAsia"/>
              <w:b/>
              <w:sz w:val="24"/>
              <w:szCs w:val="24"/>
            </w:rPr>
          </w:rPrChange>
        </w:rPr>
        <w:t>I</w:t>
      </w:r>
      <w:r w:rsidRPr="00BE3786">
        <w:rPr>
          <w:rFonts w:ascii="Arial" w:hAnsi="Arial" w:cs="Arial"/>
          <w:b/>
          <w:sz w:val="22"/>
          <w:rPrChange w:id="1068" w:author="Guo, Shicheng" w:date="2019-11-07T17:21:00Z">
            <w:rPr>
              <w:rFonts w:ascii="Times New Roman" w:hAnsi="Times New Roman" w:cs="Times New Roman"/>
              <w:b/>
              <w:sz w:val="24"/>
              <w:szCs w:val="24"/>
            </w:rPr>
          </w:rPrChange>
        </w:rPr>
        <w:t>TH of RNA expression</w:t>
      </w:r>
    </w:p>
    <w:p w14:paraId="567ED48F" w14:textId="7F242B16" w:rsidR="00A0463C" w:rsidRPr="00BE3786" w:rsidRDefault="00A0463C" w:rsidP="00BE3786">
      <w:pPr>
        <w:widowControl/>
        <w:rPr>
          <w:rFonts w:ascii="Arial" w:hAnsi="Arial" w:cs="Arial"/>
          <w:sz w:val="22"/>
          <w:rPrChange w:id="1069" w:author="Guo, Shicheng" w:date="2019-11-07T17:21:00Z">
            <w:rPr>
              <w:rFonts w:ascii="Times New Roman" w:hAnsi="Times New Roman" w:cs="Times New Roman"/>
              <w:sz w:val="24"/>
              <w:szCs w:val="24"/>
            </w:rPr>
          </w:rPrChange>
        </w:rPr>
        <w:pPrChange w:id="1070" w:author="Guo, Shicheng" w:date="2019-11-07T17:21:00Z">
          <w:pPr>
            <w:widowControl/>
            <w:spacing w:line="360" w:lineRule="auto"/>
          </w:pPr>
        </w:pPrChange>
      </w:pPr>
      <w:r w:rsidRPr="00BE3786">
        <w:rPr>
          <w:rFonts w:ascii="Arial" w:hAnsi="Arial" w:cs="Arial"/>
          <w:sz w:val="22"/>
          <w:rPrChange w:id="1071" w:author="Guo, Shicheng" w:date="2019-11-07T17:21:00Z">
            <w:rPr>
              <w:rFonts w:ascii="Times New Roman" w:hAnsi="Times New Roman" w:cs="Times New Roman"/>
              <w:sz w:val="24"/>
              <w:szCs w:val="24"/>
            </w:rPr>
          </w:rPrChange>
        </w:rPr>
        <w:t xml:space="preserve">We performed RNA-seq of 26 tumor tissues and 7 </w:t>
      </w:r>
      <w:r w:rsidR="008E65F7" w:rsidRPr="00BE3786">
        <w:rPr>
          <w:rFonts w:ascii="Arial" w:hAnsi="Arial" w:cs="Arial"/>
          <w:bCs/>
          <w:sz w:val="22"/>
          <w:rPrChange w:id="1072" w:author="Guo, Shicheng" w:date="2019-11-07T17:21:00Z">
            <w:rPr>
              <w:rFonts w:ascii="Times New Roman" w:hAnsi="Times New Roman" w:cs="Times New Roman"/>
              <w:bCs/>
              <w:sz w:val="24"/>
              <w:szCs w:val="24"/>
            </w:rPr>
          </w:rPrChange>
        </w:rPr>
        <w:t xml:space="preserve">matched </w:t>
      </w:r>
      <w:r w:rsidRPr="00BE3786">
        <w:rPr>
          <w:rFonts w:ascii="Arial" w:hAnsi="Arial" w:cs="Arial"/>
          <w:sz w:val="22"/>
          <w:rPrChange w:id="1073" w:author="Guo, Shicheng" w:date="2019-11-07T17:21:00Z">
            <w:rPr>
              <w:rFonts w:ascii="Times New Roman" w:hAnsi="Times New Roman" w:cs="Times New Roman"/>
              <w:sz w:val="24"/>
              <w:szCs w:val="24"/>
            </w:rPr>
          </w:rPrChange>
        </w:rPr>
        <w:t xml:space="preserve">nonmalignant pancreas tissues from 7 PDACs patients to </w:t>
      </w:r>
      <w:r w:rsidR="00C56B62" w:rsidRPr="00BE3786">
        <w:rPr>
          <w:rFonts w:ascii="Arial" w:hAnsi="Arial" w:cs="Arial"/>
          <w:sz w:val="22"/>
          <w:rPrChange w:id="1074" w:author="Guo, Shicheng" w:date="2019-11-07T17:21:00Z">
            <w:rPr>
              <w:rFonts w:ascii="Times New Roman" w:hAnsi="Times New Roman" w:cs="Times New Roman"/>
              <w:sz w:val="24"/>
              <w:szCs w:val="24"/>
            </w:rPr>
          </w:rPrChange>
        </w:rPr>
        <w:t>demonstrate</w:t>
      </w:r>
      <w:r w:rsidRPr="00BE3786">
        <w:rPr>
          <w:rFonts w:ascii="Arial" w:hAnsi="Arial" w:cs="Arial"/>
          <w:sz w:val="22"/>
          <w:rPrChange w:id="1075" w:author="Guo, Shicheng" w:date="2019-11-07T17:21:00Z">
            <w:rPr>
              <w:rFonts w:ascii="Times New Roman" w:hAnsi="Times New Roman" w:cs="Times New Roman"/>
              <w:sz w:val="24"/>
              <w:szCs w:val="24"/>
            </w:rPr>
          </w:rPrChange>
        </w:rPr>
        <w:t xml:space="preserve"> the ITH in the </w:t>
      </w:r>
      <w:bookmarkStart w:id="1076" w:name="OLE_LINK30"/>
      <w:bookmarkStart w:id="1077" w:name="OLE_LINK31"/>
      <w:r w:rsidRPr="00BE3786">
        <w:rPr>
          <w:rFonts w:ascii="Arial" w:hAnsi="Arial" w:cs="Arial"/>
          <w:sz w:val="22"/>
          <w:rPrChange w:id="1078" w:author="Guo, Shicheng" w:date="2019-11-07T17:21:00Z">
            <w:rPr>
              <w:rFonts w:ascii="Times New Roman" w:hAnsi="Times New Roman" w:cs="Times New Roman"/>
              <w:sz w:val="24"/>
              <w:szCs w:val="24"/>
            </w:rPr>
          </w:rPrChange>
        </w:rPr>
        <w:t>transcriptome dimension</w:t>
      </w:r>
      <w:r w:rsidR="00C56B62" w:rsidRPr="00BE3786">
        <w:rPr>
          <w:rFonts w:ascii="Arial" w:hAnsi="Arial" w:cs="Arial"/>
          <w:sz w:val="22"/>
          <w:rPrChange w:id="1079" w:author="Guo, Shicheng" w:date="2019-11-07T17:21:00Z">
            <w:rPr>
              <w:rFonts w:ascii="Times New Roman" w:hAnsi="Times New Roman" w:cs="Times New Roman" w:hint="eastAsia"/>
              <w:sz w:val="24"/>
              <w:szCs w:val="24"/>
            </w:rPr>
          </w:rPrChange>
        </w:rPr>
        <w:t>.</w:t>
      </w:r>
      <w:bookmarkEnd w:id="1076"/>
      <w:bookmarkEnd w:id="1077"/>
      <w:r w:rsidR="009E77E6" w:rsidRPr="00BE3786">
        <w:rPr>
          <w:rFonts w:ascii="Arial" w:hAnsi="Arial" w:cs="Arial"/>
          <w:sz w:val="22"/>
          <w:rPrChange w:id="1080" w:author="Guo, Shicheng" w:date="2019-11-07T17:21:00Z">
            <w:rPr>
              <w:rFonts w:ascii="Times New Roman" w:hAnsi="Times New Roman" w:cs="Times New Roman"/>
              <w:sz w:val="24"/>
              <w:szCs w:val="24"/>
            </w:rPr>
          </w:rPrChange>
        </w:rPr>
        <w:t xml:space="preserve"> </w:t>
      </w:r>
      <w:r w:rsidR="00BE1FCF" w:rsidRPr="00BE3786">
        <w:rPr>
          <w:rFonts w:ascii="Arial" w:hAnsi="Arial" w:cs="Arial"/>
          <w:sz w:val="22"/>
          <w:rPrChange w:id="1081" w:author="Guo, Shicheng" w:date="2019-11-07T17:21:00Z">
            <w:rPr>
              <w:rFonts w:ascii="Times New Roman" w:hAnsi="Times New Roman" w:cs="Times New Roman"/>
              <w:sz w:val="24"/>
              <w:szCs w:val="24"/>
            </w:rPr>
          </w:rPrChange>
        </w:rPr>
        <w:t xml:space="preserve">The number of </w:t>
      </w:r>
      <w:r w:rsidR="00A014AF" w:rsidRPr="00BE3786">
        <w:rPr>
          <w:rFonts w:ascii="Arial" w:hAnsi="Arial" w:cs="Arial"/>
          <w:sz w:val="22"/>
          <w:rPrChange w:id="1082" w:author="Guo, Shicheng" w:date="2019-11-07T17:21:00Z">
            <w:rPr>
              <w:rFonts w:ascii="Times New Roman" w:hAnsi="Times New Roman" w:cs="Times New Roman"/>
              <w:sz w:val="24"/>
              <w:szCs w:val="24"/>
            </w:rPr>
          </w:rPrChange>
        </w:rPr>
        <w:t xml:space="preserve">downregulated (compared with the levels in normal tissue) </w:t>
      </w:r>
      <w:r w:rsidR="00BE1FCF" w:rsidRPr="00BE3786">
        <w:rPr>
          <w:rFonts w:ascii="Arial" w:hAnsi="Arial" w:cs="Arial"/>
          <w:sz w:val="22"/>
          <w:rPrChange w:id="1083" w:author="Guo, Shicheng" w:date="2019-11-07T17:21:00Z">
            <w:rPr>
              <w:rFonts w:ascii="Times New Roman" w:hAnsi="Times New Roman" w:cs="Times New Roman"/>
              <w:sz w:val="24"/>
              <w:szCs w:val="24"/>
            </w:rPr>
          </w:rPrChange>
        </w:rPr>
        <w:t xml:space="preserve">and </w:t>
      </w:r>
      <w:r w:rsidR="00A014AF" w:rsidRPr="00BE3786">
        <w:rPr>
          <w:rFonts w:ascii="Arial" w:hAnsi="Arial" w:cs="Arial"/>
          <w:sz w:val="22"/>
          <w:rPrChange w:id="1084" w:author="Guo, Shicheng" w:date="2019-11-07T17:21:00Z">
            <w:rPr>
              <w:rFonts w:ascii="Times New Roman" w:hAnsi="Times New Roman" w:cs="Times New Roman"/>
              <w:sz w:val="24"/>
              <w:szCs w:val="24"/>
            </w:rPr>
          </w:rPrChange>
        </w:rPr>
        <w:t>upregulated</w:t>
      </w:r>
      <w:r w:rsidR="00BE1FCF" w:rsidRPr="00BE3786">
        <w:rPr>
          <w:rFonts w:ascii="Arial" w:hAnsi="Arial" w:cs="Arial"/>
          <w:sz w:val="22"/>
          <w:rPrChange w:id="1085" w:author="Guo, Shicheng" w:date="2019-11-07T17:21:00Z">
            <w:rPr>
              <w:rFonts w:ascii="Times New Roman" w:hAnsi="Times New Roman" w:cs="Times New Roman"/>
              <w:sz w:val="24"/>
              <w:szCs w:val="24"/>
            </w:rPr>
          </w:rPrChange>
        </w:rPr>
        <w:t xml:space="preserve"> genes were different in each regions of the same patient </w:t>
      </w:r>
      <w:r w:rsidR="00937C21" w:rsidRPr="00BE3786">
        <w:rPr>
          <w:rFonts w:ascii="Arial" w:hAnsi="Arial" w:cs="Arial"/>
          <w:sz w:val="22"/>
          <w:rPrChange w:id="1086" w:author="Guo, Shicheng" w:date="2019-11-07T17:21:00Z">
            <w:rPr>
              <w:rFonts w:ascii="Times New Roman" w:hAnsi="Times New Roman" w:cs="Times New Roman"/>
              <w:sz w:val="24"/>
              <w:szCs w:val="24"/>
            </w:rPr>
          </w:rPrChange>
        </w:rPr>
        <w:t>(Fig 6A)</w:t>
      </w:r>
      <w:r w:rsidR="00A014AF" w:rsidRPr="00BE3786">
        <w:rPr>
          <w:rFonts w:ascii="Arial" w:hAnsi="Arial" w:cs="Arial"/>
          <w:sz w:val="22"/>
          <w:rPrChange w:id="1087" w:author="Guo, Shicheng" w:date="2019-11-07T17:21:00Z">
            <w:rPr>
              <w:rFonts w:ascii="Times New Roman" w:hAnsi="Times New Roman" w:cs="Times New Roman"/>
              <w:sz w:val="24"/>
              <w:szCs w:val="24"/>
            </w:rPr>
          </w:rPrChange>
        </w:rPr>
        <w:t>.</w:t>
      </w:r>
      <w:r w:rsidR="004B0BA7" w:rsidRPr="00BE3786">
        <w:rPr>
          <w:rFonts w:ascii="Arial" w:hAnsi="Arial" w:cs="Arial"/>
          <w:sz w:val="22"/>
          <w:rPrChange w:id="1088" w:author="Guo, Shicheng" w:date="2019-11-07T17:21:00Z">
            <w:rPr>
              <w:rFonts w:ascii="Times New Roman" w:hAnsi="Times New Roman" w:cs="Times New Roman"/>
              <w:sz w:val="24"/>
              <w:szCs w:val="24"/>
            </w:rPr>
          </w:rPrChange>
        </w:rPr>
        <w:t xml:space="preserve"> </w:t>
      </w:r>
      <w:r w:rsidR="00757AD4" w:rsidRPr="00BE3786">
        <w:rPr>
          <w:rFonts w:ascii="Arial" w:hAnsi="Arial" w:cs="Arial"/>
          <w:sz w:val="22"/>
          <w:rPrChange w:id="1089" w:author="Guo, Shicheng" w:date="2019-11-07T17:21:00Z">
            <w:rPr>
              <w:rFonts w:ascii="Times New Roman" w:hAnsi="Times New Roman" w:cs="Times New Roman"/>
              <w:sz w:val="24"/>
              <w:szCs w:val="24"/>
            </w:rPr>
          </w:rPrChange>
        </w:rPr>
        <w:t xml:space="preserve">The heatmap of top </w:t>
      </w:r>
      <w:r w:rsidR="00937C21" w:rsidRPr="00BE3786">
        <w:rPr>
          <w:rFonts w:ascii="Arial" w:hAnsi="Arial" w:cs="Arial"/>
          <w:sz w:val="22"/>
          <w:rPrChange w:id="1090" w:author="Guo, Shicheng" w:date="2019-11-07T17:21:00Z">
            <w:rPr>
              <w:rFonts w:ascii="Times New Roman" w:hAnsi="Times New Roman" w:cs="Times New Roman"/>
              <w:sz w:val="24"/>
              <w:szCs w:val="24"/>
            </w:rPr>
          </w:rPrChange>
        </w:rPr>
        <w:t>5</w:t>
      </w:r>
      <w:r w:rsidR="00757AD4" w:rsidRPr="00BE3786">
        <w:rPr>
          <w:rFonts w:ascii="Arial" w:hAnsi="Arial" w:cs="Arial"/>
          <w:sz w:val="22"/>
          <w:rPrChange w:id="1091" w:author="Guo, Shicheng" w:date="2019-11-07T17:21:00Z">
            <w:rPr>
              <w:rFonts w:ascii="Times New Roman" w:hAnsi="Times New Roman" w:cs="Times New Roman"/>
              <w:sz w:val="24"/>
              <w:szCs w:val="24"/>
            </w:rPr>
          </w:rPrChange>
        </w:rPr>
        <w:t xml:space="preserve">% downregulated and upregulated DEGs showed </w:t>
      </w:r>
      <w:r w:rsidR="00D00F6E" w:rsidRPr="00BE3786">
        <w:rPr>
          <w:rFonts w:ascii="Arial" w:hAnsi="Arial" w:cs="Arial"/>
          <w:sz w:val="22"/>
          <w:rPrChange w:id="1092" w:author="Guo, Shicheng" w:date="2019-11-07T17:21:00Z">
            <w:rPr>
              <w:rFonts w:ascii="Times New Roman" w:hAnsi="Times New Roman" w:cs="Times New Roman"/>
              <w:sz w:val="24"/>
              <w:szCs w:val="24"/>
            </w:rPr>
          </w:rPrChange>
        </w:rPr>
        <w:t xml:space="preserve">that </w:t>
      </w:r>
      <w:r w:rsidR="00757AD4" w:rsidRPr="00BE3786">
        <w:rPr>
          <w:rFonts w:ascii="Arial" w:hAnsi="Arial" w:cs="Arial"/>
          <w:sz w:val="22"/>
          <w:rPrChange w:id="1093" w:author="Guo, Shicheng" w:date="2019-11-07T17:21:00Z">
            <w:rPr>
              <w:rFonts w:ascii="Times New Roman" w:hAnsi="Times New Roman" w:cs="Times New Roman"/>
              <w:sz w:val="24"/>
              <w:szCs w:val="24"/>
            </w:rPr>
          </w:rPrChange>
        </w:rPr>
        <w:t>c</w:t>
      </w:r>
      <w:r w:rsidR="00C84203" w:rsidRPr="00BE3786">
        <w:rPr>
          <w:rFonts w:ascii="Arial" w:hAnsi="Arial" w:cs="Arial"/>
          <w:sz w:val="22"/>
          <w:rPrChange w:id="1094" w:author="Guo, Shicheng" w:date="2019-11-07T17:21:00Z">
            <w:rPr>
              <w:rFonts w:ascii="Times New Roman" w:hAnsi="Times New Roman" w:cs="Times New Roman"/>
              <w:sz w:val="24"/>
              <w:szCs w:val="24"/>
            </w:rPr>
          </w:rPrChange>
        </w:rPr>
        <w:t xml:space="preserve">lear cluster could be generated in </w:t>
      </w:r>
      <w:r w:rsidR="00937C21" w:rsidRPr="00BE3786">
        <w:rPr>
          <w:rFonts w:ascii="Arial" w:hAnsi="Arial" w:cs="Arial"/>
          <w:sz w:val="22"/>
          <w:rPrChange w:id="1095" w:author="Guo, Shicheng" w:date="2019-11-07T17:21:00Z">
            <w:rPr>
              <w:rFonts w:ascii="Times New Roman" w:hAnsi="Times New Roman" w:cs="Times New Roman"/>
              <w:sz w:val="24"/>
              <w:szCs w:val="24"/>
            </w:rPr>
          </w:rPrChange>
        </w:rPr>
        <w:t xml:space="preserve">all </w:t>
      </w:r>
      <w:r w:rsidR="00C84203" w:rsidRPr="00BE3786">
        <w:rPr>
          <w:rFonts w:ascii="Arial" w:hAnsi="Arial" w:cs="Arial"/>
          <w:sz w:val="22"/>
          <w:rPrChange w:id="1096" w:author="Guo, Shicheng" w:date="2019-11-07T17:21:00Z">
            <w:rPr>
              <w:rFonts w:ascii="Times New Roman" w:hAnsi="Times New Roman" w:cs="Times New Roman"/>
              <w:sz w:val="24"/>
              <w:szCs w:val="24"/>
            </w:rPr>
          </w:rPrChange>
        </w:rPr>
        <w:t>patients</w:t>
      </w:r>
      <w:r w:rsidR="00213C16" w:rsidRPr="00BE3786">
        <w:rPr>
          <w:rFonts w:ascii="Arial" w:hAnsi="Arial" w:cs="Arial"/>
          <w:sz w:val="22"/>
          <w:rPrChange w:id="1097" w:author="Guo, Shicheng" w:date="2019-11-07T17:21:00Z">
            <w:rPr>
              <w:rFonts w:ascii="Times New Roman" w:hAnsi="Times New Roman" w:cs="Times New Roman"/>
              <w:sz w:val="24"/>
              <w:szCs w:val="24"/>
            </w:rPr>
          </w:rPrChange>
        </w:rPr>
        <w:t xml:space="preserve"> with different expression level, and the degree of intertumoral heterogeneity was less than the degree of interpatients.</w:t>
      </w:r>
      <w:r w:rsidR="00E50B4A" w:rsidRPr="00BE3786">
        <w:rPr>
          <w:rFonts w:ascii="Arial" w:hAnsi="Arial" w:cs="Arial"/>
          <w:sz w:val="22"/>
          <w:rPrChange w:id="1098" w:author="Guo, Shicheng" w:date="2019-11-07T17:21:00Z">
            <w:rPr>
              <w:rFonts w:ascii="Times New Roman" w:hAnsi="Times New Roman" w:cs="Times New Roman"/>
              <w:sz w:val="24"/>
              <w:szCs w:val="24"/>
            </w:rPr>
          </w:rPrChange>
        </w:rPr>
        <w:t xml:space="preserve">(Fig </w:t>
      </w:r>
      <w:r w:rsidR="00D12E87" w:rsidRPr="00BE3786">
        <w:rPr>
          <w:rFonts w:ascii="Arial" w:hAnsi="Arial" w:cs="Arial"/>
          <w:sz w:val="22"/>
          <w:rPrChange w:id="1099" w:author="Guo, Shicheng" w:date="2019-11-07T17:21:00Z">
            <w:rPr>
              <w:rFonts w:ascii="Times New Roman" w:hAnsi="Times New Roman" w:cs="Times New Roman"/>
              <w:sz w:val="24"/>
              <w:szCs w:val="24"/>
            </w:rPr>
          </w:rPrChange>
        </w:rPr>
        <w:t>6</w:t>
      </w:r>
      <w:r w:rsidR="00D00F6E" w:rsidRPr="00BE3786">
        <w:rPr>
          <w:rFonts w:ascii="Arial" w:hAnsi="Arial" w:cs="Arial"/>
          <w:sz w:val="22"/>
          <w:rPrChange w:id="1100" w:author="Guo, Shicheng" w:date="2019-11-07T17:21:00Z">
            <w:rPr>
              <w:rFonts w:ascii="Times New Roman" w:hAnsi="Times New Roman" w:cs="Times New Roman"/>
              <w:sz w:val="24"/>
              <w:szCs w:val="24"/>
            </w:rPr>
          </w:rPrChange>
        </w:rPr>
        <w:t>B</w:t>
      </w:r>
      <w:r w:rsidR="00E50B4A" w:rsidRPr="00BE3786">
        <w:rPr>
          <w:rFonts w:ascii="Arial" w:hAnsi="Arial" w:cs="Arial"/>
          <w:sz w:val="22"/>
          <w:rPrChange w:id="1101" w:author="Guo, Shicheng" w:date="2019-11-07T17:21:00Z">
            <w:rPr>
              <w:rFonts w:ascii="Times New Roman" w:hAnsi="Times New Roman" w:cs="Times New Roman"/>
              <w:sz w:val="24"/>
              <w:szCs w:val="24"/>
            </w:rPr>
          </w:rPrChange>
        </w:rPr>
        <w:t>)</w:t>
      </w:r>
      <w:r w:rsidR="00C84203" w:rsidRPr="00BE3786">
        <w:rPr>
          <w:rFonts w:ascii="Arial" w:hAnsi="Arial" w:cs="Arial"/>
          <w:sz w:val="22"/>
          <w:rPrChange w:id="1102" w:author="Guo, Shicheng" w:date="2019-11-07T17:21:00Z">
            <w:rPr>
              <w:rFonts w:ascii="Times New Roman" w:hAnsi="Times New Roman" w:cs="Times New Roman"/>
              <w:sz w:val="24"/>
              <w:szCs w:val="24"/>
            </w:rPr>
          </w:rPrChange>
        </w:rPr>
        <w:t xml:space="preserve">. </w:t>
      </w:r>
      <w:r w:rsidR="00213C16" w:rsidRPr="00BE3786">
        <w:rPr>
          <w:rFonts w:ascii="Arial" w:hAnsi="Arial" w:cs="Arial"/>
          <w:sz w:val="22"/>
          <w:rPrChange w:id="1103" w:author="Guo, Shicheng" w:date="2019-11-07T17:21:00Z">
            <w:rPr>
              <w:rFonts w:ascii="Times New Roman" w:hAnsi="Times New Roman" w:cs="Times New Roman"/>
              <w:sz w:val="24"/>
              <w:szCs w:val="24"/>
            </w:rPr>
          </w:rPrChange>
        </w:rPr>
        <w:t>We further analysis the shared DEGs (different expressed genes) and found only small proportion of shared DEGs were indicated in all lesions of the same patient (Fig 6</w:t>
      </w:r>
      <w:r w:rsidR="00616347" w:rsidRPr="00BE3786">
        <w:rPr>
          <w:rFonts w:ascii="Arial" w:hAnsi="Arial" w:cs="Arial"/>
          <w:sz w:val="22"/>
          <w:rPrChange w:id="1104" w:author="Guo, Shicheng" w:date="2019-11-07T17:21:00Z">
            <w:rPr>
              <w:rFonts w:ascii="Times New Roman" w:hAnsi="Times New Roman" w:cs="Times New Roman"/>
              <w:sz w:val="24"/>
              <w:szCs w:val="24"/>
            </w:rPr>
          </w:rPrChange>
        </w:rPr>
        <w:t>C</w:t>
      </w:r>
      <w:r w:rsidR="00213C16" w:rsidRPr="00BE3786">
        <w:rPr>
          <w:rFonts w:ascii="Arial" w:hAnsi="Arial" w:cs="Arial"/>
          <w:sz w:val="22"/>
          <w:rPrChange w:id="1105" w:author="Guo, Shicheng" w:date="2019-11-07T17:21:00Z">
            <w:rPr>
              <w:rFonts w:ascii="Times New Roman" w:hAnsi="Times New Roman" w:cs="Times New Roman"/>
              <w:sz w:val="24"/>
              <w:szCs w:val="24"/>
            </w:rPr>
          </w:rPrChange>
        </w:rPr>
        <w:t xml:space="preserve">). The heatmap of </w:t>
      </w:r>
      <w:r w:rsidR="00FB1EDF" w:rsidRPr="00BE3786">
        <w:rPr>
          <w:rFonts w:ascii="Arial" w:hAnsi="Arial" w:cs="Arial"/>
          <w:sz w:val="22"/>
          <w:rPrChange w:id="1106" w:author="Guo, Shicheng" w:date="2019-11-07T17:21:00Z">
            <w:rPr>
              <w:rFonts w:ascii="Times New Roman" w:hAnsi="Times New Roman" w:cs="Times New Roman"/>
              <w:sz w:val="24"/>
              <w:szCs w:val="24"/>
            </w:rPr>
          </w:rPrChange>
        </w:rPr>
        <w:t xml:space="preserve">shared DEGs with </w:t>
      </w:r>
      <w:r w:rsidR="00213C16" w:rsidRPr="00BE3786">
        <w:rPr>
          <w:rFonts w:ascii="Arial" w:hAnsi="Arial" w:cs="Arial"/>
          <w:sz w:val="22"/>
          <w:rPrChange w:id="1107" w:author="Guo, Shicheng" w:date="2019-11-07T17:21:00Z">
            <w:rPr>
              <w:rFonts w:ascii="Times New Roman" w:hAnsi="Times New Roman" w:cs="Times New Roman"/>
              <w:sz w:val="24"/>
              <w:szCs w:val="24"/>
            </w:rPr>
          </w:rPrChange>
        </w:rPr>
        <w:t xml:space="preserve">top 10% downregulated and upregulated </w:t>
      </w:r>
      <w:r w:rsidR="00FB1EDF" w:rsidRPr="00BE3786">
        <w:rPr>
          <w:rFonts w:ascii="Arial" w:hAnsi="Arial" w:cs="Arial"/>
          <w:sz w:val="22"/>
          <w:rPrChange w:id="1108" w:author="Guo, Shicheng" w:date="2019-11-07T17:21:00Z">
            <w:rPr>
              <w:rFonts w:ascii="Times New Roman" w:hAnsi="Times New Roman" w:cs="Times New Roman"/>
              <w:sz w:val="24"/>
              <w:szCs w:val="24"/>
            </w:rPr>
          </w:rPrChange>
        </w:rPr>
        <w:t xml:space="preserve">genes </w:t>
      </w:r>
      <w:r w:rsidR="00213C16" w:rsidRPr="00BE3786">
        <w:rPr>
          <w:rFonts w:ascii="Arial" w:hAnsi="Arial" w:cs="Arial"/>
          <w:sz w:val="22"/>
          <w:rPrChange w:id="1109" w:author="Guo, Shicheng" w:date="2019-11-07T17:21:00Z">
            <w:rPr>
              <w:rFonts w:ascii="Times New Roman" w:hAnsi="Times New Roman" w:cs="Times New Roman"/>
              <w:sz w:val="24"/>
              <w:szCs w:val="24"/>
            </w:rPr>
          </w:rPrChange>
        </w:rPr>
        <w:t>showed the generated cluster was clearer</w:t>
      </w:r>
      <w:r w:rsidR="00110333" w:rsidRPr="00BE3786">
        <w:rPr>
          <w:rFonts w:ascii="Arial" w:hAnsi="Arial" w:cs="Arial"/>
          <w:sz w:val="22"/>
          <w:rPrChange w:id="1110" w:author="Guo, Shicheng" w:date="2019-11-07T17:21:00Z">
            <w:rPr>
              <w:rFonts w:ascii="Times New Roman" w:hAnsi="Times New Roman" w:cs="Times New Roman"/>
              <w:sz w:val="24"/>
              <w:szCs w:val="24"/>
            </w:rPr>
          </w:rPrChange>
        </w:rPr>
        <w:t xml:space="preserve"> (Fig 5D)</w:t>
      </w:r>
      <w:r w:rsidR="0045317F" w:rsidRPr="00BE3786">
        <w:rPr>
          <w:rFonts w:ascii="Arial" w:hAnsi="Arial" w:cs="Arial"/>
          <w:sz w:val="22"/>
          <w:rPrChange w:id="1111" w:author="Guo, Shicheng" w:date="2019-11-07T17:21:00Z">
            <w:rPr>
              <w:rFonts w:ascii="Times New Roman" w:hAnsi="Times New Roman" w:cs="Times New Roman"/>
              <w:sz w:val="24"/>
              <w:szCs w:val="24"/>
            </w:rPr>
          </w:rPrChange>
        </w:rPr>
        <w:t>, suggesting that all PDAC patients were independent and unique in the transcriptome dimension</w:t>
      </w:r>
      <w:r w:rsidR="0045317F" w:rsidRPr="00BE3786">
        <w:rPr>
          <w:rFonts w:ascii="Arial" w:hAnsi="Arial" w:cs="Arial"/>
          <w:sz w:val="22"/>
          <w:rPrChange w:id="1112" w:author="Guo, Shicheng" w:date="2019-11-07T17:21:00Z">
            <w:rPr>
              <w:rFonts w:ascii="Times New Roman" w:hAnsi="Times New Roman" w:cs="Times New Roman" w:hint="eastAsia"/>
              <w:sz w:val="24"/>
              <w:szCs w:val="24"/>
            </w:rPr>
          </w:rPrChange>
        </w:rPr>
        <w:t>.</w:t>
      </w:r>
      <w:r w:rsidR="0045317F" w:rsidRPr="00BE3786">
        <w:rPr>
          <w:rFonts w:ascii="Arial" w:hAnsi="Arial" w:cs="Arial"/>
          <w:sz w:val="22"/>
          <w:rPrChange w:id="1113" w:author="Guo, Shicheng" w:date="2019-11-07T17:21:00Z">
            <w:rPr>
              <w:rFonts w:ascii="Times New Roman" w:hAnsi="Times New Roman" w:cs="Times New Roman"/>
              <w:sz w:val="24"/>
              <w:szCs w:val="24"/>
            </w:rPr>
          </w:rPrChange>
        </w:rPr>
        <w:t xml:space="preserve"> </w:t>
      </w:r>
      <w:r w:rsidR="007C1EAB" w:rsidRPr="00BE3786">
        <w:rPr>
          <w:rFonts w:ascii="Arial" w:hAnsi="Arial" w:cs="Arial"/>
          <w:sz w:val="22"/>
          <w:rPrChange w:id="1114" w:author="Guo, Shicheng" w:date="2019-11-07T17:21:00Z">
            <w:rPr>
              <w:rFonts w:ascii="Times New Roman" w:hAnsi="Times New Roman" w:cs="Times New Roman"/>
              <w:sz w:val="24"/>
              <w:szCs w:val="24"/>
            </w:rPr>
          </w:rPrChange>
        </w:rPr>
        <w:t>GO pathway enrichment analysis showed different expression level in the different lesions, suggesting distinct functions involving these RNA</w:t>
      </w:r>
      <w:r w:rsidR="00A34727" w:rsidRPr="00BE3786">
        <w:rPr>
          <w:rFonts w:ascii="Arial" w:hAnsi="Arial" w:cs="Arial"/>
          <w:sz w:val="22"/>
          <w:rPrChange w:id="1115" w:author="Guo, Shicheng" w:date="2019-11-07T17:21:00Z">
            <w:rPr>
              <w:rFonts w:ascii="Times New Roman" w:hAnsi="Times New Roman" w:cs="Times New Roman"/>
              <w:sz w:val="24"/>
              <w:szCs w:val="24"/>
            </w:rPr>
          </w:rPrChange>
        </w:rPr>
        <w:t>s</w:t>
      </w:r>
      <w:r w:rsidR="007C1EAB" w:rsidRPr="00BE3786">
        <w:rPr>
          <w:rFonts w:ascii="Arial" w:hAnsi="Arial" w:cs="Arial"/>
          <w:sz w:val="22"/>
          <w:rPrChange w:id="1116" w:author="Guo, Shicheng" w:date="2019-11-07T17:21:00Z">
            <w:rPr>
              <w:rFonts w:ascii="Times New Roman" w:hAnsi="Times New Roman" w:cs="Times New Roman"/>
              <w:sz w:val="24"/>
              <w:szCs w:val="24"/>
            </w:rPr>
          </w:rPrChange>
        </w:rPr>
        <w:t xml:space="preserve">. </w:t>
      </w:r>
      <w:r w:rsidR="00E172F2" w:rsidRPr="00BE3786">
        <w:rPr>
          <w:rFonts w:ascii="Arial" w:hAnsi="Arial" w:cs="Arial"/>
          <w:sz w:val="22"/>
          <w:rPrChange w:id="1117" w:author="Guo, Shicheng" w:date="2019-11-07T17:21:00Z">
            <w:rPr>
              <w:rFonts w:ascii="Times New Roman" w:hAnsi="Times New Roman" w:cs="Times New Roman"/>
              <w:sz w:val="24"/>
              <w:szCs w:val="24"/>
            </w:rPr>
          </w:rPrChange>
        </w:rPr>
        <w:t>T</w:t>
      </w:r>
      <w:r w:rsidR="00E172F2" w:rsidRPr="00BE3786">
        <w:rPr>
          <w:rFonts w:ascii="Arial" w:hAnsi="Arial" w:cs="Arial"/>
          <w:sz w:val="22"/>
          <w:rPrChange w:id="1118" w:author="Guo, Shicheng" w:date="2019-11-07T17:21:00Z">
            <w:rPr>
              <w:rFonts w:ascii="Times New Roman" w:hAnsi="Times New Roman" w:cs="Times New Roman" w:hint="eastAsia"/>
              <w:sz w:val="24"/>
              <w:szCs w:val="24"/>
            </w:rPr>
          </w:rPrChange>
        </w:rPr>
        <w:t>h</w:t>
      </w:r>
      <w:r w:rsidR="00E172F2" w:rsidRPr="00BE3786">
        <w:rPr>
          <w:rFonts w:ascii="Arial" w:hAnsi="Arial" w:cs="Arial"/>
          <w:sz w:val="22"/>
          <w:rPrChange w:id="1119" w:author="Guo, Shicheng" w:date="2019-11-07T17:21:00Z">
            <w:rPr>
              <w:rFonts w:ascii="Times New Roman" w:hAnsi="Times New Roman" w:cs="Times New Roman"/>
              <w:sz w:val="24"/>
              <w:szCs w:val="24"/>
            </w:rPr>
          </w:rPrChange>
        </w:rPr>
        <w:t xml:space="preserve">ese shared DEGs were enriched in GO pathway related to membrane and endoplasmic reticulum, such as protein targeting to membrane, cotranslational protein targeting to membrane, establishment of protein localization to endoplasmic reticulum and protein localization to endoplasmic reticulum (Fig </w:t>
      </w:r>
      <w:r w:rsidR="00A80B19" w:rsidRPr="00BE3786">
        <w:rPr>
          <w:rFonts w:ascii="Arial" w:hAnsi="Arial" w:cs="Arial"/>
          <w:sz w:val="22"/>
          <w:rPrChange w:id="1120" w:author="Guo, Shicheng" w:date="2019-11-07T17:21:00Z">
            <w:rPr>
              <w:rFonts w:ascii="Times New Roman" w:hAnsi="Times New Roman" w:cs="Times New Roman"/>
              <w:sz w:val="24"/>
              <w:szCs w:val="24"/>
            </w:rPr>
          </w:rPrChange>
        </w:rPr>
        <w:t>6E</w:t>
      </w:r>
      <w:r w:rsidR="00E172F2" w:rsidRPr="00BE3786">
        <w:rPr>
          <w:rFonts w:ascii="Arial" w:hAnsi="Arial" w:cs="Arial"/>
          <w:sz w:val="22"/>
          <w:rPrChange w:id="1121" w:author="Guo, Shicheng" w:date="2019-11-07T17:21:00Z">
            <w:rPr>
              <w:rFonts w:ascii="Times New Roman" w:hAnsi="Times New Roman" w:cs="Times New Roman"/>
              <w:sz w:val="24"/>
              <w:szCs w:val="24"/>
            </w:rPr>
          </w:rPrChange>
        </w:rPr>
        <w:t xml:space="preserve">), indicating </w:t>
      </w:r>
      <w:r w:rsidR="00F11768" w:rsidRPr="00BE3786">
        <w:rPr>
          <w:rFonts w:ascii="Arial" w:hAnsi="Arial" w:cs="Arial"/>
          <w:sz w:val="22"/>
          <w:rPrChange w:id="1122" w:author="Guo, Shicheng" w:date="2019-11-07T17:21:00Z">
            <w:rPr>
              <w:rFonts w:ascii="Times New Roman" w:hAnsi="Times New Roman" w:cs="Times New Roman"/>
              <w:sz w:val="24"/>
              <w:szCs w:val="24"/>
            </w:rPr>
          </w:rPrChange>
        </w:rPr>
        <w:t xml:space="preserve">the importance of </w:t>
      </w:r>
      <w:r w:rsidR="00D81B7E" w:rsidRPr="00BE3786">
        <w:rPr>
          <w:rFonts w:ascii="Arial" w:hAnsi="Arial" w:cs="Arial"/>
          <w:sz w:val="22"/>
          <w:rPrChange w:id="1123" w:author="Guo, Shicheng" w:date="2019-11-07T17:21:00Z">
            <w:rPr>
              <w:rFonts w:ascii="Times New Roman" w:hAnsi="Times New Roman" w:cs="Times New Roman" w:hint="eastAsia"/>
              <w:sz w:val="24"/>
              <w:szCs w:val="24"/>
            </w:rPr>
          </w:rPrChange>
        </w:rPr>
        <w:t>pancreas</w:t>
      </w:r>
      <w:r w:rsidR="00D81B7E" w:rsidRPr="00BE3786">
        <w:rPr>
          <w:rFonts w:ascii="Arial" w:hAnsi="Arial" w:cs="Arial"/>
          <w:sz w:val="22"/>
          <w:rPrChange w:id="1124" w:author="Guo, Shicheng" w:date="2019-11-07T17:21:00Z">
            <w:rPr>
              <w:rFonts w:ascii="Times New Roman" w:hAnsi="Times New Roman" w:cs="Times New Roman"/>
              <w:sz w:val="24"/>
              <w:szCs w:val="24"/>
            </w:rPr>
          </w:rPrChange>
        </w:rPr>
        <w:t xml:space="preserve"> secretory function</w:t>
      </w:r>
      <w:r w:rsidR="00CD7CCF" w:rsidRPr="00BE3786">
        <w:rPr>
          <w:rFonts w:ascii="Arial" w:hAnsi="Arial" w:cs="Arial"/>
          <w:sz w:val="22"/>
          <w:rPrChange w:id="1125" w:author="Guo, Shicheng" w:date="2019-11-07T17:21:00Z">
            <w:rPr>
              <w:rFonts w:ascii="Times New Roman" w:hAnsi="Times New Roman" w:cs="Times New Roman"/>
              <w:sz w:val="24"/>
              <w:szCs w:val="24"/>
            </w:rPr>
          </w:rPrChange>
        </w:rPr>
        <w:t xml:space="preserve"> which required the synthesis of a large number of proteins and membranes</w:t>
      </w:r>
      <w:r w:rsidR="00D81B7E" w:rsidRPr="00BE3786">
        <w:rPr>
          <w:rFonts w:ascii="Arial" w:hAnsi="Arial" w:cs="Arial"/>
          <w:sz w:val="22"/>
          <w:rPrChange w:id="1126" w:author="Guo, Shicheng" w:date="2019-11-07T17:21:00Z">
            <w:rPr>
              <w:rFonts w:ascii="Times New Roman" w:hAnsi="Times New Roman" w:cs="Times New Roman" w:hint="eastAsia"/>
              <w:sz w:val="24"/>
              <w:szCs w:val="24"/>
            </w:rPr>
          </w:rPrChange>
        </w:rPr>
        <w:t>.</w:t>
      </w:r>
    </w:p>
    <w:p w14:paraId="5095A761" w14:textId="2995EEA5" w:rsidR="00813ACD" w:rsidRPr="00BE3786" w:rsidRDefault="00813ACD" w:rsidP="00BE3786">
      <w:pPr>
        <w:widowControl/>
        <w:rPr>
          <w:rFonts w:ascii="Arial" w:hAnsi="Arial" w:cs="Arial"/>
          <w:sz w:val="22"/>
          <w:rPrChange w:id="1127" w:author="Guo, Shicheng" w:date="2019-11-07T17:21:00Z">
            <w:rPr>
              <w:rFonts w:ascii="Times New Roman" w:hAnsi="Times New Roman" w:cs="Times New Roman"/>
              <w:sz w:val="24"/>
              <w:szCs w:val="24"/>
            </w:rPr>
          </w:rPrChange>
        </w:rPr>
        <w:pPrChange w:id="1128" w:author="Guo, Shicheng" w:date="2019-11-07T17:21:00Z">
          <w:pPr>
            <w:widowControl/>
            <w:spacing w:line="360" w:lineRule="auto"/>
          </w:pPr>
        </w:pPrChange>
      </w:pPr>
    </w:p>
    <w:p w14:paraId="75D2DE3F" w14:textId="31DF2A28" w:rsidR="00A80B19" w:rsidRPr="00BE3786" w:rsidRDefault="00A80B19" w:rsidP="00BE3786">
      <w:pPr>
        <w:widowControl/>
        <w:rPr>
          <w:rFonts w:ascii="Arial" w:hAnsi="Arial" w:cs="Arial"/>
          <w:sz w:val="22"/>
          <w:rPrChange w:id="1129" w:author="Guo, Shicheng" w:date="2019-11-07T17:21:00Z">
            <w:rPr>
              <w:rFonts w:ascii="Times New Roman" w:hAnsi="Times New Roman" w:cs="Times New Roman"/>
              <w:sz w:val="24"/>
              <w:szCs w:val="24"/>
            </w:rPr>
          </w:rPrChange>
        </w:rPr>
        <w:pPrChange w:id="1130" w:author="Guo, Shicheng" w:date="2019-11-07T17:21:00Z">
          <w:pPr>
            <w:widowControl/>
            <w:spacing w:line="360" w:lineRule="auto"/>
          </w:pPr>
        </w:pPrChange>
      </w:pPr>
      <w:r w:rsidRPr="00BE3786">
        <w:rPr>
          <w:rFonts w:ascii="Arial" w:hAnsi="Arial" w:cs="Arial"/>
          <w:noProof/>
          <w:sz w:val="22"/>
          <w:lang w:eastAsia="en-US"/>
          <w:rPrChange w:id="1131" w:author="Guo, Shicheng" w:date="2019-11-07T17:21:00Z">
            <w:rPr>
              <w:noProof/>
              <w:lang w:eastAsia="en-US"/>
            </w:rPr>
          </w:rPrChange>
        </w:rPr>
        <w:lastRenderedPageBreak/>
        <w:drawing>
          <wp:inline distT="0" distB="0" distL="0" distR="0" wp14:anchorId="430CD2B5" wp14:editId="3B61CC16">
            <wp:extent cx="5274310" cy="14268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26845"/>
                    </a:xfrm>
                    <a:prstGeom prst="rect">
                      <a:avLst/>
                    </a:prstGeom>
                  </pic:spPr>
                </pic:pic>
              </a:graphicData>
            </a:graphic>
          </wp:inline>
        </w:drawing>
      </w:r>
    </w:p>
    <w:p w14:paraId="596102EB" w14:textId="02508A6F" w:rsidR="00A80B19" w:rsidRPr="00BE3786" w:rsidRDefault="00A80B19" w:rsidP="00BE3786">
      <w:pPr>
        <w:widowControl/>
        <w:rPr>
          <w:rFonts w:ascii="Arial" w:hAnsi="Arial" w:cs="Arial"/>
          <w:sz w:val="22"/>
          <w:rPrChange w:id="1132" w:author="Guo, Shicheng" w:date="2019-11-07T17:21:00Z">
            <w:rPr>
              <w:rFonts w:ascii="Times New Roman" w:hAnsi="Times New Roman" w:cs="Times New Roman"/>
              <w:sz w:val="24"/>
              <w:szCs w:val="24"/>
            </w:rPr>
          </w:rPrChange>
        </w:rPr>
        <w:pPrChange w:id="1133" w:author="Guo, Shicheng" w:date="2019-11-07T17:21:00Z">
          <w:pPr>
            <w:widowControl/>
            <w:spacing w:line="360" w:lineRule="auto"/>
          </w:pPr>
        </w:pPrChange>
      </w:pPr>
      <w:r w:rsidRPr="00BE3786">
        <w:rPr>
          <w:rFonts w:ascii="Arial" w:hAnsi="Arial" w:cs="Arial"/>
          <w:noProof/>
          <w:sz w:val="22"/>
          <w:lang w:eastAsia="en-US"/>
          <w:rPrChange w:id="1134" w:author="Guo, Shicheng" w:date="2019-11-07T17:21:00Z">
            <w:rPr>
              <w:noProof/>
              <w:lang w:eastAsia="en-US"/>
            </w:rPr>
          </w:rPrChange>
        </w:rPr>
        <w:drawing>
          <wp:inline distT="0" distB="0" distL="0" distR="0" wp14:anchorId="66DB7268" wp14:editId="74964806">
            <wp:extent cx="5274310" cy="27889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88920"/>
                    </a:xfrm>
                    <a:prstGeom prst="rect">
                      <a:avLst/>
                    </a:prstGeom>
                  </pic:spPr>
                </pic:pic>
              </a:graphicData>
            </a:graphic>
          </wp:inline>
        </w:drawing>
      </w:r>
    </w:p>
    <w:p w14:paraId="797DD122" w14:textId="67F3B3E6" w:rsidR="002F49AD" w:rsidRPr="00BE3786" w:rsidRDefault="002F49AD" w:rsidP="00BE3786">
      <w:pPr>
        <w:widowControl/>
        <w:rPr>
          <w:rFonts w:ascii="Arial" w:hAnsi="Arial" w:cs="Arial"/>
          <w:sz w:val="22"/>
          <w:rPrChange w:id="1135" w:author="Guo, Shicheng" w:date="2019-11-07T17:21:00Z">
            <w:rPr>
              <w:rFonts w:ascii="Times New Roman" w:hAnsi="Times New Roman" w:cs="Times New Roman"/>
              <w:sz w:val="24"/>
              <w:szCs w:val="24"/>
            </w:rPr>
          </w:rPrChange>
        </w:rPr>
        <w:pPrChange w:id="1136" w:author="Guo, Shicheng" w:date="2019-11-07T17:21:00Z">
          <w:pPr>
            <w:widowControl/>
            <w:spacing w:line="360" w:lineRule="auto"/>
          </w:pPr>
        </w:pPrChange>
      </w:pPr>
      <w:r w:rsidRPr="00BE3786">
        <w:rPr>
          <w:rFonts w:ascii="Arial" w:hAnsi="Arial" w:cs="Arial"/>
          <w:sz w:val="22"/>
          <w:rPrChange w:id="1137" w:author="Guo, Shicheng" w:date="2019-11-07T17:21:00Z">
            <w:rPr>
              <w:rFonts w:ascii="Times New Roman" w:hAnsi="Times New Roman" w:cs="Times New Roman"/>
              <w:sz w:val="24"/>
              <w:szCs w:val="24"/>
            </w:rPr>
          </w:rPrChange>
        </w:rPr>
        <w:t xml:space="preserve">Fig. </w:t>
      </w:r>
      <w:r w:rsidR="00F14433" w:rsidRPr="00BE3786">
        <w:rPr>
          <w:rFonts w:ascii="Arial" w:hAnsi="Arial" w:cs="Arial"/>
          <w:sz w:val="22"/>
          <w:rPrChange w:id="1138" w:author="Guo, Shicheng" w:date="2019-11-07T17:21:00Z">
            <w:rPr>
              <w:rFonts w:ascii="Times New Roman" w:hAnsi="Times New Roman" w:cs="Times New Roman"/>
              <w:sz w:val="24"/>
              <w:szCs w:val="24"/>
            </w:rPr>
          </w:rPrChange>
        </w:rPr>
        <w:t>6</w:t>
      </w:r>
      <w:r w:rsidRPr="00BE3786">
        <w:rPr>
          <w:rFonts w:ascii="Arial" w:hAnsi="Arial" w:cs="Arial"/>
          <w:sz w:val="22"/>
          <w:rPrChange w:id="1139" w:author="Guo, Shicheng" w:date="2019-11-07T17:21:00Z">
            <w:rPr>
              <w:rFonts w:ascii="Times New Roman" w:hAnsi="Times New Roman" w:cs="Times New Roman"/>
              <w:sz w:val="24"/>
              <w:szCs w:val="24"/>
            </w:rPr>
          </w:rPrChange>
        </w:rPr>
        <w:t xml:space="preserve"> Expression heterogeneity of RNA in PDACs. </w:t>
      </w:r>
      <w:r w:rsidR="00BE1FCF" w:rsidRPr="00BE3786">
        <w:rPr>
          <w:rFonts w:ascii="Arial" w:hAnsi="Arial" w:cs="Arial"/>
          <w:sz w:val="22"/>
          <w:rPrChange w:id="1140" w:author="Guo, Shicheng" w:date="2019-11-07T17:21:00Z">
            <w:rPr>
              <w:rFonts w:ascii="Times New Roman" w:hAnsi="Times New Roman" w:cs="Times New Roman"/>
              <w:sz w:val="24"/>
              <w:szCs w:val="24"/>
            </w:rPr>
          </w:rPrChange>
        </w:rPr>
        <w:t>(A) The number</w:t>
      </w:r>
      <w:r w:rsidR="00BE1FCF" w:rsidRPr="00BE3786">
        <w:rPr>
          <w:rFonts w:ascii="Arial" w:hAnsi="Arial" w:cs="Arial"/>
          <w:sz w:val="22"/>
          <w:rPrChange w:id="1141" w:author="Guo, Shicheng" w:date="2019-11-07T17:21:00Z">
            <w:rPr>
              <w:rFonts w:ascii="Times New Roman" w:hAnsi="Times New Roman" w:cs="Times New Roman" w:hint="eastAsia"/>
              <w:sz w:val="24"/>
              <w:szCs w:val="24"/>
            </w:rPr>
          </w:rPrChange>
        </w:rPr>
        <w:t xml:space="preserve"> of differentially expressed RNAs</w:t>
      </w:r>
      <w:r w:rsidR="00BE1FCF" w:rsidRPr="00BE3786">
        <w:rPr>
          <w:rFonts w:ascii="Arial" w:hAnsi="Arial" w:cs="Arial"/>
          <w:sz w:val="22"/>
          <w:rPrChange w:id="1142" w:author="Guo, Shicheng" w:date="2019-11-07T17:21:00Z">
            <w:rPr>
              <w:rFonts w:ascii="Times New Roman" w:hAnsi="Times New Roman" w:cs="Times New Roman"/>
              <w:sz w:val="24"/>
              <w:szCs w:val="24"/>
            </w:rPr>
          </w:rPrChange>
        </w:rPr>
        <w:t xml:space="preserve">. (B) Heatmap of top 5% downregulated and upregulated DEGs. </w:t>
      </w:r>
      <w:r w:rsidR="00AF5E34" w:rsidRPr="00BE3786">
        <w:rPr>
          <w:rFonts w:ascii="Arial" w:hAnsi="Arial" w:cs="Arial"/>
          <w:sz w:val="22"/>
          <w:rPrChange w:id="1143" w:author="Guo, Shicheng" w:date="2019-11-07T17:21:00Z">
            <w:rPr>
              <w:rFonts w:ascii="Times New Roman" w:hAnsi="Times New Roman" w:cs="Times New Roman"/>
              <w:sz w:val="24"/>
              <w:szCs w:val="24"/>
            </w:rPr>
          </w:rPrChange>
        </w:rPr>
        <w:t xml:space="preserve">Red denotes up-expression and blue indicates down-expression. </w:t>
      </w:r>
      <w:r w:rsidR="00975BA0" w:rsidRPr="00BE3786">
        <w:rPr>
          <w:rFonts w:ascii="Arial" w:hAnsi="Arial" w:cs="Arial"/>
          <w:sz w:val="22"/>
          <w:rPrChange w:id="1144" w:author="Guo, Shicheng" w:date="2019-11-07T17:21:00Z">
            <w:rPr>
              <w:rFonts w:ascii="Times New Roman" w:hAnsi="Times New Roman" w:cs="Times New Roman"/>
              <w:sz w:val="24"/>
              <w:szCs w:val="24"/>
            </w:rPr>
          </w:rPrChange>
        </w:rPr>
        <w:t>(</w:t>
      </w:r>
      <w:r w:rsidR="00E72CF5" w:rsidRPr="00BE3786">
        <w:rPr>
          <w:rFonts w:ascii="Arial" w:hAnsi="Arial" w:cs="Arial"/>
          <w:sz w:val="22"/>
          <w:rPrChange w:id="1145" w:author="Guo, Shicheng" w:date="2019-11-07T17:21:00Z">
            <w:rPr>
              <w:rFonts w:ascii="Times New Roman" w:hAnsi="Times New Roman" w:cs="Times New Roman"/>
              <w:sz w:val="24"/>
              <w:szCs w:val="24"/>
            </w:rPr>
          </w:rPrChange>
        </w:rPr>
        <w:t>C</w:t>
      </w:r>
      <w:r w:rsidR="00975BA0" w:rsidRPr="00BE3786">
        <w:rPr>
          <w:rFonts w:ascii="Arial" w:hAnsi="Arial" w:cs="Arial"/>
          <w:sz w:val="22"/>
          <w:rPrChange w:id="1146" w:author="Guo, Shicheng" w:date="2019-11-07T17:21:00Z">
            <w:rPr>
              <w:rFonts w:ascii="Times New Roman" w:hAnsi="Times New Roman" w:cs="Times New Roman"/>
              <w:sz w:val="24"/>
              <w:szCs w:val="24"/>
            </w:rPr>
          </w:rPrChange>
        </w:rPr>
        <w:t xml:space="preserve">) Venn diagram illustrating the distributions of DEGs in the 26 lesions. </w:t>
      </w:r>
      <w:r w:rsidRPr="00BE3786">
        <w:rPr>
          <w:rFonts w:ascii="Arial" w:hAnsi="Arial" w:cs="Arial"/>
          <w:sz w:val="22"/>
          <w:rPrChange w:id="1147" w:author="Guo, Shicheng" w:date="2019-11-07T17:21:00Z">
            <w:rPr>
              <w:rFonts w:ascii="Times New Roman" w:hAnsi="Times New Roman" w:cs="Times New Roman"/>
              <w:sz w:val="24"/>
              <w:szCs w:val="24"/>
            </w:rPr>
          </w:rPrChange>
        </w:rPr>
        <w:t>(</w:t>
      </w:r>
      <w:r w:rsidR="00E72CF5" w:rsidRPr="00BE3786">
        <w:rPr>
          <w:rFonts w:ascii="Arial" w:hAnsi="Arial" w:cs="Arial"/>
          <w:sz w:val="22"/>
          <w:rPrChange w:id="1148" w:author="Guo, Shicheng" w:date="2019-11-07T17:21:00Z">
            <w:rPr>
              <w:rFonts w:ascii="Times New Roman" w:hAnsi="Times New Roman" w:cs="Times New Roman"/>
              <w:sz w:val="24"/>
              <w:szCs w:val="24"/>
            </w:rPr>
          </w:rPrChange>
        </w:rPr>
        <w:t>D</w:t>
      </w:r>
      <w:r w:rsidRPr="00BE3786">
        <w:rPr>
          <w:rFonts w:ascii="Arial" w:hAnsi="Arial" w:cs="Arial"/>
          <w:sz w:val="22"/>
          <w:rPrChange w:id="1149" w:author="Guo, Shicheng" w:date="2019-11-07T17:21:00Z">
            <w:rPr>
              <w:rFonts w:ascii="Times New Roman" w:hAnsi="Times New Roman" w:cs="Times New Roman"/>
              <w:sz w:val="24"/>
              <w:szCs w:val="24"/>
            </w:rPr>
          </w:rPrChange>
        </w:rPr>
        <w:t xml:space="preserve">) Heatmap of </w:t>
      </w:r>
      <w:r w:rsidR="00BE1FCF" w:rsidRPr="00BE3786">
        <w:rPr>
          <w:rFonts w:ascii="Arial" w:hAnsi="Arial" w:cs="Arial"/>
          <w:sz w:val="22"/>
          <w:rPrChange w:id="1150" w:author="Guo, Shicheng" w:date="2019-11-07T17:21:00Z">
            <w:rPr>
              <w:rFonts w:ascii="Times New Roman" w:hAnsi="Times New Roman" w:cs="Times New Roman"/>
              <w:sz w:val="24"/>
              <w:szCs w:val="24"/>
            </w:rPr>
          </w:rPrChange>
        </w:rPr>
        <w:t xml:space="preserve">shared </w:t>
      </w:r>
      <w:r w:rsidR="00975BA0" w:rsidRPr="00BE3786">
        <w:rPr>
          <w:rFonts w:ascii="Arial" w:hAnsi="Arial" w:cs="Arial"/>
          <w:sz w:val="22"/>
          <w:rPrChange w:id="1151" w:author="Guo, Shicheng" w:date="2019-11-07T17:21:00Z">
            <w:rPr>
              <w:rFonts w:ascii="Times New Roman" w:hAnsi="Times New Roman" w:cs="Times New Roman"/>
              <w:sz w:val="24"/>
              <w:szCs w:val="24"/>
            </w:rPr>
          </w:rPrChange>
        </w:rPr>
        <w:t>DEG</w:t>
      </w:r>
      <w:r w:rsidRPr="00BE3786">
        <w:rPr>
          <w:rFonts w:ascii="Arial" w:hAnsi="Arial" w:cs="Arial"/>
          <w:sz w:val="22"/>
          <w:rPrChange w:id="1152" w:author="Guo, Shicheng" w:date="2019-11-07T17:21:00Z">
            <w:rPr>
              <w:rFonts w:ascii="Times New Roman" w:hAnsi="Times New Roman" w:cs="Times New Roman"/>
              <w:sz w:val="24"/>
              <w:szCs w:val="24"/>
            </w:rPr>
          </w:rPrChange>
        </w:rPr>
        <w:t xml:space="preserve">s </w:t>
      </w:r>
      <w:r w:rsidR="00BE1FCF" w:rsidRPr="00BE3786">
        <w:rPr>
          <w:rFonts w:ascii="Arial" w:hAnsi="Arial" w:cs="Arial"/>
          <w:sz w:val="22"/>
          <w:rPrChange w:id="1153" w:author="Guo, Shicheng" w:date="2019-11-07T17:21:00Z">
            <w:rPr>
              <w:rFonts w:ascii="Times New Roman" w:hAnsi="Times New Roman" w:cs="Times New Roman"/>
              <w:sz w:val="24"/>
              <w:szCs w:val="24"/>
            </w:rPr>
          </w:rPrChange>
        </w:rPr>
        <w:t>with top 10% downregulated and upregulated genes by</w:t>
      </w:r>
      <w:r w:rsidRPr="00BE3786">
        <w:rPr>
          <w:rFonts w:ascii="Arial" w:hAnsi="Arial" w:cs="Arial"/>
          <w:sz w:val="22"/>
          <w:rPrChange w:id="1154" w:author="Guo, Shicheng" w:date="2019-11-07T17:21:00Z">
            <w:rPr>
              <w:rFonts w:ascii="Times New Roman" w:hAnsi="Times New Roman" w:cs="Times New Roman"/>
              <w:sz w:val="24"/>
              <w:szCs w:val="24"/>
            </w:rPr>
          </w:rPrChange>
        </w:rPr>
        <w:t xml:space="preserve"> 26 lesions of seven patients with PDACs. (</w:t>
      </w:r>
      <w:r w:rsidR="00AF5E34" w:rsidRPr="00BE3786">
        <w:rPr>
          <w:rFonts w:ascii="Arial" w:hAnsi="Arial" w:cs="Arial"/>
          <w:sz w:val="22"/>
          <w:rPrChange w:id="1155" w:author="Guo, Shicheng" w:date="2019-11-07T17:21:00Z">
            <w:rPr>
              <w:rFonts w:ascii="Times New Roman" w:hAnsi="Times New Roman" w:cs="Times New Roman"/>
              <w:sz w:val="24"/>
              <w:szCs w:val="24"/>
            </w:rPr>
          </w:rPrChange>
        </w:rPr>
        <w:t>E</w:t>
      </w:r>
      <w:r w:rsidRPr="00BE3786">
        <w:rPr>
          <w:rFonts w:ascii="Arial" w:hAnsi="Arial" w:cs="Arial"/>
          <w:sz w:val="22"/>
          <w:rPrChange w:id="1156" w:author="Guo, Shicheng" w:date="2019-11-07T17:21:00Z">
            <w:rPr>
              <w:rFonts w:ascii="Times New Roman" w:hAnsi="Times New Roman" w:cs="Times New Roman"/>
              <w:sz w:val="24"/>
              <w:szCs w:val="24"/>
            </w:rPr>
          </w:rPrChange>
        </w:rPr>
        <w:t xml:space="preserve">) </w:t>
      </w:r>
      <w:r w:rsidR="00975BA0" w:rsidRPr="00BE3786">
        <w:rPr>
          <w:rFonts w:ascii="Arial" w:hAnsi="Arial" w:cs="Arial"/>
          <w:sz w:val="22"/>
          <w:rPrChange w:id="1157" w:author="Guo, Shicheng" w:date="2019-11-07T17:21:00Z">
            <w:rPr>
              <w:rFonts w:ascii="Times New Roman" w:hAnsi="Times New Roman" w:cs="Times New Roman"/>
              <w:sz w:val="24"/>
              <w:szCs w:val="24"/>
            </w:rPr>
          </w:rPrChange>
        </w:rPr>
        <w:t>GO pathway enrichment with shared DEGs</w:t>
      </w:r>
      <w:r w:rsidRPr="00BE3786">
        <w:rPr>
          <w:rFonts w:ascii="Arial" w:hAnsi="Arial" w:cs="Arial"/>
          <w:sz w:val="22"/>
          <w:rPrChange w:id="1158" w:author="Guo, Shicheng" w:date="2019-11-07T17:21:00Z">
            <w:rPr>
              <w:rFonts w:ascii="Times New Roman" w:hAnsi="Times New Roman" w:cs="Times New Roman"/>
              <w:sz w:val="24"/>
              <w:szCs w:val="24"/>
            </w:rPr>
          </w:rPrChange>
        </w:rPr>
        <w:t>.</w:t>
      </w:r>
    </w:p>
    <w:p w14:paraId="65581A77" w14:textId="77777777" w:rsidR="002F49AD" w:rsidRPr="00BE3786" w:rsidRDefault="002F49AD" w:rsidP="00BE3786">
      <w:pPr>
        <w:widowControl/>
        <w:rPr>
          <w:rFonts w:ascii="Arial" w:hAnsi="Arial" w:cs="Arial"/>
          <w:sz w:val="22"/>
          <w:rPrChange w:id="1159" w:author="Guo, Shicheng" w:date="2019-11-07T17:21:00Z">
            <w:rPr>
              <w:rFonts w:ascii="Times New Roman" w:hAnsi="Times New Roman" w:cs="Times New Roman"/>
              <w:sz w:val="24"/>
              <w:szCs w:val="24"/>
            </w:rPr>
          </w:rPrChange>
        </w:rPr>
        <w:pPrChange w:id="1160" w:author="Guo, Shicheng" w:date="2019-11-07T17:21:00Z">
          <w:pPr>
            <w:widowControl/>
            <w:spacing w:line="360" w:lineRule="auto"/>
          </w:pPr>
        </w:pPrChange>
      </w:pPr>
    </w:p>
    <w:bookmarkEnd w:id="1049"/>
    <w:bookmarkEnd w:id="1050"/>
    <w:p w14:paraId="151C26D9" w14:textId="2767AF89" w:rsidR="00C63463" w:rsidRPr="00BE3786" w:rsidRDefault="00463175" w:rsidP="00BE3786">
      <w:pPr>
        <w:spacing w:beforeLines="50" w:before="156" w:afterLines="50" w:after="156"/>
        <w:rPr>
          <w:rFonts w:ascii="Arial" w:hAnsi="Arial" w:cs="Arial"/>
          <w:sz w:val="22"/>
          <w:rPrChange w:id="1161" w:author="Guo, Shicheng" w:date="2019-11-07T17:21:00Z">
            <w:rPr>
              <w:rFonts w:ascii="Times New Roman" w:hAnsi="Times New Roman" w:cs="Times New Roman"/>
              <w:sz w:val="24"/>
              <w:szCs w:val="24"/>
            </w:rPr>
          </w:rPrChange>
        </w:rPr>
        <w:pPrChange w:id="1162" w:author="Guo, Shicheng" w:date="2019-11-07T17:21:00Z">
          <w:pPr>
            <w:spacing w:beforeLines="50" w:before="156" w:afterLines="50" w:after="156" w:line="360" w:lineRule="auto"/>
          </w:pPr>
        </w:pPrChange>
      </w:pPr>
      <w:r w:rsidRPr="00BE3786">
        <w:rPr>
          <w:rFonts w:ascii="Arial" w:hAnsi="Arial" w:cs="Arial"/>
          <w:b/>
          <w:sz w:val="22"/>
          <w:rPrChange w:id="1163" w:author="Guo, Shicheng" w:date="2019-11-07T17:21:00Z">
            <w:rPr>
              <w:rFonts w:ascii="Times New Roman" w:hAnsi="Times New Roman" w:cs="Times New Roman"/>
              <w:b/>
              <w:sz w:val="24"/>
              <w:szCs w:val="24"/>
            </w:rPr>
          </w:rPrChange>
        </w:rPr>
        <w:t>ITH of DNA methylation</w:t>
      </w:r>
      <w:r w:rsidRPr="00BE3786">
        <w:rPr>
          <w:rFonts w:ascii="Arial" w:hAnsi="Arial" w:cs="Arial"/>
          <w:sz w:val="22"/>
          <w:rPrChange w:id="1164" w:author="Guo, Shicheng" w:date="2019-11-07T17:21:00Z">
            <w:rPr>
              <w:rFonts w:ascii="Times New Roman" w:hAnsi="Times New Roman" w:cs="Times New Roman"/>
              <w:sz w:val="24"/>
              <w:szCs w:val="24"/>
            </w:rPr>
          </w:rPrChange>
        </w:rPr>
        <w:t xml:space="preserve">. </w:t>
      </w:r>
    </w:p>
    <w:p w14:paraId="4FC5D357" w14:textId="41103CE5" w:rsidR="00A72AE0" w:rsidRPr="00BE3786" w:rsidRDefault="00A72AE0" w:rsidP="00BE3786">
      <w:pPr>
        <w:spacing w:beforeLines="50" w:before="156" w:afterLines="50" w:after="156"/>
        <w:rPr>
          <w:rFonts w:ascii="Arial" w:hAnsi="Arial" w:cs="Arial"/>
          <w:sz w:val="22"/>
          <w:rPrChange w:id="1165" w:author="Guo, Shicheng" w:date="2019-11-07T17:21:00Z">
            <w:rPr>
              <w:rFonts w:ascii="Times New Roman" w:hAnsi="Times New Roman" w:cs="Times New Roman"/>
              <w:sz w:val="24"/>
              <w:szCs w:val="24"/>
            </w:rPr>
          </w:rPrChange>
        </w:rPr>
        <w:pPrChange w:id="1166" w:author="Guo, Shicheng" w:date="2019-11-07T17:21:00Z">
          <w:pPr>
            <w:spacing w:beforeLines="50" w:before="156" w:afterLines="50" w:after="156" w:line="360" w:lineRule="auto"/>
          </w:pPr>
        </w:pPrChange>
      </w:pPr>
      <w:r w:rsidRPr="00BE3786">
        <w:rPr>
          <w:rFonts w:ascii="Arial" w:hAnsi="Arial" w:cs="Arial"/>
          <w:sz w:val="22"/>
          <w:rPrChange w:id="1167" w:author="Guo, Shicheng" w:date="2019-11-07T17:21:00Z">
            <w:rPr>
              <w:rFonts w:ascii="Times New Roman" w:hAnsi="Times New Roman" w:cs="Times New Roman"/>
              <w:sz w:val="24"/>
              <w:szCs w:val="24"/>
            </w:rPr>
          </w:rPrChange>
        </w:rPr>
        <w:t>Although genetic</w:t>
      </w:r>
      <w:r w:rsidRPr="00BE3786">
        <w:rPr>
          <w:rFonts w:ascii="Arial" w:hAnsi="Arial" w:cs="Arial"/>
          <w:sz w:val="22"/>
          <w:rPrChange w:id="1168" w:author="Guo, Shicheng" w:date="2019-11-07T17:21:00Z">
            <w:rPr>
              <w:rFonts w:ascii="Times New Roman" w:hAnsi="Times New Roman" w:cs="Times New Roman" w:hint="eastAsia"/>
              <w:sz w:val="24"/>
              <w:szCs w:val="24"/>
            </w:rPr>
          </w:rPrChange>
        </w:rPr>
        <w:t xml:space="preserve"> </w:t>
      </w:r>
      <w:r w:rsidRPr="00BE3786">
        <w:rPr>
          <w:rFonts w:ascii="Arial" w:hAnsi="Arial" w:cs="Arial"/>
          <w:sz w:val="22"/>
          <w:rPrChange w:id="1169" w:author="Guo, Shicheng" w:date="2019-11-07T17:21:00Z">
            <w:rPr>
              <w:rFonts w:ascii="Times New Roman" w:hAnsi="Times New Roman" w:cs="Times New Roman"/>
              <w:sz w:val="24"/>
              <w:szCs w:val="24"/>
            </w:rPr>
          </w:rPrChange>
        </w:rPr>
        <w:t>ITH is considered to be a basic characteristic of tumors, it cannot completely explain the phenotypic diversity of tumors, and epigenetics also plays an important role in it</w:t>
      </w:r>
      <w:r w:rsidRPr="00BE3786">
        <w:rPr>
          <w:rFonts w:ascii="Arial" w:hAnsi="Arial" w:cs="Arial"/>
          <w:sz w:val="22"/>
          <w:rPrChange w:id="1170" w:author="Guo, Shicheng" w:date="2019-11-07T17:21:00Z">
            <w:rPr>
              <w:rFonts w:ascii="Times New Roman" w:hAnsi="Times New Roman" w:cs="Times New Roman" w:hint="eastAsia"/>
              <w:sz w:val="24"/>
              <w:szCs w:val="24"/>
            </w:rPr>
          </w:rPrChange>
        </w:rPr>
        <w:t>.</w:t>
      </w:r>
      <w:r w:rsidRPr="00BE3786">
        <w:rPr>
          <w:rFonts w:ascii="Arial" w:hAnsi="Arial" w:cs="Arial"/>
          <w:sz w:val="22"/>
          <w:rPrChange w:id="1171" w:author="Guo, Shicheng" w:date="2019-11-07T17:21:00Z">
            <w:rPr>
              <w:rFonts w:ascii="Times New Roman" w:hAnsi="Times New Roman" w:cs="Times New Roman"/>
              <w:sz w:val="24"/>
              <w:szCs w:val="24"/>
            </w:rPr>
          </w:rPrChange>
        </w:rPr>
        <w:t xml:space="preserve"> </w:t>
      </w:r>
      <w:r w:rsidR="004324C3" w:rsidRPr="00BE3786">
        <w:rPr>
          <w:rFonts w:ascii="Arial" w:hAnsi="Arial" w:cs="Arial"/>
          <w:sz w:val="22"/>
          <w:rPrChange w:id="1172" w:author="Guo, Shicheng" w:date="2019-11-07T17:21:00Z">
            <w:rPr>
              <w:rFonts w:ascii="Times New Roman" w:hAnsi="Times New Roman" w:cs="Times New Roman"/>
              <w:sz w:val="24"/>
              <w:szCs w:val="24"/>
            </w:rPr>
          </w:rPrChange>
        </w:rPr>
        <w:t xml:space="preserve">To profile the heterogeneity at the epigenetic level, we </w:t>
      </w:r>
      <w:r w:rsidR="005E3961" w:rsidRPr="00BE3786">
        <w:rPr>
          <w:rFonts w:ascii="Arial" w:hAnsi="Arial" w:cs="Arial"/>
          <w:sz w:val="22"/>
          <w:rPrChange w:id="1173" w:author="Guo, Shicheng" w:date="2019-11-07T17:21:00Z">
            <w:rPr>
              <w:rFonts w:ascii="Times New Roman" w:hAnsi="Times New Roman" w:cs="Times New Roman"/>
              <w:sz w:val="24"/>
              <w:szCs w:val="24"/>
            </w:rPr>
          </w:rPrChange>
        </w:rPr>
        <w:t>obtain</w:t>
      </w:r>
      <w:r w:rsidR="004324C3" w:rsidRPr="00BE3786">
        <w:rPr>
          <w:rFonts w:ascii="Arial" w:hAnsi="Arial" w:cs="Arial"/>
          <w:sz w:val="22"/>
          <w:rPrChange w:id="1174" w:author="Guo, Shicheng" w:date="2019-11-07T17:21:00Z">
            <w:rPr>
              <w:rFonts w:ascii="Times New Roman" w:hAnsi="Times New Roman" w:cs="Times New Roman"/>
              <w:sz w:val="24"/>
              <w:szCs w:val="24"/>
            </w:rPr>
          </w:rPrChange>
        </w:rPr>
        <w:t>ed the global DNA methylation of a total of 26 tumor tissues and 7</w:t>
      </w:r>
      <w:r w:rsidR="008E65F7" w:rsidRPr="00BE3786">
        <w:rPr>
          <w:rFonts w:ascii="Arial" w:hAnsi="Arial" w:cs="Arial"/>
          <w:sz w:val="22"/>
          <w:rPrChange w:id="1175" w:author="Guo, Shicheng" w:date="2019-11-07T17:21:00Z">
            <w:rPr>
              <w:rFonts w:ascii="Times New Roman" w:hAnsi="Times New Roman" w:cs="Times New Roman"/>
              <w:sz w:val="24"/>
              <w:szCs w:val="24"/>
            </w:rPr>
          </w:rPrChange>
        </w:rPr>
        <w:t xml:space="preserve"> </w:t>
      </w:r>
      <w:r w:rsidR="008E65F7" w:rsidRPr="00BE3786">
        <w:rPr>
          <w:rFonts w:ascii="Arial" w:hAnsi="Arial" w:cs="Arial"/>
          <w:bCs/>
          <w:sz w:val="22"/>
          <w:rPrChange w:id="1176" w:author="Guo, Shicheng" w:date="2019-11-07T17:21:00Z">
            <w:rPr>
              <w:rFonts w:ascii="Times New Roman" w:hAnsi="Times New Roman" w:cs="Times New Roman"/>
              <w:bCs/>
              <w:sz w:val="24"/>
              <w:szCs w:val="24"/>
            </w:rPr>
          </w:rPrChange>
        </w:rPr>
        <w:t>matched</w:t>
      </w:r>
      <w:r w:rsidR="004324C3" w:rsidRPr="00BE3786">
        <w:rPr>
          <w:rFonts w:ascii="Arial" w:hAnsi="Arial" w:cs="Arial"/>
          <w:sz w:val="22"/>
          <w:rPrChange w:id="1177" w:author="Guo, Shicheng" w:date="2019-11-07T17:21:00Z">
            <w:rPr>
              <w:rFonts w:ascii="Times New Roman" w:hAnsi="Times New Roman" w:cs="Times New Roman"/>
              <w:sz w:val="24"/>
              <w:szCs w:val="24"/>
            </w:rPr>
          </w:rPrChange>
        </w:rPr>
        <w:t xml:space="preserve"> nonmalignant </w:t>
      </w:r>
      <w:r w:rsidR="005E3961" w:rsidRPr="00BE3786">
        <w:rPr>
          <w:rFonts w:ascii="Arial" w:hAnsi="Arial" w:cs="Arial"/>
          <w:sz w:val="22"/>
          <w:rPrChange w:id="1178" w:author="Guo, Shicheng" w:date="2019-11-07T17:21:00Z">
            <w:rPr>
              <w:rFonts w:ascii="Times New Roman" w:hAnsi="Times New Roman" w:cs="Times New Roman"/>
              <w:sz w:val="24"/>
              <w:szCs w:val="24"/>
            </w:rPr>
          </w:rPrChange>
        </w:rPr>
        <w:t>pancreas</w:t>
      </w:r>
      <w:r w:rsidR="004324C3" w:rsidRPr="00BE3786">
        <w:rPr>
          <w:rFonts w:ascii="Arial" w:hAnsi="Arial" w:cs="Arial"/>
          <w:sz w:val="22"/>
          <w:rPrChange w:id="1179" w:author="Guo, Shicheng" w:date="2019-11-07T17:21:00Z">
            <w:rPr>
              <w:rFonts w:ascii="Times New Roman" w:hAnsi="Times New Roman" w:cs="Times New Roman"/>
              <w:sz w:val="24"/>
              <w:szCs w:val="24"/>
            </w:rPr>
          </w:rPrChange>
        </w:rPr>
        <w:t xml:space="preserve"> tissues from 7 PDACs patients (all of which had matched WES and RNA-seq</w:t>
      </w:r>
      <w:r w:rsidR="004324C3" w:rsidRPr="00BE3786">
        <w:rPr>
          <w:rFonts w:ascii="Arial" w:hAnsi="Arial" w:cs="Arial"/>
          <w:sz w:val="22"/>
          <w:rPrChange w:id="1180" w:author="Guo, Shicheng" w:date="2019-11-07T17:21:00Z">
            <w:rPr>
              <w:rFonts w:ascii="Times New Roman" w:hAnsi="Times New Roman" w:cs="Times New Roman" w:hint="eastAsia"/>
              <w:sz w:val="24"/>
              <w:szCs w:val="24"/>
            </w:rPr>
          </w:rPrChange>
        </w:rPr>
        <w:t xml:space="preserve"> </w:t>
      </w:r>
      <w:r w:rsidR="004324C3" w:rsidRPr="00BE3786">
        <w:rPr>
          <w:rFonts w:ascii="Arial" w:hAnsi="Arial" w:cs="Arial"/>
          <w:sz w:val="22"/>
          <w:rPrChange w:id="1181" w:author="Guo, Shicheng" w:date="2019-11-07T17:21:00Z">
            <w:rPr>
              <w:rFonts w:ascii="Times New Roman" w:hAnsi="Times New Roman" w:cs="Times New Roman"/>
              <w:sz w:val="24"/>
              <w:szCs w:val="24"/>
            </w:rPr>
          </w:rPrChange>
        </w:rPr>
        <w:t xml:space="preserve">results) using MeDIP-seq. </w:t>
      </w:r>
      <w:r w:rsidR="000F72D0" w:rsidRPr="00BE3786">
        <w:rPr>
          <w:rFonts w:ascii="Arial" w:hAnsi="Arial" w:cs="Arial"/>
          <w:sz w:val="22"/>
          <w:rPrChange w:id="1182" w:author="Guo, Shicheng" w:date="2019-11-07T17:21:00Z">
            <w:rPr>
              <w:rFonts w:ascii="Times New Roman" w:hAnsi="Times New Roman" w:cs="Times New Roman"/>
              <w:sz w:val="24"/>
              <w:szCs w:val="24"/>
            </w:rPr>
          </w:rPrChange>
        </w:rPr>
        <w:t xml:space="preserve">We first identified </w:t>
      </w:r>
      <w:r w:rsidR="005E3961" w:rsidRPr="00BE3786">
        <w:rPr>
          <w:rFonts w:ascii="Arial" w:hAnsi="Arial" w:cs="Arial"/>
          <w:sz w:val="22"/>
          <w:rPrChange w:id="1183" w:author="Guo, Shicheng" w:date="2019-11-07T17:21:00Z">
            <w:rPr>
              <w:rFonts w:ascii="Times New Roman" w:hAnsi="Times New Roman" w:cs="Times New Roman"/>
              <w:sz w:val="24"/>
              <w:szCs w:val="24"/>
            </w:rPr>
          </w:rPrChange>
        </w:rPr>
        <w:t>DMR (differentially methylated region)</w:t>
      </w:r>
      <w:r w:rsidR="000F72D0" w:rsidRPr="00BE3786">
        <w:rPr>
          <w:rFonts w:ascii="Arial" w:hAnsi="Arial" w:cs="Arial"/>
          <w:sz w:val="22"/>
          <w:rPrChange w:id="1184" w:author="Guo, Shicheng" w:date="2019-11-07T17:21:00Z">
            <w:rPr>
              <w:rFonts w:ascii="Times New Roman" w:hAnsi="Times New Roman" w:cs="Times New Roman"/>
              <w:sz w:val="24"/>
              <w:szCs w:val="24"/>
            </w:rPr>
          </w:rPrChange>
        </w:rPr>
        <w:t xml:space="preserve"> between tumor regions and</w:t>
      </w:r>
      <w:r w:rsidR="005E3961" w:rsidRPr="00BE3786">
        <w:rPr>
          <w:rFonts w:ascii="Arial" w:hAnsi="Arial" w:cs="Arial"/>
          <w:sz w:val="22"/>
          <w:rPrChange w:id="1185" w:author="Guo, Shicheng" w:date="2019-11-07T17:21:00Z">
            <w:rPr>
              <w:rFonts w:ascii="Times New Roman" w:hAnsi="Times New Roman" w:cs="Times New Roman"/>
              <w:sz w:val="24"/>
              <w:szCs w:val="24"/>
            </w:rPr>
          </w:rPrChange>
        </w:rPr>
        <w:t xml:space="preserve"> matched </w:t>
      </w:r>
      <w:r w:rsidR="000F72D0" w:rsidRPr="00BE3786">
        <w:rPr>
          <w:rFonts w:ascii="Arial" w:hAnsi="Arial" w:cs="Arial"/>
          <w:sz w:val="22"/>
          <w:rPrChange w:id="1186" w:author="Guo, Shicheng" w:date="2019-11-07T17:21:00Z">
            <w:rPr>
              <w:rFonts w:ascii="Times New Roman" w:hAnsi="Times New Roman" w:cs="Times New Roman"/>
              <w:sz w:val="24"/>
              <w:szCs w:val="24"/>
            </w:rPr>
          </w:rPrChange>
        </w:rPr>
        <w:t xml:space="preserve">normal </w:t>
      </w:r>
      <w:r w:rsidR="005E3961" w:rsidRPr="00BE3786">
        <w:rPr>
          <w:rFonts w:ascii="Arial" w:hAnsi="Arial" w:cs="Arial"/>
          <w:sz w:val="22"/>
          <w:rPrChange w:id="1187" w:author="Guo, Shicheng" w:date="2019-11-07T17:21:00Z">
            <w:rPr>
              <w:rFonts w:ascii="Times New Roman" w:hAnsi="Times New Roman" w:cs="Times New Roman"/>
              <w:sz w:val="24"/>
              <w:szCs w:val="24"/>
            </w:rPr>
          </w:rPrChange>
        </w:rPr>
        <w:t>tissue</w:t>
      </w:r>
      <w:r w:rsidR="000F72D0" w:rsidRPr="00BE3786">
        <w:rPr>
          <w:rFonts w:ascii="Arial" w:hAnsi="Arial" w:cs="Arial"/>
          <w:sz w:val="22"/>
          <w:rPrChange w:id="1188" w:author="Guo, Shicheng" w:date="2019-11-07T17:21:00Z">
            <w:rPr>
              <w:rFonts w:ascii="Times New Roman" w:hAnsi="Times New Roman" w:cs="Times New Roman"/>
              <w:sz w:val="24"/>
              <w:szCs w:val="24"/>
            </w:rPr>
          </w:rPrChange>
        </w:rPr>
        <w:t xml:space="preserve">s and then divided these </w:t>
      </w:r>
      <w:r w:rsidR="005E3961" w:rsidRPr="00BE3786">
        <w:rPr>
          <w:rFonts w:ascii="Arial" w:hAnsi="Arial" w:cs="Arial"/>
          <w:sz w:val="22"/>
          <w:rPrChange w:id="1189" w:author="Guo, Shicheng" w:date="2019-11-07T17:21:00Z">
            <w:rPr>
              <w:rFonts w:ascii="Times New Roman" w:hAnsi="Times New Roman" w:cs="Times New Roman"/>
              <w:sz w:val="24"/>
              <w:szCs w:val="24"/>
            </w:rPr>
          </w:rPrChange>
        </w:rPr>
        <w:t>DMRs</w:t>
      </w:r>
      <w:r w:rsidR="000F72D0" w:rsidRPr="00BE3786">
        <w:rPr>
          <w:rFonts w:ascii="Arial" w:hAnsi="Arial" w:cs="Arial"/>
          <w:sz w:val="22"/>
          <w:rPrChange w:id="1190" w:author="Guo, Shicheng" w:date="2019-11-07T17:21:00Z">
            <w:rPr>
              <w:rFonts w:ascii="Times New Roman" w:hAnsi="Times New Roman" w:cs="Times New Roman"/>
              <w:sz w:val="24"/>
              <w:szCs w:val="24"/>
            </w:rPr>
          </w:rPrChange>
        </w:rPr>
        <w:t xml:space="preserve"> into those with shared changes (consistent within all tumor regions from the same case) and those with private changes</w:t>
      </w:r>
      <w:r w:rsidR="0030788B" w:rsidRPr="00BE3786">
        <w:rPr>
          <w:rFonts w:ascii="Arial" w:hAnsi="Arial" w:cs="Arial"/>
          <w:sz w:val="22"/>
          <w:rPrChange w:id="1191" w:author="Guo, Shicheng" w:date="2019-11-07T17:21:00Z">
            <w:rPr>
              <w:rFonts w:ascii="Times New Roman" w:hAnsi="Times New Roman" w:cs="Times New Roman"/>
              <w:sz w:val="24"/>
              <w:szCs w:val="24"/>
            </w:rPr>
          </w:rPrChange>
        </w:rPr>
        <w:t>.</w:t>
      </w:r>
      <w:r w:rsidR="00376A56" w:rsidRPr="00BE3786">
        <w:rPr>
          <w:rFonts w:ascii="Arial" w:hAnsi="Arial" w:cs="Arial"/>
          <w:sz w:val="22"/>
          <w:rPrChange w:id="1192" w:author="Guo, Shicheng" w:date="2019-11-07T17:21:00Z">
            <w:rPr>
              <w:rFonts w:ascii="Times New Roman" w:hAnsi="Times New Roman" w:cs="Times New Roman"/>
              <w:sz w:val="24"/>
              <w:szCs w:val="24"/>
            </w:rPr>
          </w:rPrChange>
        </w:rPr>
        <w:t xml:space="preserve"> </w:t>
      </w:r>
      <w:r w:rsidR="00CD5669" w:rsidRPr="00BE3786">
        <w:rPr>
          <w:rFonts w:ascii="Arial" w:hAnsi="Arial" w:cs="Arial"/>
          <w:sz w:val="22"/>
          <w:rPrChange w:id="1193" w:author="Guo, Shicheng" w:date="2019-11-07T17:21:00Z">
            <w:rPr>
              <w:rFonts w:ascii="Times New Roman" w:hAnsi="Times New Roman" w:cs="Times New Roman"/>
              <w:sz w:val="24"/>
              <w:szCs w:val="24"/>
            </w:rPr>
          </w:rPrChange>
        </w:rPr>
        <w:t>Phyloepigenetic trees</w:t>
      </w:r>
      <w:r w:rsidR="00CB3D24" w:rsidRPr="00BE3786">
        <w:rPr>
          <w:rFonts w:ascii="Arial" w:hAnsi="Arial" w:cs="Arial"/>
          <w:sz w:val="22"/>
          <w:rPrChange w:id="1194" w:author="Guo, Shicheng" w:date="2019-11-07T17:21:00Z">
            <w:rPr>
              <w:rFonts w:ascii="Times New Roman" w:hAnsi="Times New Roman" w:cs="Times New Roman"/>
              <w:sz w:val="24"/>
              <w:szCs w:val="24"/>
            </w:rPr>
          </w:rPrChange>
        </w:rPr>
        <w:t xml:space="preserve"> </w:t>
      </w:r>
      <w:r w:rsidR="00CD5669" w:rsidRPr="00BE3786">
        <w:rPr>
          <w:rFonts w:ascii="Arial" w:hAnsi="Arial" w:cs="Arial"/>
          <w:sz w:val="22"/>
          <w:rPrChange w:id="1195" w:author="Guo, Shicheng" w:date="2019-11-07T17:21:00Z">
            <w:rPr>
              <w:rFonts w:ascii="Times New Roman" w:hAnsi="Times New Roman" w:cs="Times New Roman"/>
              <w:sz w:val="24"/>
              <w:szCs w:val="24"/>
            </w:rPr>
          </w:rPrChange>
        </w:rPr>
        <w:t xml:space="preserve">of these seven cases </w:t>
      </w:r>
      <w:r w:rsidR="00CB3D24" w:rsidRPr="00BE3786">
        <w:rPr>
          <w:rFonts w:ascii="Arial" w:hAnsi="Arial" w:cs="Arial"/>
          <w:sz w:val="22"/>
          <w:rPrChange w:id="1196" w:author="Guo, Shicheng" w:date="2019-11-07T17:21:00Z">
            <w:rPr>
              <w:rFonts w:ascii="Times New Roman" w:hAnsi="Times New Roman" w:cs="Times New Roman"/>
              <w:sz w:val="24"/>
              <w:szCs w:val="24"/>
            </w:rPr>
          </w:rPrChange>
        </w:rPr>
        <w:t>suggest the epigenomic alterations during the clonal evolution of PDACs cells</w:t>
      </w:r>
      <w:r w:rsidR="00CD71F8" w:rsidRPr="00BE3786">
        <w:rPr>
          <w:rFonts w:ascii="Arial" w:hAnsi="Arial" w:cs="Arial"/>
          <w:sz w:val="22"/>
          <w:rPrChange w:id="1197" w:author="Guo, Shicheng" w:date="2019-11-07T17:21:00Z">
            <w:rPr>
              <w:rFonts w:ascii="Times New Roman" w:hAnsi="Times New Roman" w:cs="Times New Roman"/>
              <w:sz w:val="24"/>
              <w:szCs w:val="24"/>
            </w:rPr>
          </w:rPrChange>
        </w:rPr>
        <w:t xml:space="preserve">, as well as the existence of multiple epigenetic subclonal cell </w:t>
      </w:r>
      <w:r w:rsidR="00D81BAB" w:rsidRPr="00BE3786">
        <w:rPr>
          <w:rFonts w:ascii="Arial" w:hAnsi="Arial" w:cs="Arial"/>
          <w:sz w:val="22"/>
          <w:rPrChange w:id="1198" w:author="Guo, Shicheng" w:date="2019-11-07T17:21:00Z">
            <w:rPr>
              <w:rFonts w:ascii="Times New Roman" w:hAnsi="Times New Roman" w:cs="Times New Roman"/>
              <w:sz w:val="24"/>
              <w:szCs w:val="24"/>
            </w:rPr>
          </w:rPrChange>
        </w:rPr>
        <w:t>populations (</w:t>
      </w:r>
      <w:r w:rsidR="00982BEE" w:rsidRPr="00BE3786">
        <w:rPr>
          <w:rFonts w:ascii="Arial" w:hAnsi="Arial" w:cs="Arial"/>
          <w:sz w:val="22"/>
          <w:rPrChange w:id="1199" w:author="Guo, Shicheng" w:date="2019-11-07T17:21:00Z">
            <w:rPr>
              <w:rFonts w:ascii="Times New Roman" w:hAnsi="Times New Roman" w:cs="Times New Roman"/>
              <w:sz w:val="24"/>
              <w:szCs w:val="24"/>
            </w:rPr>
          </w:rPrChange>
        </w:rPr>
        <w:t>Fig. 7</w:t>
      </w:r>
      <w:r w:rsidR="00E13986" w:rsidRPr="00BE3786">
        <w:rPr>
          <w:rFonts w:ascii="Arial" w:hAnsi="Arial" w:cs="Arial"/>
          <w:sz w:val="22"/>
          <w:rPrChange w:id="1200" w:author="Guo, Shicheng" w:date="2019-11-07T17:21:00Z">
            <w:rPr>
              <w:rFonts w:ascii="Times New Roman" w:hAnsi="Times New Roman" w:cs="Times New Roman"/>
              <w:sz w:val="24"/>
              <w:szCs w:val="24"/>
            </w:rPr>
          </w:rPrChange>
        </w:rPr>
        <w:t>A</w:t>
      </w:r>
      <w:r w:rsidR="00982BEE" w:rsidRPr="00BE3786">
        <w:rPr>
          <w:rFonts w:ascii="Arial" w:hAnsi="Arial" w:cs="Arial"/>
          <w:sz w:val="22"/>
          <w:rPrChange w:id="1201" w:author="Guo, Shicheng" w:date="2019-11-07T17:21:00Z">
            <w:rPr>
              <w:rFonts w:ascii="Times New Roman" w:hAnsi="Times New Roman" w:cs="Times New Roman"/>
              <w:sz w:val="24"/>
              <w:szCs w:val="24"/>
            </w:rPr>
          </w:rPrChange>
        </w:rPr>
        <w:t>)</w:t>
      </w:r>
      <w:r w:rsidR="00CD71F8" w:rsidRPr="00BE3786">
        <w:rPr>
          <w:rFonts w:ascii="Arial" w:hAnsi="Arial" w:cs="Arial"/>
          <w:sz w:val="22"/>
          <w:rPrChange w:id="1202" w:author="Guo, Shicheng" w:date="2019-11-07T17:21:00Z">
            <w:rPr>
              <w:rFonts w:ascii="Times New Roman" w:hAnsi="Times New Roman" w:cs="Times New Roman"/>
              <w:sz w:val="24"/>
              <w:szCs w:val="24"/>
            </w:rPr>
          </w:rPrChange>
        </w:rPr>
        <w:t>.</w:t>
      </w:r>
    </w:p>
    <w:p w14:paraId="3FD7D8F5" w14:textId="55D34A67" w:rsidR="00622CC5" w:rsidRPr="00BE3786" w:rsidRDefault="008425D1" w:rsidP="00BE3786">
      <w:pPr>
        <w:spacing w:beforeLines="50" w:before="156" w:afterLines="50" w:after="156"/>
        <w:rPr>
          <w:rFonts w:ascii="Arial" w:hAnsi="Arial" w:cs="Arial"/>
          <w:sz w:val="22"/>
          <w:rPrChange w:id="1203" w:author="Guo, Shicheng" w:date="2019-11-07T17:21:00Z">
            <w:rPr>
              <w:rFonts w:ascii="Times New Roman" w:hAnsi="Times New Roman" w:cs="Times New Roman"/>
              <w:sz w:val="24"/>
              <w:szCs w:val="24"/>
            </w:rPr>
          </w:rPrChange>
        </w:rPr>
        <w:pPrChange w:id="1204" w:author="Guo, Shicheng" w:date="2019-11-07T17:21:00Z">
          <w:pPr>
            <w:spacing w:beforeLines="50" w:before="156" w:afterLines="50" w:after="156" w:line="360" w:lineRule="auto"/>
          </w:pPr>
        </w:pPrChange>
      </w:pPr>
      <w:r w:rsidRPr="00BE3786">
        <w:rPr>
          <w:rFonts w:ascii="Arial" w:hAnsi="Arial" w:cs="Arial"/>
          <w:sz w:val="22"/>
          <w:rPrChange w:id="1205" w:author="Guo, Shicheng" w:date="2019-11-07T17:21:00Z">
            <w:rPr>
              <w:rFonts w:ascii="Times New Roman" w:hAnsi="Times New Roman" w:cs="Times New Roman"/>
              <w:sz w:val="24"/>
              <w:szCs w:val="24"/>
            </w:rPr>
          </w:rPrChange>
        </w:rPr>
        <w:t>In the epigenomic dimension, the DMRs varied among lesions in the same tumor, but the degree of intratumoral heterogeneity was less than that of intertumoral heterogeneity</w:t>
      </w:r>
      <w:r w:rsidR="00EF145A" w:rsidRPr="00BE3786">
        <w:rPr>
          <w:rFonts w:ascii="Arial" w:hAnsi="Arial" w:cs="Arial"/>
          <w:sz w:val="22"/>
          <w:rPrChange w:id="1206" w:author="Guo, Shicheng" w:date="2019-11-07T17:21:00Z">
            <w:rPr>
              <w:rFonts w:ascii="Times New Roman" w:hAnsi="Times New Roman" w:cs="Times New Roman"/>
              <w:sz w:val="24"/>
              <w:szCs w:val="24"/>
            </w:rPr>
          </w:rPrChange>
        </w:rPr>
        <w:t xml:space="preserve"> </w:t>
      </w:r>
      <w:bookmarkStart w:id="1207" w:name="OLE_LINK59"/>
      <w:bookmarkStart w:id="1208" w:name="OLE_LINK60"/>
      <w:r w:rsidR="00EF145A" w:rsidRPr="00BE3786">
        <w:rPr>
          <w:rFonts w:ascii="Arial" w:hAnsi="Arial" w:cs="Arial"/>
          <w:sz w:val="22"/>
          <w:rPrChange w:id="1209" w:author="Guo, Shicheng" w:date="2019-11-07T17:21:00Z">
            <w:rPr>
              <w:rFonts w:ascii="Times New Roman" w:hAnsi="Times New Roman" w:cs="Times New Roman"/>
              <w:sz w:val="24"/>
              <w:szCs w:val="24"/>
            </w:rPr>
          </w:rPrChange>
        </w:rPr>
        <w:t>(Fig. 7</w:t>
      </w:r>
      <w:r w:rsidR="00E13986" w:rsidRPr="00BE3786">
        <w:rPr>
          <w:rFonts w:ascii="Arial" w:hAnsi="Arial" w:cs="Arial"/>
          <w:sz w:val="22"/>
          <w:rPrChange w:id="1210" w:author="Guo, Shicheng" w:date="2019-11-07T17:21:00Z">
            <w:rPr>
              <w:rFonts w:ascii="Times New Roman" w:hAnsi="Times New Roman" w:cs="Times New Roman"/>
              <w:sz w:val="24"/>
              <w:szCs w:val="24"/>
            </w:rPr>
          </w:rPrChange>
        </w:rPr>
        <w:t>B</w:t>
      </w:r>
      <w:r w:rsidR="00EF145A" w:rsidRPr="00BE3786">
        <w:rPr>
          <w:rFonts w:ascii="Arial" w:hAnsi="Arial" w:cs="Arial"/>
          <w:sz w:val="22"/>
          <w:rPrChange w:id="1211" w:author="Guo, Shicheng" w:date="2019-11-07T17:21:00Z">
            <w:rPr>
              <w:rFonts w:ascii="Times New Roman" w:hAnsi="Times New Roman" w:cs="Times New Roman"/>
              <w:sz w:val="24"/>
              <w:szCs w:val="24"/>
            </w:rPr>
          </w:rPrChange>
        </w:rPr>
        <w:t>)</w:t>
      </w:r>
      <w:r w:rsidRPr="00BE3786">
        <w:rPr>
          <w:rFonts w:ascii="Arial" w:hAnsi="Arial" w:cs="Arial"/>
          <w:sz w:val="22"/>
          <w:rPrChange w:id="1212" w:author="Guo, Shicheng" w:date="2019-11-07T17:21:00Z">
            <w:rPr>
              <w:rFonts w:ascii="Times New Roman" w:hAnsi="Times New Roman" w:cs="Times New Roman"/>
              <w:sz w:val="24"/>
              <w:szCs w:val="24"/>
            </w:rPr>
          </w:rPrChange>
        </w:rPr>
        <w:t>.</w:t>
      </w:r>
      <w:bookmarkEnd w:id="1207"/>
      <w:bookmarkEnd w:id="1208"/>
      <w:r w:rsidRPr="00BE3786">
        <w:rPr>
          <w:rFonts w:ascii="Arial" w:hAnsi="Arial" w:cs="Arial"/>
          <w:sz w:val="22"/>
          <w:rPrChange w:id="1213" w:author="Guo, Shicheng" w:date="2019-11-07T17:21:00Z">
            <w:rPr>
              <w:rFonts w:ascii="Times New Roman" w:hAnsi="Times New Roman" w:cs="Times New Roman"/>
              <w:sz w:val="24"/>
              <w:szCs w:val="24"/>
            </w:rPr>
          </w:rPrChange>
        </w:rPr>
        <w:t xml:space="preserve"> </w:t>
      </w:r>
      <w:r w:rsidR="00E13986" w:rsidRPr="00BE3786">
        <w:rPr>
          <w:rFonts w:ascii="Arial" w:hAnsi="Arial" w:cs="Arial"/>
          <w:sz w:val="22"/>
          <w:rPrChange w:id="1214" w:author="Guo, Shicheng" w:date="2019-11-07T17:21:00Z">
            <w:rPr>
              <w:rFonts w:ascii="Times New Roman" w:hAnsi="Times New Roman" w:cs="Times New Roman"/>
              <w:sz w:val="24"/>
              <w:szCs w:val="24"/>
            </w:rPr>
          </w:rPrChange>
        </w:rPr>
        <w:t>The number of shared DMRs</w:t>
      </w:r>
      <w:r w:rsidR="00E13986" w:rsidRPr="00BE3786">
        <w:rPr>
          <w:rFonts w:ascii="Arial" w:hAnsi="Arial" w:cs="Arial"/>
          <w:sz w:val="22"/>
          <w:rPrChange w:id="1215" w:author="Guo, Shicheng" w:date="2019-11-07T17:21:00Z">
            <w:rPr>
              <w:rFonts w:ascii="Times New Roman" w:hAnsi="Times New Roman" w:cs="Times New Roman" w:hint="eastAsia"/>
              <w:sz w:val="24"/>
              <w:szCs w:val="24"/>
            </w:rPr>
          </w:rPrChange>
        </w:rPr>
        <w:t xml:space="preserve"> </w:t>
      </w:r>
      <w:r w:rsidR="00E13986" w:rsidRPr="00BE3786">
        <w:rPr>
          <w:rFonts w:ascii="Arial" w:hAnsi="Arial" w:cs="Arial"/>
          <w:sz w:val="22"/>
          <w:rPrChange w:id="1216" w:author="Guo, Shicheng" w:date="2019-11-07T17:21:00Z">
            <w:rPr>
              <w:rFonts w:ascii="Times New Roman" w:hAnsi="Times New Roman" w:cs="Times New Roman"/>
              <w:sz w:val="24"/>
              <w:szCs w:val="24"/>
            </w:rPr>
          </w:rPrChange>
        </w:rPr>
        <w:t>was less than that of private DMRs (</w:t>
      </w:r>
      <w:r w:rsidR="00E13986" w:rsidRPr="001A51A7">
        <w:rPr>
          <w:rFonts w:ascii="Arial" w:hAnsi="Arial" w:cs="Arial"/>
          <w:color w:val="7030A0"/>
          <w:sz w:val="22"/>
          <w:rPrChange w:id="1217" w:author="Guo, Shicheng" w:date="2019-11-07T19:19:00Z">
            <w:rPr>
              <w:rFonts w:ascii="Times New Roman" w:hAnsi="Times New Roman" w:cs="Times New Roman"/>
              <w:sz w:val="24"/>
              <w:szCs w:val="24"/>
            </w:rPr>
          </w:rPrChange>
        </w:rPr>
        <w:t>Fig. 7C</w:t>
      </w:r>
      <w:r w:rsidR="00E13986" w:rsidRPr="00BE3786">
        <w:rPr>
          <w:rFonts w:ascii="Arial" w:hAnsi="Arial" w:cs="Arial"/>
          <w:sz w:val="22"/>
          <w:rPrChange w:id="1218" w:author="Guo, Shicheng" w:date="2019-11-07T17:21:00Z">
            <w:rPr>
              <w:rFonts w:ascii="Times New Roman" w:hAnsi="Times New Roman" w:cs="Times New Roman"/>
              <w:sz w:val="24"/>
              <w:szCs w:val="24"/>
            </w:rPr>
          </w:rPrChange>
        </w:rPr>
        <w:t xml:space="preserve">). </w:t>
      </w:r>
      <w:r w:rsidR="00AF7A62" w:rsidRPr="00BE3786">
        <w:rPr>
          <w:rFonts w:ascii="Arial" w:hAnsi="Arial" w:cs="Arial"/>
          <w:sz w:val="22"/>
          <w:rPrChange w:id="1219" w:author="Guo, Shicheng" w:date="2019-11-07T17:21:00Z">
            <w:rPr>
              <w:rFonts w:ascii="Times New Roman" w:hAnsi="Times New Roman" w:cs="Times New Roman"/>
              <w:sz w:val="24"/>
              <w:szCs w:val="24"/>
            </w:rPr>
          </w:rPrChange>
        </w:rPr>
        <w:t xml:space="preserve">Hypermethylated areas (tumor methylation levels were higher than adjacent normal tissues) </w:t>
      </w:r>
      <w:r w:rsidR="00AF7A62" w:rsidRPr="00BE3786">
        <w:rPr>
          <w:rFonts w:ascii="Arial" w:hAnsi="Arial" w:cs="Arial"/>
          <w:sz w:val="22"/>
          <w:rPrChange w:id="1220" w:author="Guo, Shicheng" w:date="2019-11-07T17:21:00Z">
            <w:rPr>
              <w:rFonts w:ascii="Times New Roman" w:hAnsi="Times New Roman" w:cs="Times New Roman" w:hint="eastAsia"/>
              <w:sz w:val="24"/>
              <w:szCs w:val="24"/>
            </w:rPr>
          </w:rPrChange>
        </w:rPr>
        <w:t>of</w:t>
      </w:r>
      <w:r w:rsidR="00AF7A62" w:rsidRPr="00BE3786">
        <w:rPr>
          <w:rFonts w:ascii="Arial" w:hAnsi="Arial" w:cs="Arial"/>
          <w:sz w:val="22"/>
          <w:rPrChange w:id="1221" w:author="Guo, Shicheng" w:date="2019-11-07T17:21:00Z">
            <w:rPr>
              <w:rFonts w:ascii="Times New Roman" w:hAnsi="Times New Roman" w:cs="Times New Roman"/>
              <w:sz w:val="24"/>
              <w:szCs w:val="24"/>
            </w:rPr>
          </w:rPrChange>
        </w:rPr>
        <w:t xml:space="preserve"> the DMRs region were further analyzed</w:t>
      </w:r>
      <w:r w:rsidR="0079156B" w:rsidRPr="00BE3786">
        <w:rPr>
          <w:rFonts w:ascii="Arial" w:hAnsi="Arial" w:cs="Arial"/>
          <w:sz w:val="22"/>
          <w:rPrChange w:id="1222" w:author="Guo, Shicheng" w:date="2019-11-07T17:21:00Z">
            <w:rPr>
              <w:rFonts w:ascii="Times New Roman" w:hAnsi="Times New Roman" w:cs="Times New Roman" w:hint="eastAsia"/>
              <w:sz w:val="24"/>
              <w:szCs w:val="24"/>
            </w:rPr>
          </w:rPrChange>
        </w:rPr>
        <w:t>,</w:t>
      </w:r>
      <w:r w:rsidR="0079156B" w:rsidRPr="00BE3786">
        <w:rPr>
          <w:rFonts w:ascii="Arial" w:hAnsi="Arial" w:cs="Arial"/>
          <w:sz w:val="22"/>
          <w:rPrChange w:id="1223" w:author="Guo, Shicheng" w:date="2019-11-07T17:21:00Z">
            <w:rPr>
              <w:rFonts w:ascii="Times New Roman" w:hAnsi="Times New Roman" w:cs="Times New Roman"/>
              <w:sz w:val="24"/>
              <w:szCs w:val="24"/>
            </w:rPr>
          </w:rPrChange>
        </w:rPr>
        <w:t xml:space="preserve"> </w:t>
      </w:r>
      <w:r w:rsidR="00AF7A62" w:rsidRPr="00BE3786">
        <w:rPr>
          <w:rFonts w:ascii="Arial" w:hAnsi="Arial" w:cs="Arial"/>
          <w:sz w:val="22"/>
          <w:rPrChange w:id="1224" w:author="Guo, Shicheng" w:date="2019-11-07T17:21:00Z">
            <w:rPr>
              <w:rFonts w:ascii="Times New Roman" w:hAnsi="Times New Roman" w:cs="Times New Roman"/>
              <w:sz w:val="24"/>
              <w:szCs w:val="24"/>
            </w:rPr>
          </w:rPrChange>
        </w:rPr>
        <w:t xml:space="preserve">reflect the </w:t>
      </w:r>
      <w:r w:rsidR="00D0597E" w:rsidRPr="00BE3786">
        <w:rPr>
          <w:rFonts w:ascii="Arial" w:hAnsi="Arial" w:cs="Arial"/>
          <w:color w:val="242021"/>
          <w:sz w:val="22"/>
          <w:rPrChange w:id="1225" w:author="Guo, Shicheng" w:date="2019-11-07T17:21:00Z">
            <w:rPr>
              <w:rFonts w:ascii="TimesNewRomanPSMT" w:hAnsi="TimesNewRomanPSMT"/>
              <w:color w:val="242021"/>
              <w:sz w:val="20"/>
              <w:szCs w:val="20"/>
            </w:rPr>
          </w:rPrChange>
        </w:rPr>
        <w:t>h</w:t>
      </w:r>
      <w:r w:rsidR="00D0597E" w:rsidRPr="00BE3786">
        <w:rPr>
          <w:rFonts w:ascii="Arial" w:hAnsi="Arial" w:cs="Arial"/>
          <w:sz w:val="22"/>
          <w:rPrChange w:id="1226" w:author="Guo, Shicheng" w:date="2019-11-07T17:21:00Z">
            <w:rPr>
              <w:rFonts w:ascii="Times New Roman" w:hAnsi="Times New Roman" w:cs="Times New Roman"/>
              <w:sz w:val="24"/>
              <w:szCs w:val="24"/>
            </w:rPr>
          </w:rPrChange>
        </w:rPr>
        <w:t>eterogeneity between different regions within the same tumor</w:t>
      </w:r>
      <w:r w:rsidR="00AF7A62" w:rsidRPr="00BE3786">
        <w:rPr>
          <w:rFonts w:ascii="Arial" w:hAnsi="Arial" w:cs="Arial"/>
          <w:sz w:val="22"/>
          <w:rPrChange w:id="1227" w:author="Guo, Shicheng" w:date="2019-11-07T17:21:00Z">
            <w:rPr>
              <w:rFonts w:ascii="Times New Roman" w:hAnsi="Times New Roman" w:cs="Times New Roman"/>
              <w:sz w:val="24"/>
              <w:szCs w:val="24"/>
            </w:rPr>
          </w:rPrChange>
        </w:rPr>
        <w:t xml:space="preserve"> which is widely displayed in the phyloepigenetic trees(Fig. 7D</w:t>
      </w:r>
      <w:r w:rsidR="00622BFD" w:rsidRPr="00BE3786">
        <w:rPr>
          <w:rFonts w:ascii="Arial" w:hAnsi="Arial" w:cs="Arial"/>
          <w:sz w:val="22"/>
          <w:rPrChange w:id="1228" w:author="Guo, Shicheng" w:date="2019-11-07T17:21:00Z">
            <w:rPr>
              <w:rFonts w:ascii="Times New Roman" w:hAnsi="Times New Roman" w:cs="Times New Roman" w:hint="eastAsia"/>
              <w:sz w:val="24"/>
              <w:szCs w:val="24"/>
            </w:rPr>
          </w:rPrChange>
        </w:rPr>
        <w:t>,</w:t>
      </w:r>
      <w:r w:rsidR="00622BFD" w:rsidRPr="00BE3786">
        <w:rPr>
          <w:rFonts w:ascii="Arial" w:hAnsi="Arial" w:cs="Arial"/>
          <w:sz w:val="22"/>
          <w:rPrChange w:id="1229" w:author="Guo, Shicheng" w:date="2019-11-07T17:21:00Z">
            <w:rPr>
              <w:rFonts w:ascii="Times New Roman" w:hAnsi="Times New Roman" w:cs="Times New Roman"/>
              <w:sz w:val="24"/>
              <w:szCs w:val="24"/>
            </w:rPr>
          </w:rPrChange>
        </w:rPr>
        <w:t xml:space="preserve"> 7A</w:t>
      </w:r>
      <w:r w:rsidR="00AF7A62" w:rsidRPr="00BE3786">
        <w:rPr>
          <w:rFonts w:ascii="Arial" w:hAnsi="Arial" w:cs="Arial"/>
          <w:sz w:val="22"/>
          <w:rPrChange w:id="1230" w:author="Guo, Shicheng" w:date="2019-11-07T17:21:00Z">
            <w:rPr>
              <w:rFonts w:ascii="Times New Roman" w:hAnsi="Times New Roman" w:cs="Times New Roman"/>
              <w:sz w:val="24"/>
              <w:szCs w:val="24"/>
            </w:rPr>
          </w:rPrChange>
        </w:rPr>
        <w:t xml:space="preserve">). </w:t>
      </w:r>
      <w:r w:rsidR="00B15C13" w:rsidRPr="00BE3786">
        <w:rPr>
          <w:rFonts w:ascii="Arial" w:hAnsi="Arial" w:cs="Arial"/>
          <w:sz w:val="22"/>
          <w:rPrChange w:id="1231" w:author="Guo, Shicheng" w:date="2019-11-07T17:21:00Z">
            <w:rPr>
              <w:rFonts w:ascii="Times New Roman" w:hAnsi="Times New Roman" w:cs="Times New Roman"/>
              <w:sz w:val="24"/>
              <w:szCs w:val="24"/>
            </w:rPr>
          </w:rPrChange>
        </w:rPr>
        <w:t>To explore the potential biological relevance of ITH for DNA methylation in PDAC, we next sought to determine whether the DMR</w:t>
      </w:r>
      <w:r w:rsidR="00B15C13" w:rsidRPr="00BE3786">
        <w:rPr>
          <w:rFonts w:ascii="Arial" w:hAnsi="Arial" w:cs="Arial"/>
          <w:sz w:val="22"/>
          <w:rPrChange w:id="1232" w:author="Guo, Shicheng" w:date="2019-11-07T17:21:00Z">
            <w:rPr>
              <w:rFonts w:ascii="Times New Roman" w:hAnsi="Times New Roman" w:cs="Times New Roman" w:hint="eastAsia"/>
              <w:sz w:val="24"/>
              <w:szCs w:val="24"/>
            </w:rPr>
          </w:rPrChange>
        </w:rPr>
        <w:t>s</w:t>
      </w:r>
      <w:r w:rsidR="00B15C13" w:rsidRPr="00BE3786">
        <w:rPr>
          <w:rFonts w:ascii="Arial" w:hAnsi="Arial" w:cs="Arial"/>
          <w:sz w:val="22"/>
          <w:rPrChange w:id="1233" w:author="Guo, Shicheng" w:date="2019-11-07T17:21:00Z">
            <w:rPr>
              <w:rFonts w:ascii="Times New Roman" w:hAnsi="Times New Roman" w:cs="Times New Roman"/>
              <w:sz w:val="24"/>
              <w:szCs w:val="24"/>
            </w:rPr>
          </w:rPrChange>
        </w:rPr>
        <w:t xml:space="preserve"> in each case were enriched in particular functional genomic categories.</w:t>
      </w:r>
      <w:r w:rsidR="00AF7A62" w:rsidRPr="00BE3786">
        <w:rPr>
          <w:rFonts w:ascii="Arial" w:hAnsi="Arial" w:cs="Arial"/>
          <w:sz w:val="22"/>
          <w:rPrChange w:id="1234" w:author="Guo, Shicheng" w:date="2019-11-07T17:21:00Z">
            <w:rPr>
              <w:rFonts w:ascii="Times New Roman" w:hAnsi="Times New Roman" w:cs="Times New Roman"/>
              <w:sz w:val="24"/>
              <w:szCs w:val="24"/>
            </w:rPr>
          </w:rPrChange>
        </w:rPr>
        <w:t xml:space="preserve"> </w:t>
      </w:r>
      <w:r w:rsidR="00AF7A62" w:rsidRPr="00BE3786">
        <w:rPr>
          <w:rFonts w:ascii="Arial" w:hAnsi="Arial" w:cs="Arial"/>
          <w:sz w:val="22"/>
          <w:rPrChange w:id="1235" w:author="Guo, Shicheng" w:date="2019-11-07T17:21:00Z">
            <w:rPr>
              <w:rFonts w:ascii="Times New Roman" w:hAnsi="Times New Roman" w:cs="Times New Roman"/>
              <w:sz w:val="24"/>
              <w:szCs w:val="24"/>
            </w:rPr>
          </w:rPrChange>
        </w:rPr>
        <w:lastRenderedPageBreak/>
        <w:t xml:space="preserve">KEGG functional analysis of the genes with shared DMRs showed that they were enriched in </w:t>
      </w:r>
      <w:r w:rsidR="005558A9" w:rsidRPr="00BE3786">
        <w:rPr>
          <w:rFonts w:ascii="Arial" w:hAnsi="Arial" w:cs="Arial"/>
          <w:sz w:val="22"/>
          <w:rPrChange w:id="1236" w:author="Guo, Shicheng" w:date="2019-11-07T17:21:00Z">
            <w:rPr>
              <w:rFonts w:ascii="Times New Roman" w:hAnsi="Times New Roman" w:cs="Times New Roman"/>
              <w:sz w:val="24"/>
              <w:szCs w:val="24"/>
            </w:rPr>
          </w:rPrChange>
        </w:rPr>
        <w:t>some cancer-related pathway, such as Signaling by Receptor Tyrosine Kinases, Signaling by Rho GTPases, Neuronal System</w:t>
      </w:r>
      <w:r w:rsidR="00574CD6" w:rsidRPr="00BE3786">
        <w:rPr>
          <w:rFonts w:ascii="Arial" w:hAnsi="Arial" w:cs="Arial"/>
          <w:sz w:val="22"/>
          <w:rPrChange w:id="1237" w:author="Guo, Shicheng" w:date="2019-11-07T17:21:00Z">
            <w:rPr>
              <w:rFonts w:ascii="Times New Roman" w:hAnsi="Times New Roman" w:cs="Times New Roman"/>
              <w:sz w:val="24"/>
              <w:szCs w:val="24"/>
            </w:rPr>
          </w:rPrChange>
        </w:rPr>
        <w:t xml:space="preserve"> (Fig.</w:t>
      </w:r>
      <w:r w:rsidR="00A87828" w:rsidRPr="00BE3786">
        <w:rPr>
          <w:rFonts w:ascii="Arial" w:hAnsi="Arial" w:cs="Arial"/>
          <w:sz w:val="22"/>
          <w:rPrChange w:id="1238" w:author="Guo, Shicheng" w:date="2019-11-07T17:21:00Z">
            <w:rPr>
              <w:rFonts w:ascii="Times New Roman" w:hAnsi="Times New Roman" w:cs="Times New Roman"/>
              <w:sz w:val="24"/>
              <w:szCs w:val="24"/>
            </w:rPr>
          </w:rPrChange>
        </w:rPr>
        <w:t>S3</w:t>
      </w:r>
      <w:r w:rsidR="00574CD6" w:rsidRPr="00BE3786">
        <w:rPr>
          <w:rFonts w:ascii="Arial" w:hAnsi="Arial" w:cs="Arial"/>
          <w:sz w:val="22"/>
          <w:rPrChange w:id="1239" w:author="Guo, Shicheng" w:date="2019-11-07T17:21:00Z">
            <w:rPr>
              <w:rFonts w:ascii="Times New Roman" w:hAnsi="Times New Roman" w:cs="Times New Roman"/>
              <w:sz w:val="24"/>
              <w:szCs w:val="24"/>
            </w:rPr>
          </w:rPrChange>
        </w:rPr>
        <w:t>).</w:t>
      </w:r>
      <w:r w:rsidR="00AF7A62" w:rsidRPr="00BE3786">
        <w:rPr>
          <w:rFonts w:ascii="Arial" w:hAnsi="Arial" w:cs="Arial"/>
          <w:sz w:val="22"/>
          <w:rPrChange w:id="1240" w:author="Guo, Shicheng" w:date="2019-11-07T17:21:00Z">
            <w:rPr>
              <w:rFonts w:ascii="Times New Roman" w:hAnsi="Times New Roman" w:cs="Times New Roman"/>
              <w:sz w:val="24"/>
              <w:szCs w:val="24"/>
            </w:rPr>
          </w:rPrChange>
        </w:rPr>
        <w:t xml:space="preserve"> </w:t>
      </w:r>
      <w:r w:rsidR="00574CD6" w:rsidRPr="00BE3786">
        <w:rPr>
          <w:rFonts w:ascii="Arial" w:hAnsi="Arial" w:cs="Arial"/>
          <w:sz w:val="22"/>
          <w:rPrChange w:id="1241" w:author="Guo, Shicheng" w:date="2019-11-07T17:21:00Z">
            <w:rPr>
              <w:rFonts w:ascii="Times New Roman" w:hAnsi="Times New Roman" w:cs="Times New Roman"/>
              <w:sz w:val="24"/>
              <w:szCs w:val="24"/>
            </w:rPr>
          </w:rPrChange>
        </w:rPr>
        <w:t xml:space="preserve">However, these shared DMRs most located in introns, and no invariably-hypermethylated promoters were enriched in KEGG pathway. These results suggested </w:t>
      </w:r>
      <w:r w:rsidR="005136D5" w:rsidRPr="00BE3786">
        <w:rPr>
          <w:rFonts w:ascii="Arial" w:hAnsi="Arial" w:cs="Arial"/>
          <w:sz w:val="22"/>
          <w:rPrChange w:id="1242" w:author="Guo, Shicheng" w:date="2019-11-07T17:21:00Z">
            <w:rPr>
              <w:rFonts w:ascii="Times New Roman" w:hAnsi="Times New Roman" w:cs="Times New Roman"/>
              <w:sz w:val="24"/>
              <w:szCs w:val="24"/>
            </w:rPr>
          </w:rPrChange>
        </w:rPr>
        <w:t>DNA methylation likely contributes to tumor progression</w:t>
      </w:r>
      <w:r w:rsidR="00404BD1" w:rsidRPr="00BE3786">
        <w:rPr>
          <w:rFonts w:ascii="Arial" w:hAnsi="Arial" w:cs="Arial"/>
          <w:sz w:val="22"/>
          <w:rPrChange w:id="1243" w:author="Guo, Shicheng" w:date="2019-11-07T17:21:00Z">
            <w:rPr>
              <w:rFonts w:ascii="Times New Roman" w:hAnsi="Times New Roman" w:cs="Times New Roman"/>
              <w:sz w:val="24"/>
              <w:szCs w:val="24"/>
            </w:rPr>
          </w:rPrChange>
        </w:rPr>
        <w:t xml:space="preserve"> and lead</w:t>
      </w:r>
      <w:r w:rsidR="00D0597E" w:rsidRPr="00BE3786">
        <w:rPr>
          <w:rFonts w:ascii="Arial" w:hAnsi="Arial" w:cs="Arial"/>
          <w:sz w:val="22"/>
          <w:rPrChange w:id="1244" w:author="Guo, Shicheng" w:date="2019-11-07T17:21:00Z">
            <w:rPr>
              <w:rFonts w:ascii="Times New Roman" w:hAnsi="Times New Roman" w:cs="Times New Roman"/>
              <w:sz w:val="24"/>
              <w:szCs w:val="24"/>
            </w:rPr>
          </w:rPrChange>
        </w:rPr>
        <w:t>s</w:t>
      </w:r>
      <w:r w:rsidR="00404BD1" w:rsidRPr="00BE3786">
        <w:rPr>
          <w:rFonts w:ascii="Arial" w:hAnsi="Arial" w:cs="Arial"/>
          <w:sz w:val="22"/>
          <w:rPrChange w:id="1245" w:author="Guo, Shicheng" w:date="2019-11-07T17:21:00Z">
            <w:rPr>
              <w:rFonts w:ascii="Times New Roman" w:hAnsi="Times New Roman" w:cs="Times New Roman"/>
              <w:sz w:val="24"/>
              <w:szCs w:val="24"/>
            </w:rPr>
          </w:rPrChange>
        </w:rPr>
        <w:t xml:space="preserve"> to cell diversification </w:t>
      </w:r>
      <w:r w:rsidR="005136D5" w:rsidRPr="00BE3786">
        <w:rPr>
          <w:rFonts w:ascii="Arial" w:hAnsi="Arial" w:cs="Arial"/>
          <w:sz w:val="22"/>
          <w:rPrChange w:id="1246" w:author="Guo, Shicheng" w:date="2019-11-07T17:21:00Z">
            <w:rPr>
              <w:rFonts w:ascii="Times New Roman" w:hAnsi="Times New Roman" w:cs="Times New Roman"/>
              <w:sz w:val="24"/>
              <w:szCs w:val="24"/>
            </w:rPr>
          </w:rPrChange>
        </w:rPr>
        <w:t>in the late stage.</w:t>
      </w:r>
    </w:p>
    <w:p w14:paraId="70450DFC" w14:textId="43D137A9" w:rsidR="0079156B" w:rsidRPr="00BE3786" w:rsidRDefault="00376A56" w:rsidP="00BE3786">
      <w:pPr>
        <w:spacing w:beforeLines="50" w:before="156" w:afterLines="50" w:after="156"/>
        <w:rPr>
          <w:rFonts w:ascii="Arial" w:hAnsi="Arial" w:cs="Arial"/>
          <w:sz w:val="22"/>
          <w:rPrChange w:id="1247" w:author="Guo, Shicheng" w:date="2019-11-07T17:21:00Z">
            <w:rPr>
              <w:rFonts w:ascii="Times New Roman" w:hAnsi="Times New Roman" w:cs="Times New Roman"/>
              <w:sz w:val="24"/>
              <w:szCs w:val="24"/>
            </w:rPr>
          </w:rPrChange>
        </w:rPr>
        <w:pPrChange w:id="1248" w:author="Guo, Shicheng" w:date="2019-11-07T17:21:00Z">
          <w:pPr>
            <w:spacing w:beforeLines="50" w:before="156" w:afterLines="50" w:after="156" w:line="360" w:lineRule="auto"/>
          </w:pPr>
        </w:pPrChange>
      </w:pPr>
      <w:r w:rsidRPr="00BE3786">
        <w:rPr>
          <w:rFonts w:ascii="Arial" w:hAnsi="Arial" w:cs="Arial"/>
          <w:noProof/>
          <w:sz w:val="22"/>
          <w:lang w:eastAsia="en-US"/>
          <w:rPrChange w:id="1249" w:author="Guo, Shicheng" w:date="2019-11-07T17:21:00Z">
            <w:rPr>
              <w:noProof/>
              <w:lang w:eastAsia="en-US"/>
            </w:rPr>
          </w:rPrChange>
        </w:rPr>
        <w:drawing>
          <wp:inline distT="0" distB="0" distL="0" distR="0" wp14:anchorId="6B1D3CC4" wp14:editId="5F22BC7F">
            <wp:extent cx="5274310" cy="29686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8625"/>
                    </a:xfrm>
                    <a:prstGeom prst="rect">
                      <a:avLst/>
                    </a:prstGeom>
                  </pic:spPr>
                </pic:pic>
              </a:graphicData>
            </a:graphic>
          </wp:inline>
        </w:drawing>
      </w:r>
      <w:r w:rsidR="0079156B" w:rsidRPr="00BE3786">
        <w:rPr>
          <w:rFonts w:ascii="Arial" w:hAnsi="Arial" w:cs="Arial"/>
          <w:noProof/>
          <w:sz w:val="22"/>
          <w:lang w:eastAsia="en-US"/>
          <w:rPrChange w:id="1250" w:author="Guo, Shicheng" w:date="2019-11-07T17:21:00Z">
            <w:rPr>
              <w:noProof/>
              <w:lang w:eastAsia="en-US"/>
            </w:rPr>
          </w:rPrChange>
        </w:rPr>
        <w:drawing>
          <wp:inline distT="0" distB="0" distL="0" distR="0" wp14:anchorId="5F23C95F" wp14:editId="79A4D6CC">
            <wp:extent cx="5274310" cy="14484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48435"/>
                    </a:xfrm>
                    <a:prstGeom prst="rect">
                      <a:avLst/>
                    </a:prstGeom>
                  </pic:spPr>
                </pic:pic>
              </a:graphicData>
            </a:graphic>
          </wp:inline>
        </w:drawing>
      </w:r>
    </w:p>
    <w:p w14:paraId="38D6AA54" w14:textId="57FE6D58" w:rsidR="0030788B" w:rsidRPr="00BE3786" w:rsidRDefault="0030788B" w:rsidP="00BE3786">
      <w:pPr>
        <w:widowControl/>
        <w:rPr>
          <w:rFonts w:ascii="Arial" w:hAnsi="Arial" w:cs="Arial"/>
          <w:sz w:val="22"/>
          <w:rPrChange w:id="1251" w:author="Guo, Shicheng" w:date="2019-11-07T17:21:00Z">
            <w:rPr>
              <w:rFonts w:ascii="Times New Roman" w:hAnsi="Times New Roman" w:cs="Times New Roman"/>
              <w:sz w:val="24"/>
              <w:szCs w:val="24"/>
            </w:rPr>
          </w:rPrChange>
        </w:rPr>
        <w:pPrChange w:id="1252" w:author="Guo, Shicheng" w:date="2019-11-07T17:21:00Z">
          <w:pPr>
            <w:widowControl/>
            <w:spacing w:line="360" w:lineRule="auto"/>
          </w:pPr>
        </w:pPrChange>
      </w:pPr>
      <w:r w:rsidRPr="00BE3786">
        <w:rPr>
          <w:rFonts w:ascii="Arial" w:hAnsi="Arial" w:cs="Arial"/>
          <w:sz w:val="22"/>
          <w:rPrChange w:id="1253" w:author="Guo, Shicheng" w:date="2019-11-07T17:21:00Z">
            <w:rPr>
              <w:rFonts w:ascii="Times New Roman" w:hAnsi="Times New Roman" w:cs="Times New Roman"/>
              <w:sz w:val="24"/>
              <w:szCs w:val="24"/>
            </w:rPr>
          </w:rPrChange>
        </w:rPr>
        <w:t xml:space="preserve">Fig. 7 </w:t>
      </w:r>
      <w:r w:rsidR="00FF61D0" w:rsidRPr="00BE3786">
        <w:rPr>
          <w:rFonts w:ascii="Arial" w:hAnsi="Arial" w:cs="Arial"/>
          <w:sz w:val="22"/>
          <w:rPrChange w:id="1254" w:author="Guo, Shicheng" w:date="2019-11-07T17:21:00Z">
            <w:rPr>
              <w:rFonts w:ascii="Times New Roman" w:hAnsi="Times New Roman" w:cs="Times New Roman"/>
              <w:sz w:val="24"/>
              <w:szCs w:val="24"/>
            </w:rPr>
          </w:rPrChange>
        </w:rPr>
        <w:t>Epigenetic</w:t>
      </w:r>
      <w:r w:rsidR="006B34AB" w:rsidRPr="00BE3786">
        <w:rPr>
          <w:rFonts w:ascii="Arial" w:hAnsi="Arial" w:cs="Arial"/>
          <w:sz w:val="22"/>
          <w:rPrChange w:id="1255" w:author="Guo, Shicheng" w:date="2019-11-07T17:21:00Z">
            <w:rPr>
              <w:rFonts w:ascii="Times New Roman" w:hAnsi="Times New Roman" w:cs="Times New Roman"/>
              <w:sz w:val="24"/>
              <w:szCs w:val="24"/>
            </w:rPr>
          </w:rPrChange>
        </w:rPr>
        <w:t xml:space="preserve"> heterogeneity </w:t>
      </w:r>
      <w:r w:rsidR="00FF61D0" w:rsidRPr="00BE3786">
        <w:rPr>
          <w:rFonts w:ascii="Arial" w:hAnsi="Arial" w:cs="Arial"/>
          <w:sz w:val="22"/>
          <w:rPrChange w:id="1256" w:author="Guo, Shicheng" w:date="2019-11-07T17:21:00Z">
            <w:rPr>
              <w:rFonts w:ascii="Times New Roman" w:hAnsi="Times New Roman" w:cs="Times New Roman"/>
              <w:sz w:val="24"/>
              <w:szCs w:val="24"/>
            </w:rPr>
          </w:rPrChange>
        </w:rPr>
        <w:t>in PDACs. (A)</w:t>
      </w:r>
      <w:r w:rsidR="0079156B" w:rsidRPr="00BE3786">
        <w:rPr>
          <w:rFonts w:ascii="Arial" w:hAnsi="Arial" w:cs="Arial"/>
          <w:sz w:val="22"/>
          <w:rPrChange w:id="1257" w:author="Guo, Shicheng" w:date="2019-11-07T17:21:00Z">
            <w:rPr>
              <w:rFonts w:ascii="Times New Roman" w:hAnsi="Times New Roman" w:cs="Times New Roman"/>
              <w:sz w:val="24"/>
              <w:szCs w:val="24"/>
            </w:rPr>
          </w:rPrChange>
        </w:rPr>
        <w:t xml:space="preserve"> Phyloepigenetic trees.</w:t>
      </w:r>
      <w:r w:rsidR="00FF61D0" w:rsidRPr="00BE3786">
        <w:rPr>
          <w:rFonts w:ascii="Arial" w:hAnsi="Arial" w:cs="Arial"/>
          <w:sz w:val="22"/>
          <w:rPrChange w:id="1258" w:author="Guo, Shicheng" w:date="2019-11-07T17:21:00Z">
            <w:rPr>
              <w:rFonts w:ascii="Times New Roman" w:hAnsi="Times New Roman" w:cs="Times New Roman"/>
              <w:sz w:val="24"/>
              <w:szCs w:val="24"/>
            </w:rPr>
          </w:rPrChange>
        </w:rPr>
        <w:t xml:space="preserve"> </w:t>
      </w:r>
      <w:r w:rsidR="005558A9" w:rsidRPr="00BE3786">
        <w:rPr>
          <w:rFonts w:ascii="Arial" w:hAnsi="Arial" w:cs="Arial"/>
          <w:sz w:val="22"/>
          <w:rPrChange w:id="1259" w:author="Guo, Shicheng" w:date="2019-11-07T17:21:00Z">
            <w:rPr>
              <w:rFonts w:ascii="Times New Roman" w:hAnsi="Times New Roman" w:cs="Times New Roman"/>
              <w:sz w:val="24"/>
              <w:szCs w:val="24"/>
            </w:rPr>
          </w:rPrChange>
        </w:rPr>
        <w:t>Yellow denotes high similarity and blue indicates low similarity.</w:t>
      </w:r>
      <w:r w:rsidR="00FF61D0" w:rsidRPr="00BE3786">
        <w:rPr>
          <w:rFonts w:ascii="Arial" w:hAnsi="Arial" w:cs="Arial"/>
          <w:sz w:val="22"/>
          <w:rPrChange w:id="1260" w:author="Guo, Shicheng" w:date="2019-11-07T17:21:00Z">
            <w:rPr>
              <w:rFonts w:ascii="Times New Roman" w:hAnsi="Times New Roman" w:cs="Times New Roman"/>
              <w:sz w:val="24"/>
              <w:szCs w:val="24"/>
            </w:rPr>
          </w:rPrChange>
        </w:rPr>
        <w:t xml:space="preserve"> </w:t>
      </w:r>
      <w:r w:rsidR="00EF145A" w:rsidRPr="00BE3786">
        <w:rPr>
          <w:rFonts w:ascii="Arial" w:hAnsi="Arial" w:cs="Arial"/>
          <w:sz w:val="22"/>
          <w:rPrChange w:id="1261" w:author="Guo, Shicheng" w:date="2019-11-07T17:21:00Z">
            <w:rPr>
              <w:rFonts w:ascii="Times New Roman" w:hAnsi="Times New Roman" w:cs="Times New Roman"/>
              <w:sz w:val="24"/>
              <w:szCs w:val="24"/>
            </w:rPr>
          </w:rPrChange>
        </w:rPr>
        <w:t xml:space="preserve">(B) </w:t>
      </w:r>
      <w:r w:rsidR="0079156B" w:rsidRPr="00BE3786">
        <w:rPr>
          <w:rFonts w:ascii="Arial" w:hAnsi="Arial" w:cs="Arial"/>
          <w:sz w:val="22"/>
          <w:rPrChange w:id="1262" w:author="Guo, Shicheng" w:date="2019-11-07T17:21:00Z">
            <w:rPr>
              <w:rFonts w:ascii="Times New Roman" w:hAnsi="Times New Roman" w:cs="Times New Roman"/>
              <w:sz w:val="24"/>
              <w:szCs w:val="24"/>
            </w:rPr>
          </w:rPrChange>
        </w:rPr>
        <w:t xml:space="preserve">Heatmap of DMRs shared by 26 lesions of seven patients with PDACs. </w:t>
      </w:r>
      <w:r w:rsidR="00FF61D0" w:rsidRPr="00BE3786">
        <w:rPr>
          <w:rFonts w:ascii="Arial" w:hAnsi="Arial" w:cs="Arial"/>
          <w:sz w:val="22"/>
          <w:rPrChange w:id="1263" w:author="Guo, Shicheng" w:date="2019-11-07T17:21:00Z">
            <w:rPr>
              <w:rFonts w:ascii="Times New Roman" w:hAnsi="Times New Roman" w:cs="Times New Roman"/>
              <w:sz w:val="24"/>
              <w:szCs w:val="24"/>
            </w:rPr>
          </w:rPrChange>
        </w:rPr>
        <w:t xml:space="preserve">(C) </w:t>
      </w:r>
      <w:r w:rsidR="0079156B" w:rsidRPr="00BE3786">
        <w:rPr>
          <w:rFonts w:ascii="Arial" w:hAnsi="Arial" w:cs="Arial"/>
          <w:sz w:val="22"/>
          <w:rPrChange w:id="1264" w:author="Guo, Shicheng" w:date="2019-11-07T17:21:00Z">
            <w:rPr>
              <w:rFonts w:ascii="Times New Roman" w:hAnsi="Times New Roman" w:cs="Times New Roman"/>
              <w:sz w:val="24"/>
              <w:szCs w:val="24"/>
            </w:rPr>
          </w:rPrChange>
        </w:rPr>
        <w:t>Venn diagram illustrating the distributions of DMRs in the 26 lesions.</w:t>
      </w:r>
      <w:r w:rsidR="00FF61D0" w:rsidRPr="00BE3786">
        <w:rPr>
          <w:rFonts w:ascii="Arial" w:hAnsi="Arial" w:cs="Arial"/>
          <w:sz w:val="22"/>
          <w:rPrChange w:id="1265" w:author="Guo, Shicheng" w:date="2019-11-07T17:21:00Z">
            <w:rPr>
              <w:rFonts w:ascii="Times New Roman" w:hAnsi="Times New Roman" w:cs="Times New Roman"/>
              <w:sz w:val="24"/>
              <w:szCs w:val="24"/>
            </w:rPr>
          </w:rPrChange>
        </w:rPr>
        <w:t xml:space="preserve">(D) Heatmaps show the heterogeneity with top 2000 most </w:t>
      </w:r>
      <w:bookmarkStart w:id="1266" w:name="_Hlk22213822"/>
      <w:r w:rsidR="00FF61D0" w:rsidRPr="00BE3786">
        <w:rPr>
          <w:rFonts w:ascii="Arial" w:hAnsi="Arial" w:cs="Arial"/>
          <w:sz w:val="22"/>
          <w:rPrChange w:id="1267" w:author="Guo, Shicheng" w:date="2019-11-07T17:21:00Z">
            <w:rPr>
              <w:rFonts w:ascii="Times New Roman" w:hAnsi="Times New Roman" w:cs="Times New Roman"/>
              <w:sz w:val="24"/>
              <w:szCs w:val="24"/>
            </w:rPr>
          </w:rPrChange>
        </w:rPr>
        <w:t>hypermethylated</w:t>
      </w:r>
      <w:bookmarkEnd w:id="1266"/>
      <w:r w:rsidR="00FF61D0" w:rsidRPr="00BE3786">
        <w:rPr>
          <w:rFonts w:ascii="Arial" w:hAnsi="Arial" w:cs="Arial"/>
          <w:sz w:val="22"/>
          <w:rPrChange w:id="1268" w:author="Guo, Shicheng" w:date="2019-11-07T17:21:00Z">
            <w:rPr>
              <w:rFonts w:ascii="Times New Roman" w:hAnsi="Times New Roman" w:cs="Times New Roman"/>
              <w:sz w:val="24"/>
              <w:szCs w:val="24"/>
            </w:rPr>
          </w:rPrChange>
        </w:rPr>
        <w:t xml:space="preserve"> regions</w:t>
      </w:r>
      <w:r w:rsidR="00AF7A62" w:rsidRPr="00BE3786">
        <w:rPr>
          <w:rFonts w:ascii="Arial" w:hAnsi="Arial" w:cs="Arial"/>
          <w:sz w:val="22"/>
          <w:rPrChange w:id="1269" w:author="Guo, Shicheng" w:date="2019-11-07T17:21:00Z">
            <w:rPr>
              <w:rFonts w:ascii="Times New Roman" w:hAnsi="Times New Roman" w:cs="Times New Roman"/>
              <w:sz w:val="24"/>
              <w:szCs w:val="24"/>
            </w:rPr>
          </w:rPrChange>
        </w:rPr>
        <w:t>.</w:t>
      </w:r>
      <w:bookmarkStart w:id="1270" w:name="OLE_LINK61"/>
      <w:bookmarkStart w:id="1271" w:name="OLE_LINK62"/>
      <w:r w:rsidR="00AF7A62" w:rsidRPr="00BE3786">
        <w:rPr>
          <w:rFonts w:ascii="Arial" w:hAnsi="Arial" w:cs="Arial"/>
          <w:sz w:val="22"/>
          <w:rPrChange w:id="1272" w:author="Guo, Shicheng" w:date="2019-11-07T17:21:00Z">
            <w:rPr>
              <w:rFonts w:ascii="Times New Roman" w:hAnsi="Times New Roman" w:cs="Times New Roman"/>
              <w:sz w:val="24"/>
              <w:szCs w:val="24"/>
            </w:rPr>
          </w:rPrChange>
        </w:rPr>
        <w:t xml:space="preserve"> Blue denotes low and </w:t>
      </w:r>
      <w:r w:rsidR="005558A9" w:rsidRPr="00BE3786">
        <w:rPr>
          <w:rFonts w:ascii="Arial" w:hAnsi="Arial" w:cs="Arial"/>
          <w:sz w:val="22"/>
          <w:rPrChange w:id="1273" w:author="Guo, Shicheng" w:date="2019-11-07T17:21:00Z">
            <w:rPr>
              <w:rFonts w:ascii="Times New Roman" w:hAnsi="Times New Roman" w:cs="Times New Roman"/>
              <w:sz w:val="24"/>
              <w:szCs w:val="24"/>
            </w:rPr>
          </w:rPrChange>
        </w:rPr>
        <w:t>red</w:t>
      </w:r>
      <w:r w:rsidR="00AF7A62" w:rsidRPr="00BE3786">
        <w:rPr>
          <w:rFonts w:ascii="Arial" w:hAnsi="Arial" w:cs="Arial"/>
          <w:sz w:val="22"/>
          <w:rPrChange w:id="1274" w:author="Guo, Shicheng" w:date="2019-11-07T17:21:00Z">
            <w:rPr>
              <w:rFonts w:ascii="Times New Roman" w:hAnsi="Times New Roman" w:cs="Times New Roman"/>
              <w:sz w:val="24"/>
              <w:szCs w:val="24"/>
            </w:rPr>
          </w:rPrChange>
        </w:rPr>
        <w:t xml:space="preserve"> indicates high methylation level.</w:t>
      </w:r>
      <w:bookmarkEnd w:id="1270"/>
      <w:bookmarkEnd w:id="1271"/>
    </w:p>
    <w:p w14:paraId="705D59DA" w14:textId="4B2B2FB8" w:rsidR="0030788B" w:rsidRPr="00BE3786" w:rsidRDefault="0030788B" w:rsidP="00BE3786">
      <w:pPr>
        <w:spacing w:beforeLines="50" w:before="156" w:afterLines="50" w:after="156"/>
        <w:rPr>
          <w:ins w:id="1275" w:author="Guo, Shicheng" w:date="2019-11-07T17:20:00Z"/>
          <w:rFonts w:ascii="Arial" w:hAnsi="Arial" w:cs="Arial"/>
          <w:sz w:val="22"/>
          <w:rPrChange w:id="1276" w:author="Guo, Shicheng" w:date="2019-11-07T17:21:00Z">
            <w:rPr>
              <w:ins w:id="1277" w:author="Guo, Shicheng" w:date="2019-11-07T17:20:00Z"/>
              <w:rFonts w:ascii="Times New Roman" w:hAnsi="Times New Roman" w:cs="Times New Roman"/>
              <w:sz w:val="24"/>
              <w:szCs w:val="24"/>
            </w:rPr>
          </w:rPrChange>
        </w:rPr>
        <w:pPrChange w:id="1278" w:author="Guo, Shicheng" w:date="2019-11-07T17:21:00Z">
          <w:pPr>
            <w:spacing w:beforeLines="50" w:before="156" w:afterLines="50" w:after="156" w:line="360" w:lineRule="auto"/>
          </w:pPr>
        </w:pPrChange>
      </w:pPr>
    </w:p>
    <w:p w14:paraId="52D29483" w14:textId="6A5FADA9" w:rsidR="00BE3786" w:rsidRPr="00B70276" w:rsidRDefault="00BE3786" w:rsidP="00BE3786">
      <w:pPr>
        <w:spacing w:beforeLines="50" w:before="156" w:afterLines="50" w:after="156"/>
        <w:rPr>
          <w:ins w:id="1279" w:author="Guo, Shicheng" w:date="2019-11-07T17:21:00Z"/>
          <w:rFonts w:ascii="Arial" w:hAnsi="Arial" w:cs="Arial"/>
          <w:b/>
          <w:sz w:val="22"/>
          <w:rPrChange w:id="1280" w:author="Guo, Shicheng" w:date="2019-11-07T18:58:00Z">
            <w:rPr>
              <w:ins w:id="1281" w:author="Guo, Shicheng" w:date="2019-11-07T17:21:00Z"/>
              <w:rFonts w:ascii="Arial" w:hAnsi="Arial" w:cs="Arial"/>
              <w:sz w:val="22"/>
            </w:rPr>
          </w:rPrChange>
        </w:rPr>
        <w:pPrChange w:id="1282" w:author="Guo, Shicheng" w:date="2019-11-07T17:21:00Z">
          <w:pPr>
            <w:spacing w:beforeLines="50" w:before="156" w:afterLines="50" w:after="156" w:line="360" w:lineRule="auto"/>
          </w:pPr>
        </w:pPrChange>
      </w:pPr>
      <w:ins w:id="1283" w:author="Guo, Shicheng" w:date="2019-11-07T17:20:00Z">
        <w:r w:rsidRPr="00B70276">
          <w:rPr>
            <w:rFonts w:ascii="Arial" w:hAnsi="Arial" w:cs="Arial"/>
            <w:b/>
            <w:sz w:val="22"/>
            <w:rPrChange w:id="1284" w:author="Guo, Shicheng" w:date="2019-11-07T18:58:00Z">
              <w:rPr>
                <w:rFonts w:ascii="Times New Roman" w:hAnsi="Times New Roman" w:cs="Times New Roman"/>
                <w:sz w:val="24"/>
                <w:szCs w:val="24"/>
              </w:rPr>
            </w:rPrChange>
          </w:rPr>
          <w:t>Identification of tumor mutation burden related differential gene expression</w:t>
        </w:r>
      </w:ins>
      <w:ins w:id="1285" w:author="Guo, Shicheng" w:date="2019-11-07T17:21:00Z">
        <w:r w:rsidRPr="00B70276">
          <w:rPr>
            <w:rFonts w:ascii="Arial" w:hAnsi="Arial" w:cs="Arial"/>
            <w:b/>
            <w:sz w:val="22"/>
            <w:rPrChange w:id="1286" w:author="Guo, Shicheng" w:date="2019-11-07T18:58:00Z">
              <w:rPr>
                <w:rFonts w:ascii="Times New Roman" w:hAnsi="Times New Roman" w:cs="Times New Roman"/>
                <w:sz w:val="24"/>
                <w:szCs w:val="24"/>
              </w:rPr>
            </w:rPrChange>
          </w:rPr>
          <w:t xml:space="preserve"> (DEG)</w:t>
        </w:r>
      </w:ins>
      <w:ins w:id="1287" w:author="Guo, Shicheng" w:date="2019-11-07T17:20:00Z">
        <w:r w:rsidRPr="00B70276">
          <w:rPr>
            <w:rFonts w:ascii="Arial" w:hAnsi="Arial" w:cs="Arial"/>
            <w:b/>
            <w:sz w:val="22"/>
            <w:rPrChange w:id="1288" w:author="Guo, Shicheng" w:date="2019-11-07T18:58:00Z">
              <w:rPr>
                <w:rFonts w:ascii="Times New Roman" w:hAnsi="Times New Roman" w:cs="Times New Roman"/>
                <w:sz w:val="24"/>
                <w:szCs w:val="24"/>
              </w:rPr>
            </w:rPrChange>
          </w:rPr>
          <w:t xml:space="preserve"> and </w:t>
        </w:r>
      </w:ins>
      <w:ins w:id="1289" w:author="Guo, Shicheng" w:date="2019-11-07T17:21:00Z">
        <w:r w:rsidRPr="00B70276">
          <w:rPr>
            <w:rFonts w:ascii="Arial" w:hAnsi="Arial" w:cs="Arial"/>
            <w:b/>
            <w:sz w:val="22"/>
            <w:rPrChange w:id="1290" w:author="Guo, Shicheng" w:date="2019-11-07T18:58:00Z">
              <w:rPr>
                <w:rFonts w:ascii="Times New Roman" w:hAnsi="Times New Roman" w:cs="Times New Roman"/>
                <w:sz w:val="24"/>
                <w:szCs w:val="24"/>
              </w:rPr>
            </w:rPrChange>
          </w:rPr>
          <w:t>differential</w:t>
        </w:r>
      </w:ins>
      <w:ins w:id="1291" w:author="Guo, Shicheng" w:date="2019-11-07T17:20:00Z">
        <w:r w:rsidRPr="00B70276">
          <w:rPr>
            <w:rFonts w:ascii="Arial" w:hAnsi="Arial" w:cs="Arial"/>
            <w:b/>
            <w:sz w:val="22"/>
            <w:rPrChange w:id="1292" w:author="Guo, Shicheng" w:date="2019-11-07T18:58:00Z">
              <w:rPr>
                <w:rFonts w:ascii="Times New Roman" w:hAnsi="Times New Roman" w:cs="Times New Roman"/>
                <w:sz w:val="24"/>
                <w:szCs w:val="24"/>
              </w:rPr>
            </w:rPrChange>
          </w:rPr>
          <w:t xml:space="preserve"> </w:t>
        </w:r>
      </w:ins>
      <w:ins w:id="1293" w:author="Guo, Shicheng" w:date="2019-11-07T17:21:00Z">
        <w:r w:rsidRPr="00B70276">
          <w:rPr>
            <w:rFonts w:ascii="Arial" w:hAnsi="Arial" w:cs="Arial"/>
            <w:b/>
            <w:sz w:val="22"/>
            <w:rPrChange w:id="1294" w:author="Guo, Shicheng" w:date="2019-11-07T18:58:00Z">
              <w:rPr>
                <w:rFonts w:ascii="Times New Roman" w:hAnsi="Times New Roman" w:cs="Times New Roman"/>
                <w:sz w:val="24"/>
                <w:szCs w:val="24"/>
              </w:rPr>
            </w:rPrChange>
          </w:rPr>
          <w:t>methylation regions (DMR)</w:t>
        </w:r>
      </w:ins>
    </w:p>
    <w:p w14:paraId="73961D4F" w14:textId="6437C8B8" w:rsidR="00BE3786" w:rsidRDefault="00BE3786" w:rsidP="00BE3786">
      <w:pPr>
        <w:spacing w:beforeLines="50" w:before="156" w:afterLines="50" w:after="156"/>
        <w:rPr>
          <w:ins w:id="1295" w:author="Guo, Shicheng" w:date="2019-11-07T19:44:00Z"/>
          <w:rFonts w:ascii="Arial" w:hAnsi="Arial" w:cs="Arial"/>
          <w:sz w:val="22"/>
        </w:rPr>
        <w:pPrChange w:id="1296" w:author="Guo, Shicheng" w:date="2019-11-07T17:21:00Z">
          <w:pPr>
            <w:spacing w:beforeLines="50" w:before="156" w:afterLines="50" w:after="156" w:line="360" w:lineRule="auto"/>
          </w:pPr>
        </w:pPrChange>
      </w:pPr>
      <w:ins w:id="1297" w:author="Guo, Shicheng" w:date="2019-11-07T17:21:00Z">
        <w:r>
          <w:rPr>
            <w:rFonts w:ascii="Arial" w:hAnsi="Arial" w:cs="Arial"/>
            <w:sz w:val="22"/>
          </w:rPr>
          <w:t xml:space="preserve">In order to investigate the multi-omics data interaction, we </w:t>
        </w:r>
      </w:ins>
      <w:ins w:id="1298" w:author="Guo, Shicheng" w:date="2019-11-07T18:52:00Z">
        <w:r w:rsidR="000F3089">
          <w:rPr>
            <w:rFonts w:ascii="Arial" w:hAnsi="Arial" w:cs="Arial"/>
            <w:sz w:val="22"/>
          </w:rPr>
          <w:t xml:space="preserve">investigated </w:t>
        </w:r>
      </w:ins>
      <w:ins w:id="1299" w:author="Guo, Shicheng" w:date="2019-11-07T18:53:00Z">
        <w:r w:rsidR="000F3089" w:rsidRPr="0046322A">
          <w:rPr>
            <w:rFonts w:ascii="Arial" w:hAnsi="Arial" w:cs="Arial"/>
            <w:sz w:val="22"/>
          </w:rPr>
          <w:t>tumor mutation burden related differential gene expression (DEG) and differential methylation regions (DMR)</w:t>
        </w:r>
        <w:r w:rsidR="000F3089">
          <w:rPr>
            <w:rFonts w:ascii="Arial" w:hAnsi="Arial" w:cs="Arial"/>
            <w:sz w:val="22"/>
          </w:rPr>
          <w:t xml:space="preserve">. In the TMB-related gene expression analysis, we </w:t>
        </w:r>
      </w:ins>
      <w:ins w:id="1300" w:author="Guo, Shicheng" w:date="2019-11-07T18:54:00Z">
        <w:r w:rsidR="000F3089">
          <w:rPr>
            <w:rFonts w:ascii="Arial" w:hAnsi="Arial" w:cs="Arial"/>
            <w:sz w:val="22"/>
          </w:rPr>
          <w:t xml:space="preserve">compared </w:t>
        </w:r>
      </w:ins>
      <w:ins w:id="1301" w:author="Guo, Shicheng" w:date="2019-11-07T18:53:00Z">
        <w:r w:rsidR="000F3089">
          <w:rPr>
            <w:rFonts w:ascii="Arial" w:hAnsi="Arial" w:cs="Arial"/>
            <w:sz w:val="22"/>
          </w:rPr>
          <w:t xml:space="preserve">the TMB </w:t>
        </w:r>
      </w:ins>
      <w:ins w:id="1302" w:author="Guo, Shicheng" w:date="2019-11-07T18:54:00Z">
        <w:r w:rsidR="000F3089">
          <w:rPr>
            <w:rFonts w:ascii="Arial" w:hAnsi="Arial" w:cs="Arial"/>
            <w:sz w:val="22"/>
          </w:rPr>
          <w:t xml:space="preserve">values </w:t>
        </w:r>
      </w:ins>
      <w:ins w:id="1303" w:author="Guo, Shicheng" w:date="2019-11-07T18:53:00Z">
        <w:r w:rsidR="000F3089">
          <w:rPr>
            <w:rFonts w:ascii="Arial" w:hAnsi="Arial" w:cs="Arial"/>
            <w:sz w:val="22"/>
          </w:rPr>
          <w:t>with difference of the</w:t>
        </w:r>
      </w:ins>
      <w:ins w:id="1304" w:author="Guo, Shicheng" w:date="2019-11-07T18:54:00Z">
        <w:r w:rsidR="000F3089">
          <w:rPr>
            <w:rFonts w:ascii="Arial" w:hAnsi="Arial" w:cs="Arial"/>
            <w:sz w:val="22"/>
          </w:rPr>
          <w:t xml:space="preserve"> each</w:t>
        </w:r>
      </w:ins>
      <w:ins w:id="1305" w:author="Guo, Shicheng" w:date="2019-11-07T18:53:00Z">
        <w:r w:rsidR="000F3089">
          <w:rPr>
            <w:rFonts w:ascii="Arial" w:hAnsi="Arial" w:cs="Arial"/>
            <w:sz w:val="22"/>
          </w:rPr>
          <w:t xml:space="preserve"> tumor sample from the corresponding normal sample. </w:t>
        </w:r>
      </w:ins>
      <w:ins w:id="1306" w:author="Guo, Shicheng" w:date="2019-11-07T18:54:00Z">
        <w:r w:rsidR="000F3089">
          <w:rPr>
            <w:rFonts w:ascii="Arial" w:hAnsi="Arial" w:cs="Arial"/>
            <w:sz w:val="22"/>
          </w:rPr>
          <w:t xml:space="preserve">Meanwhile, in order to </w:t>
        </w:r>
      </w:ins>
      <w:ins w:id="1307" w:author="Guo, Shicheng" w:date="2019-11-07T18:55:00Z">
        <w:r w:rsidR="000F3089">
          <w:rPr>
            <w:rFonts w:ascii="Arial" w:hAnsi="Arial" w:cs="Arial"/>
            <w:sz w:val="22"/>
          </w:rPr>
          <w:t xml:space="preserve">decrease the multiple test correction burden, we removed 30% small variant genes and </w:t>
        </w:r>
      </w:ins>
      <w:ins w:id="1308" w:author="Guo, Shicheng" w:date="2019-11-07T18:56:00Z">
        <w:r w:rsidR="000F3089">
          <w:rPr>
            <w:rFonts w:ascii="Arial" w:hAnsi="Arial" w:cs="Arial"/>
            <w:sz w:val="22"/>
          </w:rPr>
          <w:t>high correlated genes (R2&gt;0.6). Finally, we identified 26 interesting TMB related gene expression</w:t>
        </w:r>
      </w:ins>
      <w:ins w:id="1309" w:author="Guo, Shicheng" w:date="2019-11-07T23:54:00Z">
        <w:r w:rsidR="008F1425">
          <w:rPr>
            <w:rFonts w:ascii="Arial" w:hAnsi="Arial" w:cs="Arial"/>
            <w:sz w:val="22"/>
          </w:rPr>
          <w:t xml:space="preserve"> (P&lt;5.0x10</w:t>
        </w:r>
        <w:r w:rsidR="008F1425" w:rsidRPr="008F1425">
          <w:rPr>
            <w:rFonts w:ascii="Arial" w:hAnsi="Arial" w:cs="Arial"/>
            <w:sz w:val="22"/>
            <w:vertAlign w:val="superscript"/>
            <w:rPrChange w:id="1310" w:author="Guo, Shicheng" w:date="2019-11-07T23:54:00Z">
              <w:rPr>
                <w:rFonts w:ascii="Arial" w:hAnsi="Arial" w:cs="Arial"/>
                <w:sz w:val="22"/>
              </w:rPr>
            </w:rPrChange>
          </w:rPr>
          <w:t>-4</w:t>
        </w:r>
        <w:r w:rsidR="008F1425">
          <w:rPr>
            <w:rFonts w:ascii="Arial" w:hAnsi="Arial" w:cs="Arial"/>
            <w:sz w:val="22"/>
          </w:rPr>
          <w:t>)</w:t>
        </w:r>
      </w:ins>
      <w:ins w:id="1311" w:author="Guo, Shicheng" w:date="2019-11-07T18:56:00Z">
        <w:r w:rsidR="000F3089">
          <w:rPr>
            <w:rFonts w:ascii="Arial" w:hAnsi="Arial" w:cs="Arial"/>
            <w:sz w:val="22"/>
          </w:rPr>
          <w:t xml:space="preserve">. </w:t>
        </w:r>
      </w:ins>
      <w:ins w:id="1312" w:author="Guo, Shicheng" w:date="2019-11-07T18:57:00Z">
        <w:r w:rsidR="00712197">
          <w:rPr>
            <w:rFonts w:ascii="Arial" w:hAnsi="Arial" w:cs="Arial"/>
            <w:sz w:val="22"/>
            <w:highlight w:val="yellow"/>
            <w:rPrChange w:id="1313" w:author="Guo, Shicheng" w:date="2019-11-07T18:57:00Z">
              <w:rPr>
                <w:rFonts w:ascii="Arial" w:hAnsi="Arial" w:cs="Arial"/>
                <w:sz w:val="22"/>
                <w:highlight w:val="yellow"/>
              </w:rPr>
            </w:rPrChange>
          </w:rPr>
          <w:t>x</w:t>
        </w:r>
        <w:r w:rsidR="000F3089" w:rsidRPr="000F3089">
          <w:rPr>
            <w:rFonts w:ascii="Arial" w:hAnsi="Arial" w:cs="Arial"/>
            <w:sz w:val="22"/>
            <w:highlight w:val="yellow"/>
            <w:rPrChange w:id="1314" w:author="Guo, Shicheng" w:date="2019-11-07T18:57:00Z">
              <w:rPr>
                <w:rFonts w:ascii="Arial" w:hAnsi="Arial" w:cs="Arial"/>
                <w:sz w:val="22"/>
              </w:rPr>
            </w:rPrChange>
          </w:rPr>
          <w:t>xxx here, you can talk about the function of some interesting genes xxx</w:t>
        </w:r>
        <w:r w:rsidR="00730787">
          <w:rPr>
            <w:rFonts w:ascii="Arial" w:hAnsi="Arial" w:cs="Arial"/>
            <w:sz w:val="22"/>
          </w:rPr>
          <w:t>. Furthermore</w:t>
        </w:r>
      </w:ins>
      <w:ins w:id="1315" w:author="Guo, Shicheng" w:date="2019-11-07T19:36:00Z">
        <w:r w:rsidR="00730787">
          <w:rPr>
            <w:rFonts w:ascii="Arial" w:hAnsi="Arial" w:cs="Arial"/>
            <w:sz w:val="22"/>
          </w:rPr>
          <w:t xml:space="preserve">, </w:t>
        </w:r>
        <w:r w:rsidR="0075494D">
          <w:rPr>
            <w:rFonts w:ascii="Arial" w:hAnsi="Arial" w:cs="Arial"/>
            <w:sz w:val="22"/>
          </w:rPr>
          <w:t>in order to identify TMB-related DMRs, we binary the samples to high-TMB tumors and low-TMB tumors by the mean value of TMBs</w:t>
        </w:r>
      </w:ins>
      <w:ins w:id="1316" w:author="Guo, Shicheng" w:date="2019-11-07T19:57:00Z">
        <w:r w:rsidR="003E2C1F">
          <w:rPr>
            <w:rFonts w:ascii="Arial" w:hAnsi="Arial" w:cs="Arial"/>
            <w:sz w:val="22"/>
          </w:rPr>
          <w:t xml:space="preserve"> (V=4.05)</w:t>
        </w:r>
      </w:ins>
      <w:ins w:id="1317" w:author="Guo, Shicheng" w:date="2019-11-07T19:36:00Z">
        <w:r w:rsidR="0075494D">
          <w:rPr>
            <w:rFonts w:ascii="Arial" w:hAnsi="Arial" w:cs="Arial"/>
            <w:sz w:val="22"/>
          </w:rPr>
          <w:t xml:space="preserve"> and then we screen all the tumor DMRs. </w:t>
        </w:r>
      </w:ins>
      <w:ins w:id="1318" w:author="Guo, Shicheng" w:date="2019-11-07T23:53:00Z">
        <w:r w:rsidR="008F1425">
          <w:rPr>
            <w:rFonts w:ascii="Arial" w:hAnsi="Arial" w:cs="Arial"/>
            <w:sz w:val="22"/>
          </w:rPr>
          <w:t xml:space="preserve">Finally, we identified </w:t>
        </w:r>
      </w:ins>
      <w:ins w:id="1319" w:author="Guo, Shicheng" w:date="2019-11-07T23:55:00Z">
        <w:r w:rsidR="00191BA7">
          <w:rPr>
            <w:rFonts w:ascii="Arial" w:hAnsi="Arial" w:cs="Arial"/>
            <w:sz w:val="22"/>
          </w:rPr>
          <w:t xml:space="preserve">28 significant </w:t>
        </w:r>
        <w:r w:rsidR="00191BA7">
          <w:rPr>
            <w:rFonts w:ascii="Arial" w:hAnsi="Arial" w:cs="Arial"/>
            <w:sz w:val="22"/>
          </w:rPr>
          <w:t>TMB-related DMRs</w:t>
        </w:r>
        <w:r w:rsidR="00191BA7">
          <w:rPr>
            <w:rFonts w:ascii="Arial" w:hAnsi="Arial" w:cs="Arial"/>
            <w:sz w:val="22"/>
          </w:rPr>
          <w:t xml:space="preserve"> with P&lt;</w:t>
        </w:r>
      </w:ins>
      <w:ins w:id="1320" w:author="Guo, Shicheng" w:date="2019-11-07T23:56:00Z">
        <w:r w:rsidR="00191BA7">
          <w:rPr>
            <w:rFonts w:ascii="Arial" w:hAnsi="Arial" w:cs="Arial"/>
            <w:sz w:val="22"/>
          </w:rPr>
          <w:t>1.2x10</w:t>
        </w:r>
        <w:r w:rsidR="00191BA7" w:rsidRPr="00191BA7">
          <w:rPr>
            <w:rFonts w:ascii="Arial" w:hAnsi="Arial" w:cs="Arial"/>
            <w:sz w:val="22"/>
            <w:vertAlign w:val="superscript"/>
            <w:rPrChange w:id="1321" w:author="Guo, Shicheng" w:date="2019-11-07T23:56:00Z">
              <w:rPr>
                <w:rFonts w:ascii="Arial" w:hAnsi="Arial" w:cs="Arial"/>
                <w:sz w:val="22"/>
              </w:rPr>
            </w:rPrChange>
          </w:rPr>
          <w:t>-4</w:t>
        </w:r>
        <w:r w:rsidR="00191BA7" w:rsidRPr="00191BA7">
          <w:rPr>
            <w:rFonts w:ascii="Arial" w:hAnsi="Arial" w:cs="Arial"/>
            <w:sz w:val="22"/>
            <w:highlight w:val="yellow"/>
          </w:rPr>
          <w:t xml:space="preserve"> </w:t>
        </w:r>
        <w:r w:rsidR="00191BA7" w:rsidRPr="0046322A">
          <w:rPr>
            <w:rFonts w:ascii="Arial" w:hAnsi="Arial" w:cs="Arial"/>
            <w:sz w:val="22"/>
            <w:highlight w:val="yellow"/>
          </w:rPr>
          <w:t xml:space="preserve">xxxx here, you can talk about the function of </w:t>
        </w:r>
        <w:r w:rsidR="00191BA7" w:rsidRPr="0046322A">
          <w:rPr>
            <w:rFonts w:ascii="Arial" w:hAnsi="Arial" w:cs="Arial"/>
            <w:sz w:val="22"/>
            <w:highlight w:val="yellow"/>
          </w:rPr>
          <w:lastRenderedPageBreak/>
          <w:t>some interesting genes xxx</w:t>
        </w:r>
        <w:r w:rsidR="00191BA7">
          <w:rPr>
            <w:rFonts w:ascii="Arial" w:hAnsi="Arial" w:cs="Arial"/>
            <w:sz w:val="22"/>
          </w:rPr>
          <w:t>.</w:t>
        </w:r>
      </w:ins>
    </w:p>
    <w:p w14:paraId="7A4381F6" w14:textId="22A884A0" w:rsidR="00834669" w:rsidRDefault="00834669" w:rsidP="00BE3786">
      <w:pPr>
        <w:spacing w:beforeLines="50" w:before="156" w:afterLines="50" w:after="156"/>
        <w:rPr>
          <w:ins w:id="1322" w:author="Guo, Shicheng" w:date="2019-11-07T18:50:00Z"/>
          <w:rFonts w:ascii="Arial" w:hAnsi="Arial" w:cs="Arial"/>
          <w:sz w:val="22"/>
        </w:rPr>
        <w:pPrChange w:id="1323" w:author="Guo, Shicheng" w:date="2019-11-07T17:21:00Z">
          <w:pPr>
            <w:spacing w:beforeLines="50" w:before="156" w:afterLines="50" w:after="156" w:line="360" w:lineRule="auto"/>
          </w:pPr>
        </w:pPrChange>
      </w:pPr>
      <w:ins w:id="1324" w:author="Guo, Shicheng" w:date="2019-11-07T18:50:00Z">
        <w:r>
          <w:rPr>
            <w:rFonts w:ascii="Arial" w:hAnsi="Arial" w:cs="Arial"/>
            <w:sz w:val="22"/>
          </w:rPr>
          <w:t xml:space="preserve">Table 1. </w:t>
        </w:r>
      </w:ins>
      <w:ins w:id="1325" w:author="Guo, Shicheng" w:date="2019-11-07T18:51:00Z">
        <w:r>
          <w:rPr>
            <w:rFonts w:ascii="Arial" w:hAnsi="Arial" w:cs="Arial"/>
            <w:sz w:val="22"/>
          </w:rPr>
          <w:t>Tumor mutation burden significantly related gene expression</w:t>
        </w:r>
      </w:ins>
    </w:p>
    <w:tbl>
      <w:tblPr>
        <w:tblStyle w:val="GridTable1Light-Accent1"/>
        <w:tblW w:w="9498" w:type="dxa"/>
        <w:tblLook w:val="04A0" w:firstRow="1" w:lastRow="0" w:firstColumn="1" w:lastColumn="0" w:noHBand="0" w:noVBand="1"/>
        <w:tblPrChange w:id="1326" w:author="Guo, Shicheng" w:date="2019-11-07T18:50:00Z">
          <w:tblPr>
            <w:tblW w:w="9498" w:type="dxa"/>
            <w:tblLook w:val="04A0" w:firstRow="1" w:lastRow="0" w:firstColumn="1" w:lastColumn="0" w:noHBand="0" w:noVBand="1"/>
          </w:tblPr>
        </w:tblPrChange>
      </w:tblPr>
      <w:tblGrid>
        <w:gridCol w:w="3078"/>
        <w:gridCol w:w="1605"/>
        <w:gridCol w:w="1605"/>
        <w:gridCol w:w="1605"/>
        <w:gridCol w:w="1605"/>
        <w:tblGridChange w:id="1327">
          <w:tblGrid>
            <w:gridCol w:w="5"/>
            <w:gridCol w:w="3073"/>
            <w:gridCol w:w="5"/>
            <w:gridCol w:w="1600"/>
            <w:gridCol w:w="5"/>
            <w:gridCol w:w="1600"/>
            <w:gridCol w:w="5"/>
            <w:gridCol w:w="1600"/>
            <w:gridCol w:w="5"/>
            <w:gridCol w:w="1600"/>
            <w:gridCol w:w="5"/>
          </w:tblGrid>
        </w:tblGridChange>
      </w:tblGrid>
      <w:tr w:rsidR="00834669" w:rsidRPr="00834669" w14:paraId="46A357A8" w14:textId="77777777" w:rsidTr="00834669">
        <w:trPr>
          <w:cnfStyle w:val="100000000000" w:firstRow="1" w:lastRow="0" w:firstColumn="0" w:lastColumn="0" w:oddVBand="0" w:evenVBand="0" w:oddHBand="0" w:evenHBand="0" w:firstRowFirstColumn="0" w:firstRowLastColumn="0" w:lastRowFirstColumn="0" w:lastRowLastColumn="0"/>
          <w:trHeight w:val="215"/>
          <w:ins w:id="1328" w:author="Guo, Shicheng" w:date="2019-11-07T18:50:00Z"/>
          <w:trPrChange w:id="1329" w:author="Guo, Shicheng" w:date="2019-11-07T18:50:00Z">
            <w:trPr>
              <w:gridAfter w:val="0"/>
              <w:trHeight w:val="215"/>
            </w:trPr>
          </w:trPrChange>
        </w:trPr>
        <w:tc>
          <w:tcPr>
            <w:cnfStyle w:val="001000000000" w:firstRow="0" w:lastRow="0" w:firstColumn="1" w:lastColumn="0" w:oddVBand="0" w:evenVBand="0" w:oddHBand="0" w:evenHBand="0" w:firstRowFirstColumn="0" w:firstRowLastColumn="0" w:lastRowFirstColumn="0" w:lastRowLastColumn="0"/>
            <w:tcW w:w="3078" w:type="dxa"/>
            <w:noWrap/>
            <w:hideMark/>
            <w:tcPrChange w:id="1330" w:author="Guo, Shicheng" w:date="2019-11-07T18:50:00Z">
              <w:tcPr>
                <w:tcW w:w="3078" w:type="dxa"/>
                <w:gridSpan w:val="2"/>
                <w:tcBorders>
                  <w:top w:val="nil"/>
                  <w:left w:val="nil"/>
                  <w:bottom w:val="nil"/>
                  <w:right w:val="nil"/>
                </w:tcBorders>
                <w:shd w:val="clear" w:color="000000" w:fill="FFFF00"/>
                <w:noWrap/>
                <w:vAlign w:val="bottom"/>
                <w:hideMark/>
              </w:tcPr>
            </w:tcPrChange>
          </w:tcPr>
          <w:p w14:paraId="20B35AB3" w14:textId="31189C3F" w:rsidR="00834669" w:rsidRPr="00834669" w:rsidRDefault="00834669" w:rsidP="00834669">
            <w:pPr>
              <w:widowControl/>
              <w:jc w:val="left"/>
              <w:cnfStyle w:val="101000000000" w:firstRow="1" w:lastRow="0" w:firstColumn="1" w:lastColumn="0" w:oddVBand="0" w:evenVBand="0" w:oddHBand="0" w:evenHBand="0" w:firstRowFirstColumn="0" w:firstRowLastColumn="0" w:lastRowFirstColumn="0" w:lastRowLastColumn="0"/>
              <w:rPr>
                <w:ins w:id="1331" w:author="Guo, Shicheng" w:date="2019-11-07T18:50:00Z"/>
                <w:rFonts w:ascii="Calibri" w:eastAsia="Times New Roman" w:hAnsi="Calibri" w:cs="Calibri"/>
                <w:color w:val="000000"/>
                <w:kern w:val="0"/>
                <w:sz w:val="22"/>
                <w:lang w:eastAsia="en-US"/>
              </w:rPr>
            </w:pPr>
            <w:ins w:id="1332" w:author="Guo, Shicheng" w:date="2019-11-07T18:50:00Z">
              <w:r>
                <w:rPr>
                  <w:rFonts w:ascii="Calibri" w:eastAsia="Times New Roman" w:hAnsi="Calibri" w:cs="Calibri"/>
                  <w:color w:val="000000"/>
                  <w:kern w:val="0"/>
                  <w:sz w:val="22"/>
                  <w:lang w:eastAsia="en-US"/>
                </w:rPr>
                <w:t>Symbol</w:t>
              </w:r>
            </w:ins>
          </w:p>
        </w:tc>
        <w:tc>
          <w:tcPr>
            <w:tcW w:w="1605" w:type="dxa"/>
            <w:noWrap/>
            <w:hideMark/>
            <w:tcPrChange w:id="1333" w:author="Guo, Shicheng" w:date="2019-11-07T18:50:00Z">
              <w:tcPr>
                <w:tcW w:w="1605" w:type="dxa"/>
                <w:gridSpan w:val="2"/>
                <w:tcBorders>
                  <w:top w:val="nil"/>
                  <w:left w:val="nil"/>
                  <w:bottom w:val="nil"/>
                  <w:right w:val="nil"/>
                </w:tcBorders>
                <w:shd w:val="clear" w:color="000000" w:fill="FFFF00"/>
                <w:noWrap/>
                <w:vAlign w:val="bottom"/>
                <w:hideMark/>
              </w:tcPr>
            </w:tcPrChange>
          </w:tcPr>
          <w:p w14:paraId="1BAB41F2" w14:textId="77777777" w:rsidR="00834669" w:rsidRPr="00834669" w:rsidRDefault="00834669" w:rsidP="00834669">
            <w:pPr>
              <w:widowControl/>
              <w:jc w:val="left"/>
              <w:cnfStyle w:val="100000000000" w:firstRow="1" w:lastRow="0" w:firstColumn="0" w:lastColumn="0" w:oddVBand="0" w:evenVBand="0" w:oddHBand="0" w:evenHBand="0" w:firstRowFirstColumn="0" w:firstRowLastColumn="0" w:lastRowFirstColumn="0" w:lastRowLastColumn="0"/>
              <w:rPr>
                <w:ins w:id="1334" w:author="Guo, Shicheng" w:date="2019-11-07T18:50:00Z"/>
                <w:rFonts w:ascii="Calibri" w:eastAsia="Times New Roman" w:hAnsi="Calibri" w:cs="Calibri"/>
                <w:color w:val="000000"/>
                <w:kern w:val="0"/>
                <w:sz w:val="22"/>
                <w:lang w:eastAsia="en-US"/>
              </w:rPr>
            </w:pPr>
            <w:ins w:id="1335" w:author="Guo, Shicheng" w:date="2019-11-07T18:50:00Z">
              <w:r w:rsidRPr="00834669">
                <w:rPr>
                  <w:rFonts w:ascii="Calibri" w:eastAsia="Times New Roman" w:hAnsi="Calibri" w:cs="Calibri"/>
                  <w:color w:val="000000"/>
                  <w:kern w:val="0"/>
                  <w:sz w:val="22"/>
                  <w:lang w:eastAsia="en-US"/>
                </w:rPr>
                <w:t>Estimate</w:t>
              </w:r>
            </w:ins>
          </w:p>
        </w:tc>
        <w:tc>
          <w:tcPr>
            <w:tcW w:w="1605" w:type="dxa"/>
            <w:noWrap/>
            <w:hideMark/>
            <w:tcPrChange w:id="1336" w:author="Guo, Shicheng" w:date="2019-11-07T18:50:00Z">
              <w:tcPr>
                <w:tcW w:w="1605" w:type="dxa"/>
                <w:gridSpan w:val="2"/>
                <w:tcBorders>
                  <w:top w:val="nil"/>
                  <w:left w:val="nil"/>
                  <w:bottom w:val="nil"/>
                  <w:right w:val="nil"/>
                </w:tcBorders>
                <w:shd w:val="clear" w:color="000000" w:fill="FFFF00"/>
                <w:noWrap/>
                <w:vAlign w:val="bottom"/>
                <w:hideMark/>
              </w:tcPr>
            </w:tcPrChange>
          </w:tcPr>
          <w:p w14:paraId="140DAE3E" w14:textId="77777777" w:rsidR="00834669" w:rsidRPr="00834669" w:rsidRDefault="00834669" w:rsidP="00834669">
            <w:pPr>
              <w:widowControl/>
              <w:jc w:val="left"/>
              <w:cnfStyle w:val="100000000000" w:firstRow="1" w:lastRow="0" w:firstColumn="0" w:lastColumn="0" w:oddVBand="0" w:evenVBand="0" w:oddHBand="0" w:evenHBand="0" w:firstRowFirstColumn="0" w:firstRowLastColumn="0" w:lastRowFirstColumn="0" w:lastRowLastColumn="0"/>
              <w:rPr>
                <w:ins w:id="1337" w:author="Guo, Shicheng" w:date="2019-11-07T18:50:00Z"/>
                <w:rFonts w:ascii="Calibri" w:eastAsia="Times New Roman" w:hAnsi="Calibri" w:cs="Calibri"/>
                <w:color w:val="000000"/>
                <w:kern w:val="0"/>
                <w:sz w:val="22"/>
                <w:lang w:eastAsia="en-US"/>
              </w:rPr>
            </w:pPr>
            <w:ins w:id="1338" w:author="Guo, Shicheng" w:date="2019-11-07T18:50:00Z">
              <w:r w:rsidRPr="00834669">
                <w:rPr>
                  <w:rFonts w:ascii="Calibri" w:eastAsia="Times New Roman" w:hAnsi="Calibri" w:cs="Calibri"/>
                  <w:color w:val="000000"/>
                  <w:kern w:val="0"/>
                  <w:sz w:val="22"/>
                  <w:lang w:eastAsia="en-US"/>
                </w:rPr>
                <w:t>Std..Error</w:t>
              </w:r>
            </w:ins>
          </w:p>
        </w:tc>
        <w:tc>
          <w:tcPr>
            <w:tcW w:w="1605" w:type="dxa"/>
            <w:noWrap/>
            <w:hideMark/>
            <w:tcPrChange w:id="1339" w:author="Guo, Shicheng" w:date="2019-11-07T18:50:00Z">
              <w:tcPr>
                <w:tcW w:w="1605" w:type="dxa"/>
                <w:gridSpan w:val="2"/>
                <w:tcBorders>
                  <w:top w:val="nil"/>
                  <w:left w:val="nil"/>
                  <w:bottom w:val="nil"/>
                  <w:right w:val="nil"/>
                </w:tcBorders>
                <w:shd w:val="clear" w:color="000000" w:fill="FFFF00"/>
                <w:noWrap/>
                <w:vAlign w:val="bottom"/>
                <w:hideMark/>
              </w:tcPr>
            </w:tcPrChange>
          </w:tcPr>
          <w:p w14:paraId="6BE24561" w14:textId="77777777" w:rsidR="00834669" w:rsidRPr="00834669" w:rsidRDefault="00834669" w:rsidP="00834669">
            <w:pPr>
              <w:widowControl/>
              <w:jc w:val="left"/>
              <w:cnfStyle w:val="100000000000" w:firstRow="1" w:lastRow="0" w:firstColumn="0" w:lastColumn="0" w:oddVBand="0" w:evenVBand="0" w:oddHBand="0" w:evenHBand="0" w:firstRowFirstColumn="0" w:firstRowLastColumn="0" w:lastRowFirstColumn="0" w:lastRowLastColumn="0"/>
              <w:rPr>
                <w:ins w:id="1340" w:author="Guo, Shicheng" w:date="2019-11-07T18:50:00Z"/>
                <w:rFonts w:ascii="Calibri" w:eastAsia="Times New Roman" w:hAnsi="Calibri" w:cs="Calibri"/>
                <w:color w:val="000000"/>
                <w:kern w:val="0"/>
                <w:sz w:val="22"/>
                <w:lang w:eastAsia="en-US"/>
              </w:rPr>
            </w:pPr>
            <w:ins w:id="1341" w:author="Guo, Shicheng" w:date="2019-11-07T18:50:00Z">
              <w:r w:rsidRPr="00834669">
                <w:rPr>
                  <w:rFonts w:ascii="Calibri" w:eastAsia="Times New Roman" w:hAnsi="Calibri" w:cs="Calibri"/>
                  <w:color w:val="000000"/>
                  <w:kern w:val="0"/>
                  <w:sz w:val="22"/>
                  <w:lang w:eastAsia="en-US"/>
                </w:rPr>
                <w:t>t.value</w:t>
              </w:r>
            </w:ins>
          </w:p>
        </w:tc>
        <w:tc>
          <w:tcPr>
            <w:tcW w:w="1605" w:type="dxa"/>
            <w:noWrap/>
            <w:hideMark/>
            <w:tcPrChange w:id="1342" w:author="Guo, Shicheng" w:date="2019-11-07T18:50:00Z">
              <w:tcPr>
                <w:tcW w:w="1605" w:type="dxa"/>
                <w:gridSpan w:val="2"/>
                <w:tcBorders>
                  <w:top w:val="nil"/>
                  <w:left w:val="nil"/>
                  <w:bottom w:val="nil"/>
                  <w:right w:val="nil"/>
                </w:tcBorders>
                <w:shd w:val="clear" w:color="000000" w:fill="FFFF00"/>
                <w:noWrap/>
                <w:vAlign w:val="bottom"/>
                <w:hideMark/>
              </w:tcPr>
            </w:tcPrChange>
          </w:tcPr>
          <w:p w14:paraId="628C97AB" w14:textId="77777777" w:rsidR="00834669" w:rsidRPr="00834669" w:rsidRDefault="00834669" w:rsidP="00834669">
            <w:pPr>
              <w:widowControl/>
              <w:jc w:val="left"/>
              <w:cnfStyle w:val="100000000000" w:firstRow="1" w:lastRow="0" w:firstColumn="0" w:lastColumn="0" w:oddVBand="0" w:evenVBand="0" w:oddHBand="0" w:evenHBand="0" w:firstRowFirstColumn="0" w:firstRowLastColumn="0" w:lastRowFirstColumn="0" w:lastRowLastColumn="0"/>
              <w:rPr>
                <w:ins w:id="1343" w:author="Guo, Shicheng" w:date="2019-11-07T18:50:00Z"/>
                <w:rFonts w:ascii="Calibri" w:eastAsia="Times New Roman" w:hAnsi="Calibri" w:cs="Calibri"/>
                <w:color w:val="000000"/>
                <w:kern w:val="0"/>
                <w:sz w:val="22"/>
                <w:lang w:eastAsia="en-US"/>
              </w:rPr>
            </w:pPr>
            <w:ins w:id="1344" w:author="Guo, Shicheng" w:date="2019-11-07T18:50:00Z">
              <w:r w:rsidRPr="00834669">
                <w:rPr>
                  <w:rFonts w:ascii="Calibri" w:eastAsia="Times New Roman" w:hAnsi="Calibri" w:cs="Calibri"/>
                  <w:color w:val="000000"/>
                  <w:kern w:val="0"/>
                  <w:sz w:val="22"/>
                  <w:lang w:eastAsia="en-US"/>
                </w:rPr>
                <w:t>P-value</w:t>
              </w:r>
            </w:ins>
          </w:p>
        </w:tc>
      </w:tr>
      <w:tr w:rsidR="00834669" w:rsidRPr="00834669" w14:paraId="418739D4" w14:textId="77777777" w:rsidTr="00834669">
        <w:trPr>
          <w:trHeight w:val="215"/>
          <w:ins w:id="1345"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0366AE63" w14:textId="77777777" w:rsidR="00834669" w:rsidRPr="00834669" w:rsidRDefault="00834669" w:rsidP="00834669">
            <w:pPr>
              <w:widowControl/>
              <w:jc w:val="left"/>
              <w:rPr>
                <w:ins w:id="1346" w:author="Guo, Shicheng" w:date="2019-11-07T18:50:00Z"/>
                <w:rFonts w:ascii="Calibri" w:eastAsia="Times New Roman" w:hAnsi="Calibri" w:cs="Calibri"/>
                <w:color w:val="000000"/>
                <w:kern w:val="0"/>
                <w:sz w:val="22"/>
                <w:lang w:eastAsia="en-US"/>
              </w:rPr>
            </w:pPr>
            <w:ins w:id="1347" w:author="Guo, Shicheng" w:date="2019-11-07T18:50:00Z">
              <w:r w:rsidRPr="00834669">
                <w:rPr>
                  <w:rFonts w:ascii="Calibri" w:eastAsia="Times New Roman" w:hAnsi="Calibri" w:cs="Calibri"/>
                  <w:color w:val="000000"/>
                  <w:kern w:val="0"/>
                  <w:sz w:val="22"/>
                  <w:lang w:eastAsia="en-US"/>
                </w:rPr>
                <w:t>RP11-693J15.5</w:t>
              </w:r>
            </w:ins>
          </w:p>
        </w:tc>
        <w:tc>
          <w:tcPr>
            <w:tcW w:w="1605" w:type="dxa"/>
            <w:noWrap/>
            <w:hideMark/>
          </w:tcPr>
          <w:p w14:paraId="153CC417"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48" w:author="Guo, Shicheng" w:date="2019-11-07T18:50:00Z"/>
                <w:rFonts w:ascii="Calibri" w:eastAsia="Times New Roman" w:hAnsi="Calibri" w:cs="Calibri"/>
                <w:color w:val="000000"/>
                <w:kern w:val="0"/>
                <w:sz w:val="22"/>
                <w:lang w:eastAsia="en-US"/>
              </w:rPr>
            </w:pPr>
            <w:ins w:id="1349" w:author="Guo, Shicheng" w:date="2019-11-07T18:50:00Z">
              <w:r w:rsidRPr="00834669">
                <w:rPr>
                  <w:rFonts w:ascii="Calibri" w:eastAsia="Times New Roman" w:hAnsi="Calibri" w:cs="Calibri"/>
                  <w:color w:val="000000"/>
                  <w:kern w:val="0"/>
                  <w:sz w:val="22"/>
                  <w:lang w:eastAsia="en-US"/>
                </w:rPr>
                <w:t>7.865739706</w:t>
              </w:r>
            </w:ins>
          </w:p>
        </w:tc>
        <w:tc>
          <w:tcPr>
            <w:tcW w:w="1605" w:type="dxa"/>
            <w:noWrap/>
            <w:hideMark/>
          </w:tcPr>
          <w:p w14:paraId="573B5BB4"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50" w:author="Guo, Shicheng" w:date="2019-11-07T18:50:00Z"/>
                <w:rFonts w:ascii="Calibri" w:eastAsia="Times New Roman" w:hAnsi="Calibri" w:cs="Calibri"/>
                <w:color w:val="000000"/>
                <w:kern w:val="0"/>
                <w:sz w:val="22"/>
                <w:lang w:eastAsia="en-US"/>
              </w:rPr>
            </w:pPr>
            <w:ins w:id="1351" w:author="Guo, Shicheng" w:date="2019-11-07T18:50:00Z">
              <w:r w:rsidRPr="00834669">
                <w:rPr>
                  <w:rFonts w:ascii="Calibri" w:eastAsia="Times New Roman" w:hAnsi="Calibri" w:cs="Calibri"/>
                  <w:color w:val="000000"/>
                  <w:kern w:val="0"/>
                  <w:sz w:val="22"/>
                  <w:lang w:eastAsia="en-US"/>
                </w:rPr>
                <w:t>1.453080678</w:t>
              </w:r>
            </w:ins>
          </w:p>
        </w:tc>
        <w:tc>
          <w:tcPr>
            <w:tcW w:w="1605" w:type="dxa"/>
            <w:noWrap/>
            <w:hideMark/>
          </w:tcPr>
          <w:p w14:paraId="1B39EED2"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52" w:author="Guo, Shicheng" w:date="2019-11-07T18:50:00Z"/>
                <w:rFonts w:ascii="Calibri" w:eastAsia="Times New Roman" w:hAnsi="Calibri" w:cs="Calibri"/>
                <w:color w:val="000000"/>
                <w:kern w:val="0"/>
                <w:sz w:val="22"/>
                <w:lang w:eastAsia="en-US"/>
              </w:rPr>
            </w:pPr>
            <w:ins w:id="1353" w:author="Guo, Shicheng" w:date="2019-11-07T18:50:00Z">
              <w:r w:rsidRPr="00834669">
                <w:rPr>
                  <w:rFonts w:ascii="Calibri" w:eastAsia="Times New Roman" w:hAnsi="Calibri" w:cs="Calibri"/>
                  <w:color w:val="000000"/>
                  <w:kern w:val="0"/>
                  <w:sz w:val="22"/>
                  <w:lang w:eastAsia="en-US"/>
                </w:rPr>
                <w:t>5.413147269</w:t>
              </w:r>
            </w:ins>
          </w:p>
        </w:tc>
        <w:tc>
          <w:tcPr>
            <w:tcW w:w="1605" w:type="dxa"/>
            <w:noWrap/>
            <w:hideMark/>
          </w:tcPr>
          <w:p w14:paraId="188BAD62"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54" w:author="Guo, Shicheng" w:date="2019-11-07T18:50:00Z"/>
                <w:rFonts w:ascii="Calibri" w:eastAsia="Times New Roman" w:hAnsi="Calibri" w:cs="Calibri"/>
                <w:color w:val="000000"/>
                <w:kern w:val="0"/>
                <w:sz w:val="22"/>
                <w:lang w:eastAsia="en-US"/>
              </w:rPr>
            </w:pPr>
            <w:ins w:id="1355" w:author="Guo, Shicheng" w:date="2019-11-07T18:50:00Z">
              <w:r w:rsidRPr="00834669">
                <w:rPr>
                  <w:rFonts w:ascii="Calibri" w:eastAsia="Times New Roman" w:hAnsi="Calibri" w:cs="Calibri"/>
                  <w:color w:val="000000"/>
                  <w:kern w:val="0"/>
                  <w:sz w:val="22"/>
                  <w:lang w:eastAsia="en-US"/>
                </w:rPr>
                <w:t>1.47E-05</w:t>
              </w:r>
            </w:ins>
          </w:p>
        </w:tc>
      </w:tr>
      <w:tr w:rsidR="00834669" w:rsidRPr="00834669" w14:paraId="1E605BA9" w14:textId="77777777" w:rsidTr="00834669">
        <w:trPr>
          <w:trHeight w:val="215"/>
          <w:ins w:id="1356"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7BC260D0" w14:textId="77777777" w:rsidR="00834669" w:rsidRPr="00834669" w:rsidRDefault="00834669" w:rsidP="00834669">
            <w:pPr>
              <w:widowControl/>
              <w:jc w:val="left"/>
              <w:rPr>
                <w:ins w:id="1357" w:author="Guo, Shicheng" w:date="2019-11-07T18:50:00Z"/>
                <w:rFonts w:ascii="Calibri" w:eastAsia="Times New Roman" w:hAnsi="Calibri" w:cs="Calibri"/>
                <w:color w:val="000000"/>
                <w:kern w:val="0"/>
                <w:sz w:val="22"/>
                <w:lang w:eastAsia="en-US"/>
              </w:rPr>
            </w:pPr>
            <w:ins w:id="1358" w:author="Guo, Shicheng" w:date="2019-11-07T18:50:00Z">
              <w:r w:rsidRPr="00834669">
                <w:rPr>
                  <w:rFonts w:ascii="Calibri" w:eastAsia="Times New Roman" w:hAnsi="Calibri" w:cs="Calibri"/>
                  <w:color w:val="000000"/>
                  <w:kern w:val="0"/>
                  <w:sz w:val="22"/>
                  <w:lang w:eastAsia="en-US"/>
                </w:rPr>
                <w:t>NAAA</w:t>
              </w:r>
            </w:ins>
          </w:p>
        </w:tc>
        <w:tc>
          <w:tcPr>
            <w:tcW w:w="1605" w:type="dxa"/>
            <w:noWrap/>
            <w:hideMark/>
          </w:tcPr>
          <w:p w14:paraId="6B0913DB"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59" w:author="Guo, Shicheng" w:date="2019-11-07T18:50:00Z"/>
                <w:rFonts w:ascii="Calibri" w:eastAsia="Times New Roman" w:hAnsi="Calibri" w:cs="Calibri"/>
                <w:color w:val="000000"/>
                <w:kern w:val="0"/>
                <w:sz w:val="22"/>
                <w:lang w:eastAsia="en-US"/>
              </w:rPr>
            </w:pPr>
            <w:ins w:id="1360" w:author="Guo, Shicheng" w:date="2019-11-07T18:50:00Z">
              <w:r w:rsidRPr="00834669">
                <w:rPr>
                  <w:rFonts w:ascii="Calibri" w:eastAsia="Times New Roman" w:hAnsi="Calibri" w:cs="Calibri"/>
                  <w:color w:val="000000"/>
                  <w:kern w:val="0"/>
                  <w:sz w:val="22"/>
                  <w:lang w:eastAsia="en-US"/>
                </w:rPr>
                <w:t>0.242543606</w:t>
              </w:r>
            </w:ins>
          </w:p>
        </w:tc>
        <w:tc>
          <w:tcPr>
            <w:tcW w:w="1605" w:type="dxa"/>
            <w:noWrap/>
            <w:hideMark/>
          </w:tcPr>
          <w:p w14:paraId="564BA1FB"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61" w:author="Guo, Shicheng" w:date="2019-11-07T18:50:00Z"/>
                <w:rFonts w:ascii="Calibri" w:eastAsia="Times New Roman" w:hAnsi="Calibri" w:cs="Calibri"/>
                <w:color w:val="000000"/>
                <w:kern w:val="0"/>
                <w:sz w:val="22"/>
                <w:lang w:eastAsia="en-US"/>
              </w:rPr>
            </w:pPr>
            <w:ins w:id="1362" w:author="Guo, Shicheng" w:date="2019-11-07T18:50:00Z">
              <w:r w:rsidRPr="00834669">
                <w:rPr>
                  <w:rFonts w:ascii="Calibri" w:eastAsia="Times New Roman" w:hAnsi="Calibri" w:cs="Calibri"/>
                  <w:color w:val="000000"/>
                  <w:kern w:val="0"/>
                  <w:sz w:val="22"/>
                  <w:lang w:eastAsia="en-US"/>
                </w:rPr>
                <w:t>0.048266117</w:t>
              </w:r>
            </w:ins>
          </w:p>
        </w:tc>
        <w:tc>
          <w:tcPr>
            <w:tcW w:w="1605" w:type="dxa"/>
            <w:noWrap/>
            <w:hideMark/>
          </w:tcPr>
          <w:p w14:paraId="2E9209E7"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63" w:author="Guo, Shicheng" w:date="2019-11-07T18:50:00Z"/>
                <w:rFonts w:ascii="Calibri" w:eastAsia="Times New Roman" w:hAnsi="Calibri" w:cs="Calibri"/>
                <w:color w:val="000000"/>
                <w:kern w:val="0"/>
                <w:sz w:val="22"/>
                <w:lang w:eastAsia="en-US"/>
              </w:rPr>
            </w:pPr>
            <w:ins w:id="1364" w:author="Guo, Shicheng" w:date="2019-11-07T18:50:00Z">
              <w:r w:rsidRPr="00834669">
                <w:rPr>
                  <w:rFonts w:ascii="Calibri" w:eastAsia="Times New Roman" w:hAnsi="Calibri" w:cs="Calibri"/>
                  <w:color w:val="000000"/>
                  <w:kern w:val="0"/>
                  <w:sz w:val="22"/>
                  <w:lang w:eastAsia="en-US"/>
                </w:rPr>
                <w:t>5.025131938</w:t>
              </w:r>
            </w:ins>
          </w:p>
        </w:tc>
        <w:tc>
          <w:tcPr>
            <w:tcW w:w="1605" w:type="dxa"/>
            <w:noWrap/>
            <w:hideMark/>
          </w:tcPr>
          <w:p w14:paraId="3392B617"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65" w:author="Guo, Shicheng" w:date="2019-11-07T18:50:00Z"/>
                <w:rFonts w:ascii="Calibri" w:eastAsia="Times New Roman" w:hAnsi="Calibri" w:cs="Calibri"/>
                <w:color w:val="000000"/>
                <w:kern w:val="0"/>
                <w:sz w:val="22"/>
                <w:lang w:eastAsia="en-US"/>
              </w:rPr>
            </w:pPr>
            <w:ins w:id="1366" w:author="Guo, Shicheng" w:date="2019-11-07T18:50:00Z">
              <w:r w:rsidRPr="00834669">
                <w:rPr>
                  <w:rFonts w:ascii="Calibri" w:eastAsia="Times New Roman" w:hAnsi="Calibri" w:cs="Calibri"/>
                  <w:color w:val="000000"/>
                  <w:kern w:val="0"/>
                  <w:sz w:val="22"/>
                  <w:lang w:eastAsia="en-US"/>
                </w:rPr>
                <w:t>3.90E-05</w:t>
              </w:r>
            </w:ins>
          </w:p>
        </w:tc>
      </w:tr>
      <w:tr w:rsidR="00834669" w:rsidRPr="00834669" w14:paraId="3E8531AA" w14:textId="77777777" w:rsidTr="00834669">
        <w:trPr>
          <w:trHeight w:val="215"/>
          <w:ins w:id="1367"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71A92AEC" w14:textId="77777777" w:rsidR="00834669" w:rsidRPr="00834669" w:rsidRDefault="00834669" w:rsidP="00834669">
            <w:pPr>
              <w:widowControl/>
              <w:jc w:val="left"/>
              <w:rPr>
                <w:ins w:id="1368" w:author="Guo, Shicheng" w:date="2019-11-07T18:50:00Z"/>
                <w:rFonts w:ascii="Calibri" w:eastAsia="Times New Roman" w:hAnsi="Calibri" w:cs="Calibri"/>
                <w:color w:val="000000"/>
                <w:kern w:val="0"/>
                <w:sz w:val="22"/>
                <w:lang w:eastAsia="en-US"/>
              </w:rPr>
            </w:pPr>
            <w:ins w:id="1369" w:author="Guo, Shicheng" w:date="2019-11-07T18:50:00Z">
              <w:r w:rsidRPr="00834669">
                <w:rPr>
                  <w:rFonts w:ascii="Calibri" w:eastAsia="Times New Roman" w:hAnsi="Calibri" w:cs="Calibri"/>
                  <w:color w:val="000000"/>
                  <w:kern w:val="0"/>
                  <w:sz w:val="22"/>
                  <w:lang w:eastAsia="en-US"/>
                </w:rPr>
                <w:t>H2BFS</w:t>
              </w:r>
            </w:ins>
          </w:p>
        </w:tc>
        <w:tc>
          <w:tcPr>
            <w:tcW w:w="1605" w:type="dxa"/>
            <w:noWrap/>
            <w:hideMark/>
          </w:tcPr>
          <w:p w14:paraId="01E09959"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70" w:author="Guo, Shicheng" w:date="2019-11-07T18:50:00Z"/>
                <w:rFonts w:ascii="Calibri" w:eastAsia="Times New Roman" w:hAnsi="Calibri" w:cs="Calibri"/>
                <w:color w:val="000000"/>
                <w:kern w:val="0"/>
                <w:sz w:val="22"/>
                <w:lang w:eastAsia="en-US"/>
              </w:rPr>
            </w:pPr>
            <w:ins w:id="1371" w:author="Guo, Shicheng" w:date="2019-11-07T18:50:00Z">
              <w:r w:rsidRPr="00834669">
                <w:rPr>
                  <w:rFonts w:ascii="Calibri" w:eastAsia="Times New Roman" w:hAnsi="Calibri" w:cs="Calibri"/>
                  <w:color w:val="000000"/>
                  <w:kern w:val="0"/>
                  <w:sz w:val="22"/>
                  <w:lang w:eastAsia="en-US"/>
                </w:rPr>
                <w:t>0.190097511</w:t>
              </w:r>
            </w:ins>
          </w:p>
        </w:tc>
        <w:tc>
          <w:tcPr>
            <w:tcW w:w="1605" w:type="dxa"/>
            <w:noWrap/>
            <w:hideMark/>
          </w:tcPr>
          <w:p w14:paraId="20679751"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72" w:author="Guo, Shicheng" w:date="2019-11-07T18:50:00Z"/>
                <w:rFonts w:ascii="Calibri" w:eastAsia="Times New Roman" w:hAnsi="Calibri" w:cs="Calibri"/>
                <w:color w:val="000000"/>
                <w:kern w:val="0"/>
                <w:sz w:val="22"/>
                <w:lang w:eastAsia="en-US"/>
              </w:rPr>
            </w:pPr>
            <w:ins w:id="1373" w:author="Guo, Shicheng" w:date="2019-11-07T18:50:00Z">
              <w:r w:rsidRPr="00834669">
                <w:rPr>
                  <w:rFonts w:ascii="Calibri" w:eastAsia="Times New Roman" w:hAnsi="Calibri" w:cs="Calibri"/>
                  <w:color w:val="000000"/>
                  <w:kern w:val="0"/>
                  <w:sz w:val="22"/>
                  <w:lang w:eastAsia="en-US"/>
                </w:rPr>
                <w:t>0.040760064</w:t>
              </w:r>
            </w:ins>
          </w:p>
        </w:tc>
        <w:tc>
          <w:tcPr>
            <w:tcW w:w="1605" w:type="dxa"/>
            <w:noWrap/>
            <w:hideMark/>
          </w:tcPr>
          <w:p w14:paraId="4124C9CE"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74" w:author="Guo, Shicheng" w:date="2019-11-07T18:50:00Z"/>
                <w:rFonts w:ascii="Calibri" w:eastAsia="Times New Roman" w:hAnsi="Calibri" w:cs="Calibri"/>
                <w:color w:val="000000"/>
                <w:kern w:val="0"/>
                <w:sz w:val="22"/>
                <w:lang w:eastAsia="en-US"/>
              </w:rPr>
            </w:pPr>
            <w:ins w:id="1375" w:author="Guo, Shicheng" w:date="2019-11-07T18:50:00Z">
              <w:r w:rsidRPr="00834669">
                <w:rPr>
                  <w:rFonts w:ascii="Calibri" w:eastAsia="Times New Roman" w:hAnsi="Calibri" w:cs="Calibri"/>
                  <w:color w:val="000000"/>
                  <w:kern w:val="0"/>
                  <w:sz w:val="22"/>
                  <w:lang w:eastAsia="en-US"/>
                </w:rPr>
                <w:t>4.663817801</w:t>
              </w:r>
            </w:ins>
          </w:p>
        </w:tc>
        <w:tc>
          <w:tcPr>
            <w:tcW w:w="1605" w:type="dxa"/>
            <w:noWrap/>
            <w:hideMark/>
          </w:tcPr>
          <w:p w14:paraId="3B5ECA57"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76" w:author="Guo, Shicheng" w:date="2019-11-07T18:50:00Z"/>
                <w:rFonts w:ascii="Calibri" w:eastAsia="Times New Roman" w:hAnsi="Calibri" w:cs="Calibri"/>
                <w:color w:val="000000"/>
                <w:kern w:val="0"/>
                <w:sz w:val="22"/>
                <w:lang w:eastAsia="en-US"/>
              </w:rPr>
            </w:pPr>
            <w:ins w:id="1377" w:author="Guo, Shicheng" w:date="2019-11-07T18:50:00Z">
              <w:r w:rsidRPr="00834669">
                <w:rPr>
                  <w:rFonts w:ascii="Calibri" w:eastAsia="Times New Roman" w:hAnsi="Calibri" w:cs="Calibri"/>
                  <w:color w:val="000000"/>
                  <w:kern w:val="0"/>
                  <w:sz w:val="22"/>
                  <w:lang w:eastAsia="en-US"/>
                </w:rPr>
                <w:t>9.76E-05</w:t>
              </w:r>
            </w:ins>
          </w:p>
        </w:tc>
      </w:tr>
      <w:tr w:rsidR="00834669" w:rsidRPr="00834669" w14:paraId="0E17479B" w14:textId="77777777" w:rsidTr="00834669">
        <w:trPr>
          <w:trHeight w:val="215"/>
          <w:ins w:id="1378"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16CF1A3B" w14:textId="77777777" w:rsidR="00834669" w:rsidRPr="00834669" w:rsidRDefault="00834669" w:rsidP="00834669">
            <w:pPr>
              <w:widowControl/>
              <w:jc w:val="left"/>
              <w:rPr>
                <w:ins w:id="1379" w:author="Guo, Shicheng" w:date="2019-11-07T18:50:00Z"/>
                <w:rFonts w:ascii="Calibri" w:eastAsia="Times New Roman" w:hAnsi="Calibri" w:cs="Calibri"/>
                <w:color w:val="000000"/>
                <w:kern w:val="0"/>
                <w:sz w:val="22"/>
                <w:lang w:eastAsia="en-US"/>
              </w:rPr>
            </w:pPr>
            <w:ins w:id="1380" w:author="Guo, Shicheng" w:date="2019-11-07T18:50:00Z">
              <w:r w:rsidRPr="00834669">
                <w:rPr>
                  <w:rFonts w:ascii="Calibri" w:eastAsia="Times New Roman" w:hAnsi="Calibri" w:cs="Calibri"/>
                  <w:color w:val="000000"/>
                  <w:kern w:val="0"/>
                  <w:sz w:val="22"/>
                  <w:lang w:eastAsia="en-US"/>
                </w:rPr>
                <w:t>AC092299.8</w:t>
              </w:r>
            </w:ins>
          </w:p>
        </w:tc>
        <w:tc>
          <w:tcPr>
            <w:tcW w:w="1605" w:type="dxa"/>
            <w:noWrap/>
            <w:hideMark/>
          </w:tcPr>
          <w:p w14:paraId="222E0A40"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81" w:author="Guo, Shicheng" w:date="2019-11-07T18:50:00Z"/>
                <w:rFonts w:ascii="Calibri" w:eastAsia="Times New Roman" w:hAnsi="Calibri" w:cs="Calibri"/>
                <w:color w:val="000000"/>
                <w:kern w:val="0"/>
                <w:sz w:val="22"/>
                <w:lang w:eastAsia="en-US"/>
              </w:rPr>
            </w:pPr>
            <w:ins w:id="1382" w:author="Guo, Shicheng" w:date="2019-11-07T18:50:00Z">
              <w:r w:rsidRPr="00834669">
                <w:rPr>
                  <w:rFonts w:ascii="Calibri" w:eastAsia="Times New Roman" w:hAnsi="Calibri" w:cs="Calibri"/>
                  <w:color w:val="000000"/>
                  <w:kern w:val="0"/>
                  <w:sz w:val="22"/>
                  <w:lang w:eastAsia="en-US"/>
                </w:rPr>
                <w:t>0.674641714</w:t>
              </w:r>
            </w:ins>
          </w:p>
        </w:tc>
        <w:tc>
          <w:tcPr>
            <w:tcW w:w="1605" w:type="dxa"/>
            <w:noWrap/>
            <w:hideMark/>
          </w:tcPr>
          <w:p w14:paraId="5B4BF14C"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83" w:author="Guo, Shicheng" w:date="2019-11-07T18:50:00Z"/>
                <w:rFonts w:ascii="Calibri" w:eastAsia="Times New Roman" w:hAnsi="Calibri" w:cs="Calibri"/>
                <w:color w:val="000000"/>
                <w:kern w:val="0"/>
                <w:sz w:val="22"/>
                <w:lang w:eastAsia="en-US"/>
              </w:rPr>
            </w:pPr>
            <w:ins w:id="1384" w:author="Guo, Shicheng" w:date="2019-11-07T18:50:00Z">
              <w:r w:rsidRPr="00834669">
                <w:rPr>
                  <w:rFonts w:ascii="Calibri" w:eastAsia="Times New Roman" w:hAnsi="Calibri" w:cs="Calibri"/>
                  <w:color w:val="000000"/>
                  <w:kern w:val="0"/>
                  <w:sz w:val="22"/>
                  <w:lang w:eastAsia="en-US"/>
                </w:rPr>
                <w:t>0.145083043</w:t>
              </w:r>
            </w:ins>
          </w:p>
        </w:tc>
        <w:tc>
          <w:tcPr>
            <w:tcW w:w="1605" w:type="dxa"/>
            <w:noWrap/>
            <w:hideMark/>
          </w:tcPr>
          <w:p w14:paraId="0B74C55B"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85" w:author="Guo, Shicheng" w:date="2019-11-07T18:50:00Z"/>
                <w:rFonts w:ascii="Calibri" w:eastAsia="Times New Roman" w:hAnsi="Calibri" w:cs="Calibri"/>
                <w:color w:val="000000"/>
                <w:kern w:val="0"/>
                <w:sz w:val="22"/>
                <w:lang w:eastAsia="en-US"/>
              </w:rPr>
            </w:pPr>
            <w:ins w:id="1386" w:author="Guo, Shicheng" w:date="2019-11-07T18:50:00Z">
              <w:r w:rsidRPr="00834669">
                <w:rPr>
                  <w:rFonts w:ascii="Calibri" w:eastAsia="Times New Roman" w:hAnsi="Calibri" w:cs="Calibri"/>
                  <w:color w:val="000000"/>
                  <w:kern w:val="0"/>
                  <w:sz w:val="22"/>
                  <w:lang w:eastAsia="en-US"/>
                </w:rPr>
                <w:t>4.650038345</w:t>
              </w:r>
            </w:ins>
          </w:p>
        </w:tc>
        <w:tc>
          <w:tcPr>
            <w:tcW w:w="1605" w:type="dxa"/>
            <w:noWrap/>
            <w:hideMark/>
          </w:tcPr>
          <w:p w14:paraId="19C3F83F"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87" w:author="Guo, Shicheng" w:date="2019-11-07T18:50:00Z"/>
                <w:rFonts w:ascii="Calibri" w:eastAsia="Times New Roman" w:hAnsi="Calibri" w:cs="Calibri"/>
                <w:color w:val="000000"/>
                <w:kern w:val="0"/>
                <w:sz w:val="22"/>
                <w:lang w:eastAsia="en-US"/>
              </w:rPr>
            </w:pPr>
            <w:ins w:id="1388" w:author="Guo, Shicheng" w:date="2019-11-07T18:50:00Z">
              <w:r w:rsidRPr="00834669">
                <w:rPr>
                  <w:rFonts w:ascii="Calibri" w:eastAsia="Times New Roman" w:hAnsi="Calibri" w:cs="Calibri"/>
                  <w:color w:val="000000"/>
                  <w:kern w:val="0"/>
                  <w:sz w:val="22"/>
                  <w:lang w:eastAsia="en-US"/>
                </w:rPr>
                <w:t>0.000101111</w:t>
              </w:r>
            </w:ins>
          </w:p>
        </w:tc>
      </w:tr>
      <w:tr w:rsidR="00834669" w:rsidRPr="00834669" w14:paraId="039D1480" w14:textId="77777777" w:rsidTr="00834669">
        <w:trPr>
          <w:trHeight w:val="215"/>
          <w:ins w:id="1389"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2E22BA0F" w14:textId="77777777" w:rsidR="00834669" w:rsidRPr="00834669" w:rsidRDefault="00834669" w:rsidP="00834669">
            <w:pPr>
              <w:widowControl/>
              <w:jc w:val="left"/>
              <w:rPr>
                <w:ins w:id="1390" w:author="Guo, Shicheng" w:date="2019-11-07T18:50:00Z"/>
                <w:rFonts w:ascii="Calibri" w:eastAsia="Times New Roman" w:hAnsi="Calibri" w:cs="Calibri"/>
                <w:color w:val="000000"/>
                <w:kern w:val="0"/>
                <w:sz w:val="22"/>
                <w:lang w:eastAsia="en-US"/>
              </w:rPr>
            </w:pPr>
            <w:ins w:id="1391" w:author="Guo, Shicheng" w:date="2019-11-07T18:50:00Z">
              <w:r w:rsidRPr="00834669">
                <w:rPr>
                  <w:rFonts w:ascii="Calibri" w:eastAsia="Times New Roman" w:hAnsi="Calibri" w:cs="Calibri"/>
                  <w:color w:val="000000"/>
                  <w:kern w:val="0"/>
                  <w:sz w:val="22"/>
                  <w:lang w:eastAsia="en-US"/>
                </w:rPr>
                <w:t>C1orf228</w:t>
              </w:r>
            </w:ins>
          </w:p>
        </w:tc>
        <w:tc>
          <w:tcPr>
            <w:tcW w:w="1605" w:type="dxa"/>
            <w:noWrap/>
            <w:hideMark/>
          </w:tcPr>
          <w:p w14:paraId="0548A67F"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92" w:author="Guo, Shicheng" w:date="2019-11-07T18:50:00Z"/>
                <w:rFonts w:ascii="Calibri" w:eastAsia="Times New Roman" w:hAnsi="Calibri" w:cs="Calibri"/>
                <w:color w:val="000000"/>
                <w:kern w:val="0"/>
                <w:sz w:val="22"/>
                <w:lang w:eastAsia="en-US"/>
              </w:rPr>
            </w:pPr>
            <w:ins w:id="1393" w:author="Guo, Shicheng" w:date="2019-11-07T18:50:00Z">
              <w:r w:rsidRPr="00834669">
                <w:rPr>
                  <w:rFonts w:ascii="Calibri" w:eastAsia="Times New Roman" w:hAnsi="Calibri" w:cs="Calibri"/>
                  <w:color w:val="000000"/>
                  <w:kern w:val="0"/>
                  <w:sz w:val="22"/>
                  <w:lang w:eastAsia="en-US"/>
                </w:rPr>
                <w:t>-0.11168053</w:t>
              </w:r>
            </w:ins>
          </w:p>
        </w:tc>
        <w:tc>
          <w:tcPr>
            <w:tcW w:w="1605" w:type="dxa"/>
            <w:noWrap/>
            <w:hideMark/>
          </w:tcPr>
          <w:p w14:paraId="4F280FD5"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94" w:author="Guo, Shicheng" w:date="2019-11-07T18:50:00Z"/>
                <w:rFonts w:ascii="Calibri" w:eastAsia="Times New Roman" w:hAnsi="Calibri" w:cs="Calibri"/>
                <w:color w:val="000000"/>
                <w:kern w:val="0"/>
                <w:sz w:val="22"/>
                <w:lang w:eastAsia="en-US"/>
              </w:rPr>
            </w:pPr>
            <w:ins w:id="1395" w:author="Guo, Shicheng" w:date="2019-11-07T18:50:00Z">
              <w:r w:rsidRPr="00834669">
                <w:rPr>
                  <w:rFonts w:ascii="Calibri" w:eastAsia="Times New Roman" w:hAnsi="Calibri" w:cs="Calibri"/>
                  <w:color w:val="000000"/>
                  <w:kern w:val="0"/>
                  <w:sz w:val="22"/>
                  <w:lang w:eastAsia="en-US"/>
                </w:rPr>
                <w:t>0.024030885</w:t>
              </w:r>
            </w:ins>
          </w:p>
        </w:tc>
        <w:tc>
          <w:tcPr>
            <w:tcW w:w="1605" w:type="dxa"/>
            <w:noWrap/>
            <w:hideMark/>
          </w:tcPr>
          <w:p w14:paraId="4EF432F9"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96" w:author="Guo, Shicheng" w:date="2019-11-07T18:50:00Z"/>
                <w:rFonts w:ascii="Calibri" w:eastAsia="Times New Roman" w:hAnsi="Calibri" w:cs="Calibri"/>
                <w:color w:val="000000"/>
                <w:kern w:val="0"/>
                <w:sz w:val="22"/>
                <w:lang w:eastAsia="en-US"/>
              </w:rPr>
            </w:pPr>
            <w:ins w:id="1397" w:author="Guo, Shicheng" w:date="2019-11-07T18:50:00Z">
              <w:r w:rsidRPr="00834669">
                <w:rPr>
                  <w:rFonts w:ascii="Calibri" w:eastAsia="Times New Roman" w:hAnsi="Calibri" w:cs="Calibri"/>
                  <w:color w:val="000000"/>
                  <w:kern w:val="0"/>
                  <w:sz w:val="22"/>
                  <w:lang w:eastAsia="en-US"/>
                </w:rPr>
                <w:t>-4.647374737</w:t>
              </w:r>
            </w:ins>
          </w:p>
        </w:tc>
        <w:tc>
          <w:tcPr>
            <w:tcW w:w="1605" w:type="dxa"/>
            <w:noWrap/>
            <w:hideMark/>
          </w:tcPr>
          <w:p w14:paraId="09545712"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398" w:author="Guo, Shicheng" w:date="2019-11-07T18:50:00Z"/>
                <w:rFonts w:ascii="Calibri" w:eastAsia="Times New Roman" w:hAnsi="Calibri" w:cs="Calibri"/>
                <w:color w:val="000000"/>
                <w:kern w:val="0"/>
                <w:sz w:val="22"/>
                <w:lang w:eastAsia="en-US"/>
              </w:rPr>
            </w:pPr>
            <w:ins w:id="1399" w:author="Guo, Shicheng" w:date="2019-11-07T18:50:00Z">
              <w:r w:rsidRPr="00834669">
                <w:rPr>
                  <w:rFonts w:ascii="Calibri" w:eastAsia="Times New Roman" w:hAnsi="Calibri" w:cs="Calibri"/>
                  <w:color w:val="000000"/>
                  <w:kern w:val="0"/>
                  <w:sz w:val="22"/>
                  <w:lang w:eastAsia="en-US"/>
                </w:rPr>
                <w:t>0.000101798</w:t>
              </w:r>
            </w:ins>
          </w:p>
        </w:tc>
      </w:tr>
      <w:tr w:rsidR="00834669" w:rsidRPr="00834669" w14:paraId="4F2569BD" w14:textId="77777777" w:rsidTr="00834669">
        <w:trPr>
          <w:trHeight w:val="215"/>
          <w:ins w:id="1400"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3C282680" w14:textId="77777777" w:rsidR="00834669" w:rsidRPr="00834669" w:rsidRDefault="00834669" w:rsidP="00834669">
            <w:pPr>
              <w:widowControl/>
              <w:jc w:val="left"/>
              <w:rPr>
                <w:ins w:id="1401" w:author="Guo, Shicheng" w:date="2019-11-07T18:50:00Z"/>
                <w:rFonts w:ascii="Calibri" w:eastAsia="Times New Roman" w:hAnsi="Calibri" w:cs="Calibri"/>
                <w:color w:val="000000"/>
                <w:kern w:val="0"/>
                <w:sz w:val="22"/>
                <w:lang w:eastAsia="en-US"/>
              </w:rPr>
            </w:pPr>
            <w:ins w:id="1402" w:author="Guo, Shicheng" w:date="2019-11-07T18:50:00Z">
              <w:r w:rsidRPr="00834669">
                <w:rPr>
                  <w:rFonts w:ascii="Calibri" w:eastAsia="Times New Roman" w:hAnsi="Calibri" w:cs="Calibri"/>
                  <w:color w:val="000000"/>
                  <w:kern w:val="0"/>
                  <w:sz w:val="22"/>
                  <w:lang w:eastAsia="en-US"/>
                </w:rPr>
                <w:t>OR1L3</w:t>
              </w:r>
            </w:ins>
          </w:p>
        </w:tc>
        <w:tc>
          <w:tcPr>
            <w:tcW w:w="1605" w:type="dxa"/>
            <w:noWrap/>
            <w:hideMark/>
          </w:tcPr>
          <w:p w14:paraId="6B59D896"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03" w:author="Guo, Shicheng" w:date="2019-11-07T18:50:00Z"/>
                <w:rFonts w:ascii="Calibri" w:eastAsia="Times New Roman" w:hAnsi="Calibri" w:cs="Calibri"/>
                <w:color w:val="000000"/>
                <w:kern w:val="0"/>
                <w:sz w:val="22"/>
                <w:lang w:eastAsia="en-US"/>
              </w:rPr>
            </w:pPr>
            <w:ins w:id="1404" w:author="Guo, Shicheng" w:date="2019-11-07T18:50:00Z">
              <w:r w:rsidRPr="00834669">
                <w:rPr>
                  <w:rFonts w:ascii="Calibri" w:eastAsia="Times New Roman" w:hAnsi="Calibri" w:cs="Calibri"/>
                  <w:color w:val="000000"/>
                  <w:kern w:val="0"/>
                  <w:sz w:val="22"/>
                  <w:lang w:eastAsia="en-US"/>
                </w:rPr>
                <w:t>-2.807277446</w:t>
              </w:r>
            </w:ins>
          </w:p>
        </w:tc>
        <w:tc>
          <w:tcPr>
            <w:tcW w:w="1605" w:type="dxa"/>
            <w:noWrap/>
            <w:hideMark/>
          </w:tcPr>
          <w:p w14:paraId="70D6D565"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05" w:author="Guo, Shicheng" w:date="2019-11-07T18:50:00Z"/>
                <w:rFonts w:ascii="Calibri" w:eastAsia="Times New Roman" w:hAnsi="Calibri" w:cs="Calibri"/>
                <w:color w:val="000000"/>
                <w:kern w:val="0"/>
                <w:sz w:val="22"/>
                <w:lang w:eastAsia="en-US"/>
              </w:rPr>
            </w:pPr>
            <w:ins w:id="1406" w:author="Guo, Shicheng" w:date="2019-11-07T18:50:00Z">
              <w:r w:rsidRPr="00834669">
                <w:rPr>
                  <w:rFonts w:ascii="Calibri" w:eastAsia="Times New Roman" w:hAnsi="Calibri" w:cs="Calibri"/>
                  <w:color w:val="000000"/>
                  <w:kern w:val="0"/>
                  <w:sz w:val="22"/>
                  <w:lang w:eastAsia="en-US"/>
                </w:rPr>
                <w:t>0.604833346</w:t>
              </w:r>
            </w:ins>
          </w:p>
        </w:tc>
        <w:tc>
          <w:tcPr>
            <w:tcW w:w="1605" w:type="dxa"/>
            <w:noWrap/>
            <w:hideMark/>
          </w:tcPr>
          <w:p w14:paraId="7CC57AE6"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07" w:author="Guo, Shicheng" w:date="2019-11-07T18:50:00Z"/>
                <w:rFonts w:ascii="Calibri" w:eastAsia="Times New Roman" w:hAnsi="Calibri" w:cs="Calibri"/>
                <w:color w:val="000000"/>
                <w:kern w:val="0"/>
                <w:sz w:val="22"/>
                <w:lang w:eastAsia="en-US"/>
              </w:rPr>
            </w:pPr>
            <w:ins w:id="1408" w:author="Guo, Shicheng" w:date="2019-11-07T18:50:00Z">
              <w:r w:rsidRPr="00834669">
                <w:rPr>
                  <w:rFonts w:ascii="Calibri" w:eastAsia="Times New Roman" w:hAnsi="Calibri" w:cs="Calibri"/>
                  <w:color w:val="000000"/>
                  <w:kern w:val="0"/>
                  <w:sz w:val="22"/>
                  <w:lang w:eastAsia="en-US"/>
                </w:rPr>
                <w:t>-4.641406541</w:t>
              </w:r>
            </w:ins>
          </w:p>
        </w:tc>
        <w:tc>
          <w:tcPr>
            <w:tcW w:w="1605" w:type="dxa"/>
            <w:noWrap/>
            <w:hideMark/>
          </w:tcPr>
          <w:p w14:paraId="3F08C975"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09" w:author="Guo, Shicheng" w:date="2019-11-07T18:50:00Z"/>
                <w:rFonts w:ascii="Calibri" w:eastAsia="Times New Roman" w:hAnsi="Calibri" w:cs="Calibri"/>
                <w:color w:val="000000"/>
                <w:kern w:val="0"/>
                <w:sz w:val="22"/>
                <w:lang w:eastAsia="en-US"/>
              </w:rPr>
            </w:pPr>
            <w:ins w:id="1410" w:author="Guo, Shicheng" w:date="2019-11-07T18:50:00Z">
              <w:r w:rsidRPr="00834669">
                <w:rPr>
                  <w:rFonts w:ascii="Calibri" w:eastAsia="Times New Roman" w:hAnsi="Calibri" w:cs="Calibri"/>
                  <w:color w:val="000000"/>
                  <w:kern w:val="0"/>
                  <w:sz w:val="22"/>
                  <w:lang w:eastAsia="en-US"/>
                </w:rPr>
                <w:t>0.000103356</w:t>
              </w:r>
            </w:ins>
          </w:p>
        </w:tc>
      </w:tr>
      <w:tr w:rsidR="00834669" w:rsidRPr="00834669" w14:paraId="7DC1A4EE" w14:textId="77777777" w:rsidTr="00834669">
        <w:trPr>
          <w:trHeight w:val="215"/>
          <w:ins w:id="1411"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69566880" w14:textId="77777777" w:rsidR="00834669" w:rsidRPr="00834669" w:rsidRDefault="00834669" w:rsidP="00834669">
            <w:pPr>
              <w:widowControl/>
              <w:jc w:val="left"/>
              <w:rPr>
                <w:ins w:id="1412" w:author="Guo, Shicheng" w:date="2019-11-07T18:50:00Z"/>
                <w:rFonts w:ascii="Calibri" w:eastAsia="Times New Roman" w:hAnsi="Calibri" w:cs="Calibri"/>
                <w:color w:val="000000"/>
                <w:kern w:val="0"/>
                <w:sz w:val="22"/>
                <w:lang w:eastAsia="en-US"/>
              </w:rPr>
            </w:pPr>
            <w:ins w:id="1413" w:author="Guo, Shicheng" w:date="2019-11-07T18:50:00Z">
              <w:r w:rsidRPr="00834669">
                <w:rPr>
                  <w:rFonts w:ascii="Calibri" w:eastAsia="Times New Roman" w:hAnsi="Calibri" w:cs="Calibri"/>
                  <w:color w:val="000000"/>
                  <w:kern w:val="0"/>
                  <w:sz w:val="22"/>
                  <w:lang w:eastAsia="en-US"/>
                </w:rPr>
                <w:t>RPL6P25</w:t>
              </w:r>
            </w:ins>
          </w:p>
        </w:tc>
        <w:tc>
          <w:tcPr>
            <w:tcW w:w="1605" w:type="dxa"/>
            <w:noWrap/>
            <w:hideMark/>
          </w:tcPr>
          <w:p w14:paraId="32F3E578"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14" w:author="Guo, Shicheng" w:date="2019-11-07T18:50:00Z"/>
                <w:rFonts w:ascii="Calibri" w:eastAsia="Times New Roman" w:hAnsi="Calibri" w:cs="Calibri"/>
                <w:color w:val="000000"/>
                <w:kern w:val="0"/>
                <w:sz w:val="22"/>
                <w:lang w:eastAsia="en-US"/>
              </w:rPr>
            </w:pPr>
            <w:ins w:id="1415" w:author="Guo, Shicheng" w:date="2019-11-07T18:50:00Z">
              <w:r w:rsidRPr="00834669">
                <w:rPr>
                  <w:rFonts w:ascii="Calibri" w:eastAsia="Times New Roman" w:hAnsi="Calibri" w:cs="Calibri"/>
                  <w:color w:val="000000"/>
                  <w:kern w:val="0"/>
                  <w:sz w:val="22"/>
                  <w:lang w:eastAsia="en-US"/>
                </w:rPr>
                <w:t>-0.073465495</w:t>
              </w:r>
            </w:ins>
          </w:p>
        </w:tc>
        <w:tc>
          <w:tcPr>
            <w:tcW w:w="1605" w:type="dxa"/>
            <w:noWrap/>
            <w:hideMark/>
          </w:tcPr>
          <w:p w14:paraId="51B706CF"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16" w:author="Guo, Shicheng" w:date="2019-11-07T18:50:00Z"/>
                <w:rFonts w:ascii="Calibri" w:eastAsia="Times New Roman" w:hAnsi="Calibri" w:cs="Calibri"/>
                <w:color w:val="000000"/>
                <w:kern w:val="0"/>
                <w:sz w:val="22"/>
                <w:lang w:eastAsia="en-US"/>
              </w:rPr>
            </w:pPr>
            <w:ins w:id="1417" w:author="Guo, Shicheng" w:date="2019-11-07T18:50:00Z">
              <w:r w:rsidRPr="00834669">
                <w:rPr>
                  <w:rFonts w:ascii="Calibri" w:eastAsia="Times New Roman" w:hAnsi="Calibri" w:cs="Calibri"/>
                  <w:color w:val="000000"/>
                  <w:kern w:val="0"/>
                  <w:sz w:val="22"/>
                  <w:lang w:eastAsia="en-US"/>
                </w:rPr>
                <w:t>0.016445187</w:t>
              </w:r>
            </w:ins>
          </w:p>
        </w:tc>
        <w:tc>
          <w:tcPr>
            <w:tcW w:w="1605" w:type="dxa"/>
            <w:noWrap/>
            <w:hideMark/>
          </w:tcPr>
          <w:p w14:paraId="758D0159"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18" w:author="Guo, Shicheng" w:date="2019-11-07T18:50:00Z"/>
                <w:rFonts w:ascii="Calibri" w:eastAsia="Times New Roman" w:hAnsi="Calibri" w:cs="Calibri"/>
                <w:color w:val="000000"/>
                <w:kern w:val="0"/>
                <w:sz w:val="22"/>
                <w:lang w:eastAsia="en-US"/>
              </w:rPr>
            </w:pPr>
            <w:ins w:id="1419" w:author="Guo, Shicheng" w:date="2019-11-07T18:50:00Z">
              <w:r w:rsidRPr="00834669">
                <w:rPr>
                  <w:rFonts w:ascii="Calibri" w:eastAsia="Times New Roman" w:hAnsi="Calibri" w:cs="Calibri"/>
                  <w:color w:val="000000"/>
                  <w:kern w:val="0"/>
                  <w:sz w:val="22"/>
                  <w:lang w:eastAsia="en-US"/>
                </w:rPr>
                <w:t>-4.467294507</w:t>
              </w:r>
            </w:ins>
          </w:p>
        </w:tc>
        <w:tc>
          <w:tcPr>
            <w:tcW w:w="1605" w:type="dxa"/>
            <w:noWrap/>
            <w:hideMark/>
          </w:tcPr>
          <w:p w14:paraId="3D799E7B"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20" w:author="Guo, Shicheng" w:date="2019-11-07T18:50:00Z"/>
                <w:rFonts w:ascii="Calibri" w:eastAsia="Times New Roman" w:hAnsi="Calibri" w:cs="Calibri"/>
                <w:color w:val="000000"/>
                <w:kern w:val="0"/>
                <w:sz w:val="22"/>
                <w:lang w:eastAsia="en-US"/>
              </w:rPr>
            </w:pPr>
            <w:ins w:id="1421" w:author="Guo, Shicheng" w:date="2019-11-07T18:50:00Z">
              <w:r w:rsidRPr="00834669">
                <w:rPr>
                  <w:rFonts w:ascii="Calibri" w:eastAsia="Times New Roman" w:hAnsi="Calibri" w:cs="Calibri"/>
                  <w:color w:val="000000"/>
                  <w:kern w:val="0"/>
                  <w:sz w:val="22"/>
                  <w:lang w:eastAsia="en-US"/>
                </w:rPr>
                <w:t>0.00016096</w:t>
              </w:r>
            </w:ins>
          </w:p>
        </w:tc>
      </w:tr>
      <w:tr w:rsidR="00834669" w:rsidRPr="00834669" w14:paraId="48098E4C" w14:textId="77777777" w:rsidTr="00834669">
        <w:trPr>
          <w:trHeight w:val="215"/>
          <w:ins w:id="1422"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08E12CE9" w14:textId="77777777" w:rsidR="00834669" w:rsidRPr="00834669" w:rsidRDefault="00834669" w:rsidP="00834669">
            <w:pPr>
              <w:widowControl/>
              <w:jc w:val="left"/>
              <w:rPr>
                <w:ins w:id="1423" w:author="Guo, Shicheng" w:date="2019-11-07T18:50:00Z"/>
                <w:rFonts w:ascii="Calibri" w:eastAsia="Times New Roman" w:hAnsi="Calibri" w:cs="Calibri"/>
                <w:color w:val="000000"/>
                <w:kern w:val="0"/>
                <w:sz w:val="22"/>
                <w:lang w:eastAsia="en-US"/>
              </w:rPr>
            </w:pPr>
            <w:ins w:id="1424" w:author="Guo, Shicheng" w:date="2019-11-07T18:50:00Z">
              <w:r w:rsidRPr="00834669">
                <w:rPr>
                  <w:rFonts w:ascii="Calibri" w:eastAsia="Times New Roman" w:hAnsi="Calibri" w:cs="Calibri"/>
                  <w:color w:val="000000"/>
                  <w:kern w:val="0"/>
                  <w:sz w:val="22"/>
                  <w:lang w:eastAsia="en-US"/>
                </w:rPr>
                <w:t>GBAS</w:t>
              </w:r>
            </w:ins>
          </w:p>
        </w:tc>
        <w:tc>
          <w:tcPr>
            <w:tcW w:w="1605" w:type="dxa"/>
            <w:noWrap/>
            <w:hideMark/>
          </w:tcPr>
          <w:p w14:paraId="4184903B"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25" w:author="Guo, Shicheng" w:date="2019-11-07T18:50:00Z"/>
                <w:rFonts w:ascii="Calibri" w:eastAsia="Times New Roman" w:hAnsi="Calibri" w:cs="Calibri"/>
                <w:color w:val="000000"/>
                <w:kern w:val="0"/>
                <w:sz w:val="22"/>
                <w:lang w:eastAsia="en-US"/>
              </w:rPr>
            </w:pPr>
            <w:ins w:id="1426" w:author="Guo, Shicheng" w:date="2019-11-07T18:50:00Z">
              <w:r w:rsidRPr="00834669">
                <w:rPr>
                  <w:rFonts w:ascii="Calibri" w:eastAsia="Times New Roman" w:hAnsi="Calibri" w:cs="Calibri"/>
                  <w:color w:val="000000"/>
                  <w:kern w:val="0"/>
                  <w:sz w:val="22"/>
                  <w:lang w:eastAsia="en-US"/>
                </w:rPr>
                <w:t>-0.293093028</w:t>
              </w:r>
            </w:ins>
          </w:p>
        </w:tc>
        <w:tc>
          <w:tcPr>
            <w:tcW w:w="1605" w:type="dxa"/>
            <w:noWrap/>
            <w:hideMark/>
          </w:tcPr>
          <w:p w14:paraId="159DFA02"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27" w:author="Guo, Shicheng" w:date="2019-11-07T18:50:00Z"/>
                <w:rFonts w:ascii="Calibri" w:eastAsia="Times New Roman" w:hAnsi="Calibri" w:cs="Calibri"/>
                <w:color w:val="000000"/>
                <w:kern w:val="0"/>
                <w:sz w:val="22"/>
                <w:lang w:eastAsia="en-US"/>
              </w:rPr>
            </w:pPr>
            <w:ins w:id="1428" w:author="Guo, Shicheng" w:date="2019-11-07T18:50:00Z">
              <w:r w:rsidRPr="00834669">
                <w:rPr>
                  <w:rFonts w:ascii="Calibri" w:eastAsia="Times New Roman" w:hAnsi="Calibri" w:cs="Calibri"/>
                  <w:color w:val="000000"/>
                  <w:kern w:val="0"/>
                  <w:sz w:val="22"/>
                  <w:lang w:eastAsia="en-US"/>
                </w:rPr>
                <w:t>0.066403357</w:t>
              </w:r>
            </w:ins>
          </w:p>
        </w:tc>
        <w:tc>
          <w:tcPr>
            <w:tcW w:w="1605" w:type="dxa"/>
            <w:noWrap/>
            <w:hideMark/>
          </w:tcPr>
          <w:p w14:paraId="688CD8A5"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29" w:author="Guo, Shicheng" w:date="2019-11-07T18:50:00Z"/>
                <w:rFonts w:ascii="Calibri" w:eastAsia="Times New Roman" w:hAnsi="Calibri" w:cs="Calibri"/>
                <w:color w:val="000000"/>
                <w:kern w:val="0"/>
                <w:sz w:val="22"/>
                <w:lang w:eastAsia="en-US"/>
              </w:rPr>
            </w:pPr>
            <w:ins w:id="1430" w:author="Guo, Shicheng" w:date="2019-11-07T18:50:00Z">
              <w:r w:rsidRPr="00834669">
                <w:rPr>
                  <w:rFonts w:ascii="Calibri" w:eastAsia="Times New Roman" w:hAnsi="Calibri" w:cs="Calibri"/>
                  <w:color w:val="000000"/>
                  <w:kern w:val="0"/>
                  <w:sz w:val="22"/>
                  <w:lang w:eastAsia="en-US"/>
                </w:rPr>
                <w:t>-4.413828497</w:t>
              </w:r>
            </w:ins>
          </w:p>
        </w:tc>
        <w:tc>
          <w:tcPr>
            <w:tcW w:w="1605" w:type="dxa"/>
            <w:noWrap/>
            <w:hideMark/>
          </w:tcPr>
          <w:p w14:paraId="7E601B70"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31" w:author="Guo, Shicheng" w:date="2019-11-07T18:50:00Z"/>
                <w:rFonts w:ascii="Calibri" w:eastAsia="Times New Roman" w:hAnsi="Calibri" w:cs="Calibri"/>
                <w:color w:val="000000"/>
                <w:kern w:val="0"/>
                <w:sz w:val="22"/>
                <w:lang w:eastAsia="en-US"/>
              </w:rPr>
            </w:pPr>
            <w:ins w:id="1432" w:author="Guo, Shicheng" w:date="2019-11-07T18:50:00Z">
              <w:r w:rsidRPr="00834669">
                <w:rPr>
                  <w:rFonts w:ascii="Calibri" w:eastAsia="Times New Roman" w:hAnsi="Calibri" w:cs="Calibri"/>
                  <w:color w:val="000000"/>
                  <w:kern w:val="0"/>
                  <w:sz w:val="22"/>
                  <w:lang w:eastAsia="en-US"/>
                </w:rPr>
                <w:t>0.00018441</w:t>
              </w:r>
            </w:ins>
          </w:p>
        </w:tc>
      </w:tr>
      <w:tr w:rsidR="00834669" w:rsidRPr="00834669" w14:paraId="57A64CA5" w14:textId="77777777" w:rsidTr="00834669">
        <w:trPr>
          <w:trHeight w:val="215"/>
          <w:ins w:id="1433"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31A4E821" w14:textId="77777777" w:rsidR="00834669" w:rsidRPr="00834669" w:rsidRDefault="00834669" w:rsidP="00834669">
            <w:pPr>
              <w:widowControl/>
              <w:jc w:val="left"/>
              <w:rPr>
                <w:ins w:id="1434" w:author="Guo, Shicheng" w:date="2019-11-07T18:50:00Z"/>
                <w:rFonts w:ascii="Calibri" w:eastAsia="Times New Roman" w:hAnsi="Calibri" w:cs="Calibri"/>
                <w:color w:val="000000"/>
                <w:kern w:val="0"/>
                <w:sz w:val="22"/>
                <w:lang w:eastAsia="en-US"/>
              </w:rPr>
            </w:pPr>
            <w:ins w:id="1435" w:author="Guo, Shicheng" w:date="2019-11-07T18:50:00Z">
              <w:r w:rsidRPr="00834669">
                <w:rPr>
                  <w:rFonts w:ascii="Calibri" w:eastAsia="Times New Roman" w:hAnsi="Calibri" w:cs="Calibri"/>
                  <w:color w:val="000000"/>
                  <w:kern w:val="0"/>
                  <w:sz w:val="22"/>
                  <w:lang w:eastAsia="en-US"/>
                </w:rPr>
                <w:t>FCGR1B</w:t>
              </w:r>
            </w:ins>
          </w:p>
        </w:tc>
        <w:tc>
          <w:tcPr>
            <w:tcW w:w="1605" w:type="dxa"/>
            <w:noWrap/>
            <w:hideMark/>
          </w:tcPr>
          <w:p w14:paraId="1E6A10C2"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36" w:author="Guo, Shicheng" w:date="2019-11-07T18:50:00Z"/>
                <w:rFonts w:ascii="Calibri" w:eastAsia="Times New Roman" w:hAnsi="Calibri" w:cs="Calibri"/>
                <w:color w:val="000000"/>
                <w:kern w:val="0"/>
                <w:sz w:val="22"/>
                <w:lang w:eastAsia="en-US"/>
              </w:rPr>
            </w:pPr>
            <w:ins w:id="1437" w:author="Guo, Shicheng" w:date="2019-11-07T18:50:00Z">
              <w:r w:rsidRPr="00834669">
                <w:rPr>
                  <w:rFonts w:ascii="Calibri" w:eastAsia="Times New Roman" w:hAnsi="Calibri" w:cs="Calibri"/>
                  <w:color w:val="000000"/>
                  <w:kern w:val="0"/>
                  <w:sz w:val="22"/>
                  <w:lang w:eastAsia="en-US"/>
                </w:rPr>
                <w:t>1.055896106</w:t>
              </w:r>
            </w:ins>
          </w:p>
        </w:tc>
        <w:tc>
          <w:tcPr>
            <w:tcW w:w="1605" w:type="dxa"/>
            <w:noWrap/>
            <w:hideMark/>
          </w:tcPr>
          <w:p w14:paraId="6611A2FD"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38" w:author="Guo, Shicheng" w:date="2019-11-07T18:50:00Z"/>
                <w:rFonts w:ascii="Calibri" w:eastAsia="Times New Roman" w:hAnsi="Calibri" w:cs="Calibri"/>
                <w:color w:val="000000"/>
                <w:kern w:val="0"/>
                <w:sz w:val="22"/>
                <w:lang w:eastAsia="en-US"/>
              </w:rPr>
            </w:pPr>
            <w:ins w:id="1439" w:author="Guo, Shicheng" w:date="2019-11-07T18:50:00Z">
              <w:r w:rsidRPr="00834669">
                <w:rPr>
                  <w:rFonts w:ascii="Calibri" w:eastAsia="Times New Roman" w:hAnsi="Calibri" w:cs="Calibri"/>
                  <w:color w:val="000000"/>
                  <w:kern w:val="0"/>
                  <w:sz w:val="22"/>
                  <w:lang w:eastAsia="en-US"/>
                </w:rPr>
                <w:t>0.242921051</w:t>
              </w:r>
            </w:ins>
          </w:p>
        </w:tc>
        <w:tc>
          <w:tcPr>
            <w:tcW w:w="1605" w:type="dxa"/>
            <w:noWrap/>
            <w:hideMark/>
          </w:tcPr>
          <w:p w14:paraId="4DA6ACCF"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40" w:author="Guo, Shicheng" w:date="2019-11-07T18:50:00Z"/>
                <w:rFonts w:ascii="Calibri" w:eastAsia="Times New Roman" w:hAnsi="Calibri" w:cs="Calibri"/>
                <w:color w:val="000000"/>
                <w:kern w:val="0"/>
                <w:sz w:val="22"/>
                <w:lang w:eastAsia="en-US"/>
              </w:rPr>
            </w:pPr>
            <w:ins w:id="1441" w:author="Guo, Shicheng" w:date="2019-11-07T18:50:00Z">
              <w:r w:rsidRPr="00834669">
                <w:rPr>
                  <w:rFonts w:ascii="Calibri" w:eastAsia="Times New Roman" w:hAnsi="Calibri" w:cs="Calibri"/>
                  <w:color w:val="000000"/>
                  <w:kern w:val="0"/>
                  <w:sz w:val="22"/>
                  <w:lang w:eastAsia="en-US"/>
                </w:rPr>
                <w:t>4.346663667</w:t>
              </w:r>
            </w:ins>
          </w:p>
        </w:tc>
        <w:tc>
          <w:tcPr>
            <w:tcW w:w="1605" w:type="dxa"/>
            <w:noWrap/>
            <w:hideMark/>
          </w:tcPr>
          <w:p w14:paraId="0E40666E"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42" w:author="Guo, Shicheng" w:date="2019-11-07T18:50:00Z"/>
                <w:rFonts w:ascii="Calibri" w:eastAsia="Times New Roman" w:hAnsi="Calibri" w:cs="Calibri"/>
                <w:color w:val="000000"/>
                <w:kern w:val="0"/>
                <w:sz w:val="22"/>
                <w:lang w:eastAsia="en-US"/>
              </w:rPr>
            </w:pPr>
            <w:ins w:id="1443" w:author="Guo, Shicheng" w:date="2019-11-07T18:50:00Z">
              <w:r w:rsidRPr="00834669">
                <w:rPr>
                  <w:rFonts w:ascii="Calibri" w:eastAsia="Times New Roman" w:hAnsi="Calibri" w:cs="Calibri"/>
                  <w:color w:val="000000"/>
                  <w:kern w:val="0"/>
                  <w:sz w:val="22"/>
                  <w:lang w:eastAsia="en-US"/>
                </w:rPr>
                <w:t>0.000218755</w:t>
              </w:r>
            </w:ins>
          </w:p>
        </w:tc>
      </w:tr>
      <w:tr w:rsidR="00834669" w:rsidRPr="00834669" w14:paraId="11A42748" w14:textId="77777777" w:rsidTr="00834669">
        <w:trPr>
          <w:trHeight w:val="215"/>
          <w:ins w:id="1444"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21D7491C" w14:textId="77777777" w:rsidR="00834669" w:rsidRPr="00834669" w:rsidRDefault="00834669" w:rsidP="00834669">
            <w:pPr>
              <w:widowControl/>
              <w:jc w:val="left"/>
              <w:rPr>
                <w:ins w:id="1445" w:author="Guo, Shicheng" w:date="2019-11-07T18:50:00Z"/>
                <w:rFonts w:ascii="Calibri" w:eastAsia="Times New Roman" w:hAnsi="Calibri" w:cs="Calibri"/>
                <w:color w:val="000000"/>
                <w:kern w:val="0"/>
                <w:sz w:val="22"/>
                <w:lang w:eastAsia="en-US"/>
              </w:rPr>
            </w:pPr>
            <w:ins w:id="1446" w:author="Guo, Shicheng" w:date="2019-11-07T18:50:00Z">
              <w:r w:rsidRPr="00834669">
                <w:rPr>
                  <w:rFonts w:ascii="Calibri" w:eastAsia="Times New Roman" w:hAnsi="Calibri" w:cs="Calibri"/>
                  <w:color w:val="000000"/>
                  <w:kern w:val="0"/>
                  <w:sz w:val="22"/>
                  <w:lang w:eastAsia="en-US"/>
                </w:rPr>
                <w:t>TMEM8C</w:t>
              </w:r>
            </w:ins>
          </w:p>
        </w:tc>
        <w:tc>
          <w:tcPr>
            <w:tcW w:w="1605" w:type="dxa"/>
            <w:noWrap/>
            <w:hideMark/>
          </w:tcPr>
          <w:p w14:paraId="5B1C719D"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47" w:author="Guo, Shicheng" w:date="2019-11-07T18:50:00Z"/>
                <w:rFonts w:ascii="Calibri" w:eastAsia="Times New Roman" w:hAnsi="Calibri" w:cs="Calibri"/>
                <w:color w:val="000000"/>
                <w:kern w:val="0"/>
                <w:sz w:val="22"/>
                <w:lang w:eastAsia="en-US"/>
              </w:rPr>
            </w:pPr>
            <w:ins w:id="1448" w:author="Guo, Shicheng" w:date="2019-11-07T18:50:00Z">
              <w:r w:rsidRPr="00834669">
                <w:rPr>
                  <w:rFonts w:ascii="Calibri" w:eastAsia="Times New Roman" w:hAnsi="Calibri" w:cs="Calibri"/>
                  <w:color w:val="000000"/>
                  <w:kern w:val="0"/>
                  <w:sz w:val="22"/>
                  <w:lang w:eastAsia="en-US"/>
                </w:rPr>
                <w:t>-0.323871996</w:t>
              </w:r>
            </w:ins>
          </w:p>
        </w:tc>
        <w:tc>
          <w:tcPr>
            <w:tcW w:w="1605" w:type="dxa"/>
            <w:noWrap/>
            <w:hideMark/>
          </w:tcPr>
          <w:p w14:paraId="6D3F87F2"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49" w:author="Guo, Shicheng" w:date="2019-11-07T18:50:00Z"/>
                <w:rFonts w:ascii="Calibri" w:eastAsia="Times New Roman" w:hAnsi="Calibri" w:cs="Calibri"/>
                <w:color w:val="000000"/>
                <w:kern w:val="0"/>
                <w:sz w:val="22"/>
                <w:lang w:eastAsia="en-US"/>
              </w:rPr>
            </w:pPr>
            <w:ins w:id="1450" w:author="Guo, Shicheng" w:date="2019-11-07T18:50:00Z">
              <w:r w:rsidRPr="00834669">
                <w:rPr>
                  <w:rFonts w:ascii="Calibri" w:eastAsia="Times New Roman" w:hAnsi="Calibri" w:cs="Calibri"/>
                  <w:color w:val="000000"/>
                  <w:kern w:val="0"/>
                  <w:sz w:val="22"/>
                  <w:lang w:eastAsia="en-US"/>
                </w:rPr>
                <w:t>0.074931836</w:t>
              </w:r>
            </w:ins>
          </w:p>
        </w:tc>
        <w:tc>
          <w:tcPr>
            <w:tcW w:w="1605" w:type="dxa"/>
            <w:noWrap/>
            <w:hideMark/>
          </w:tcPr>
          <w:p w14:paraId="394F4F0B"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51" w:author="Guo, Shicheng" w:date="2019-11-07T18:50:00Z"/>
                <w:rFonts w:ascii="Calibri" w:eastAsia="Times New Roman" w:hAnsi="Calibri" w:cs="Calibri"/>
                <w:color w:val="000000"/>
                <w:kern w:val="0"/>
                <w:sz w:val="22"/>
                <w:lang w:eastAsia="en-US"/>
              </w:rPr>
            </w:pPr>
            <w:ins w:id="1452" w:author="Guo, Shicheng" w:date="2019-11-07T18:50:00Z">
              <w:r w:rsidRPr="00834669">
                <w:rPr>
                  <w:rFonts w:ascii="Calibri" w:eastAsia="Times New Roman" w:hAnsi="Calibri" w:cs="Calibri"/>
                  <w:color w:val="000000"/>
                  <w:kern w:val="0"/>
                  <w:sz w:val="22"/>
                  <w:lang w:eastAsia="en-US"/>
                </w:rPr>
                <w:t>-4.322221565</w:t>
              </w:r>
            </w:ins>
          </w:p>
        </w:tc>
        <w:tc>
          <w:tcPr>
            <w:tcW w:w="1605" w:type="dxa"/>
            <w:noWrap/>
            <w:hideMark/>
          </w:tcPr>
          <w:p w14:paraId="329823DA"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53" w:author="Guo, Shicheng" w:date="2019-11-07T18:50:00Z"/>
                <w:rFonts w:ascii="Calibri" w:eastAsia="Times New Roman" w:hAnsi="Calibri" w:cs="Calibri"/>
                <w:color w:val="000000"/>
                <w:kern w:val="0"/>
                <w:sz w:val="22"/>
                <w:lang w:eastAsia="en-US"/>
              </w:rPr>
            </w:pPr>
            <w:ins w:id="1454" w:author="Guo, Shicheng" w:date="2019-11-07T18:50:00Z">
              <w:r w:rsidRPr="00834669">
                <w:rPr>
                  <w:rFonts w:ascii="Calibri" w:eastAsia="Times New Roman" w:hAnsi="Calibri" w:cs="Calibri"/>
                  <w:color w:val="000000"/>
                  <w:kern w:val="0"/>
                  <w:sz w:val="22"/>
                  <w:lang w:eastAsia="en-US"/>
                </w:rPr>
                <w:t>0.000232777</w:t>
              </w:r>
            </w:ins>
          </w:p>
        </w:tc>
      </w:tr>
      <w:tr w:rsidR="00834669" w:rsidRPr="00834669" w14:paraId="04DD4A58" w14:textId="77777777" w:rsidTr="00834669">
        <w:trPr>
          <w:trHeight w:val="215"/>
          <w:ins w:id="1455"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6183BAC3" w14:textId="77777777" w:rsidR="00834669" w:rsidRPr="00834669" w:rsidRDefault="00834669" w:rsidP="00834669">
            <w:pPr>
              <w:widowControl/>
              <w:jc w:val="left"/>
              <w:rPr>
                <w:ins w:id="1456" w:author="Guo, Shicheng" w:date="2019-11-07T18:50:00Z"/>
                <w:rFonts w:ascii="Calibri" w:eastAsia="Times New Roman" w:hAnsi="Calibri" w:cs="Calibri"/>
                <w:color w:val="000000"/>
                <w:kern w:val="0"/>
                <w:sz w:val="22"/>
                <w:lang w:eastAsia="en-US"/>
              </w:rPr>
            </w:pPr>
            <w:ins w:id="1457" w:author="Guo, Shicheng" w:date="2019-11-07T18:50:00Z">
              <w:r w:rsidRPr="00834669">
                <w:rPr>
                  <w:rFonts w:ascii="Calibri" w:eastAsia="Times New Roman" w:hAnsi="Calibri" w:cs="Calibri"/>
                  <w:color w:val="000000"/>
                  <w:kern w:val="0"/>
                  <w:sz w:val="22"/>
                  <w:lang w:eastAsia="en-US"/>
                </w:rPr>
                <w:t>CDH15</w:t>
              </w:r>
            </w:ins>
          </w:p>
        </w:tc>
        <w:tc>
          <w:tcPr>
            <w:tcW w:w="1605" w:type="dxa"/>
            <w:noWrap/>
            <w:hideMark/>
          </w:tcPr>
          <w:p w14:paraId="15A0C13B"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58" w:author="Guo, Shicheng" w:date="2019-11-07T18:50:00Z"/>
                <w:rFonts w:ascii="Calibri" w:eastAsia="Times New Roman" w:hAnsi="Calibri" w:cs="Calibri"/>
                <w:color w:val="000000"/>
                <w:kern w:val="0"/>
                <w:sz w:val="22"/>
                <w:lang w:eastAsia="en-US"/>
              </w:rPr>
            </w:pPr>
            <w:ins w:id="1459" w:author="Guo, Shicheng" w:date="2019-11-07T18:50:00Z">
              <w:r w:rsidRPr="00834669">
                <w:rPr>
                  <w:rFonts w:ascii="Calibri" w:eastAsia="Times New Roman" w:hAnsi="Calibri" w:cs="Calibri"/>
                  <w:color w:val="000000"/>
                  <w:kern w:val="0"/>
                  <w:sz w:val="22"/>
                  <w:lang w:eastAsia="en-US"/>
                </w:rPr>
                <w:t>-0.494421956</w:t>
              </w:r>
            </w:ins>
          </w:p>
        </w:tc>
        <w:tc>
          <w:tcPr>
            <w:tcW w:w="1605" w:type="dxa"/>
            <w:noWrap/>
            <w:hideMark/>
          </w:tcPr>
          <w:p w14:paraId="5321A79C"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60" w:author="Guo, Shicheng" w:date="2019-11-07T18:50:00Z"/>
                <w:rFonts w:ascii="Calibri" w:eastAsia="Times New Roman" w:hAnsi="Calibri" w:cs="Calibri"/>
                <w:color w:val="000000"/>
                <w:kern w:val="0"/>
                <w:sz w:val="22"/>
                <w:lang w:eastAsia="en-US"/>
              </w:rPr>
            </w:pPr>
            <w:ins w:id="1461" w:author="Guo, Shicheng" w:date="2019-11-07T18:50:00Z">
              <w:r w:rsidRPr="00834669">
                <w:rPr>
                  <w:rFonts w:ascii="Calibri" w:eastAsia="Times New Roman" w:hAnsi="Calibri" w:cs="Calibri"/>
                  <w:color w:val="000000"/>
                  <w:kern w:val="0"/>
                  <w:sz w:val="22"/>
                  <w:lang w:eastAsia="en-US"/>
                </w:rPr>
                <w:t>0.114728436</w:t>
              </w:r>
            </w:ins>
          </w:p>
        </w:tc>
        <w:tc>
          <w:tcPr>
            <w:tcW w:w="1605" w:type="dxa"/>
            <w:noWrap/>
            <w:hideMark/>
          </w:tcPr>
          <w:p w14:paraId="4D27E7D5"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62" w:author="Guo, Shicheng" w:date="2019-11-07T18:50:00Z"/>
                <w:rFonts w:ascii="Calibri" w:eastAsia="Times New Roman" w:hAnsi="Calibri" w:cs="Calibri"/>
                <w:color w:val="000000"/>
                <w:kern w:val="0"/>
                <w:sz w:val="22"/>
                <w:lang w:eastAsia="en-US"/>
              </w:rPr>
            </w:pPr>
            <w:ins w:id="1463" w:author="Guo, Shicheng" w:date="2019-11-07T18:50:00Z">
              <w:r w:rsidRPr="00834669">
                <w:rPr>
                  <w:rFonts w:ascii="Calibri" w:eastAsia="Times New Roman" w:hAnsi="Calibri" w:cs="Calibri"/>
                  <w:color w:val="000000"/>
                  <w:kern w:val="0"/>
                  <w:sz w:val="22"/>
                  <w:lang w:eastAsia="en-US"/>
                </w:rPr>
                <w:t>-4.309497917</w:t>
              </w:r>
            </w:ins>
          </w:p>
        </w:tc>
        <w:tc>
          <w:tcPr>
            <w:tcW w:w="1605" w:type="dxa"/>
            <w:noWrap/>
            <w:hideMark/>
          </w:tcPr>
          <w:p w14:paraId="0EF5C042"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64" w:author="Guo, Shicheng" w:date="2019-11-07T18:50:00Z"/>
                <w:rFonts w:ascii="Calibri" w:eastAsia="Times New Roman" w:hAnsi="Calibri" w:cs="Calibri"/>
                <w:color w:val="000000"/>
                <w:kern w:val="0"/>
                <w:sz w:val="22"/>
                <w:lang w:eastAsia="en-US"/>
              </w:rPr>
            </w:pPr>
            <w:ins w:id="1465" w:author="Guo, Shicheng" w:date="2019-11-07T18:50:00Z">
              <w:r w:rsidRPr="00834669">
                <w:rPr>
                  <w:rFonts w:ascii="Calibri" w:eastAsia="Times New Roman" w:hAnsi="Calibri" w:cs="Calibri"/>
                  <w:color w:val="000000"/>
                  <w:kern w:val="0"/>
                  <w:sz w:val="22"/>
                  <w:lang w:eastAsia="en-US"/>
                </w:rPr>
                <w:t>0.000240427</w:t>
              </w:r>
            </w:ins>
          </w:p>
        </w:tc>
      </w:tr>
      <w:tr w:rsidR="00834669" w:rsidRPr="00834669" w14:paraId="3893778B" w14:textId="77777777" w:rsidTr="00834669">
        <w:trPr>
          <w:trHeight w:val="215"/>
          <w:ins w:id="1466"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3879C572" w14:textId="77777777" w:rsidR="00834669" w:rsidRPr="00834669" w:rsidRDefault="00834669" w:rsidP="00834669">
            <w:pPr>
              <w:widowControl/>
              <w:jc w:val="left"/>
              <w:rPr>
                <w:ins w:id="1467" w:author="Guo, Shicheng" w:date="2019-11-07T18:50:00Z"/>
                <w:rFonts w:ascii="Calibri" w:eastAsia="Times New Roman" w:hAnsi="Calibri" w:cs="Calibri"/>
                <w:color w:val="000000"/>
                <w:kern w:val="0"/>
                <w:sz w:val="22"/>
                <w:lang w:eastAsia="en-US"/>
              </w:rPr>
            </w:pPr>
            <w:ins w:id="1468" w:author="Guo, Shicheng" w:date="2019-11-07T18:50:00Z">
              <w:r w:rsidRPr="00834669">
                <w:rPr>
                  <w:rFonts w:ascii="Calibri" w:eastAsia="Times New Roman" w:hAnsi="Calibri" w:cs="Calibri"/>
                  <w:color w:val="000000"/>
                  <w:kern w:val="0"/>
                  <w:sz w:val="22"/>
                  <w:lang w:eastAsia="en-US"/>
                </w:rPr>
                <w:t>RP11-281O15.5</w:t>
              </w:r>
            </w:ins>
          </w:p>
        </w:tc>
        <w:tc>
          <w:tcPr>
            <w:tcW w:w="1605" w:type="dxa"/>
            <w:noWrap/>
            <w:hideMark/>
          </w:tcPr>
          <w:p w14:paraId="32987816"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69" w:author="Guo, Shicheng" w:date="2019-11-07T18:50:00Z"/>
                <w:rFonts w:ascii="Calibri" w:eastAsia="Times New Roman" w:hAnsi="Calibri" w:cs="Calibri"/>
                <w:color w:val="000000"/>
                <w:kern w:val="0"/>
                <w:sz w:val="22"/>
                <w:lang w:eastAsia="en-US"/>
              </w:rPr>
            </w:pPr>
            <w:ins w:id="1470" w:author="Guo, Shicheng" w:date="2019-11-07T18:50:00Z">
              <w:r w:rsidRPr="00834669">
                <w:rPr>
                  <w:rFonts w:ascii="Calibri" w:eastAsia="Times New Roman" w:hAnsi="Calibri" w:cs="Calibri"/>
                  <w:color w:val="000000"/>
                  <w:kern w:val="0"/>
                  <w:sz w:val="22"/>
                  <w:lang w:eastAsia="en-US"/>
                </w:rPr>
                <w:t>-1.101933942</w:t>
              </w:r>
            </w:ins>
          </w:p>
        </w:tc>
        <w:tc>
          <w:tcPr>
            <w:tcW w:w="1605" w:type="dxa"/>
            <w:noWrap/>
            <w:hideMark/>
          </w:tcPr>
          <w:p w14:paraId="1E43BD62"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71" w:author="Guo, Shicheng" w:date="2019-11-07T18:50:00Z"/>
                <w:rFonts w:ascii="Calibri" w:eastAsia="Times New Roman" w:hAnsi="Calibri" w:cs="Calibri"/>
                <w:color w:val="000000"/>
                <w:kern w:val="0"/>
                <w:sz w:val="22"/>
                <w:lang w:eastAsia="en-US"/>
              </w:rPr>
            </w:pPr>
            <w:ins w:id="1472" w:author="Guo, Shicheng" w:date="2019-11-07T18:50:00Z">
              <w:r w:rsidRPr="00834669">
                <w:rPr>
                  <w:rFonts w:ascii="Calibri" w:eastAsia="Times New Roman" w:hAnsi="Calibri" w:cs="Calibri"/>
                  <w:color w:val="000000"/>
                  <w:kern w:val="0"/>
                  <w:sz w:val="22"/>
                  <w:lang w:eastAsia="en-US"/>
                </w:rPr>
                <w:t>0.257801079</w:t>
              </w:r>
            </w:ins>
          </w:p>
        </w:tc>
        <w:tc>
          <w:tcPr>
            <w:tcW w:w="1605" w:type="dxa"/>
            <w:noWrap/>
            <w:hideMark/>
          </w:tcPr>
          <w:p w14:paraId="27C526D4"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73" w:author="Guo, Shicheng" w:date="2019-11-07T18:50:00Z"/>
                <w:rFonts w:ascii="Calibri" w:eastAsia="Times New Roman" w:hAnsi="Calibri" w:cs="Calibri"/>
                <w:color w:val="000000"/>
                <w:kern w:val="0"/>
                <w:sz w:val="22"/>
                <w:lang w:eastAsia="en-US"/>
              </w:rPr>
            </w:pPr>
            <w:ins w:id="1474" w:author="Guo, Shicheng" w:date="2019-11-07T18:50:00Z">
              <w:r w:rsidRPr="00834669">
                <w:rPr>
                  <w:rFonts w:ascii="Calibri" w:eastAsia="Times New Roman" w:hAnsi="Calibri" w:cs="Calibri"/>
                  <w:color w:val="000000"/>
                  <w:kern w:val="0"/>
                  <w:sz w:val="22"/>
                  <w:lang w:eastAsia="en-US"/>
                </w:rPr>
                <w:t>-4.274357376</w:t>
              </w:r>
            </w:ins>
          </w:p>
        </w:tc>
        <w:tc>
          <w:tcPr>
            <w:tcW w:w="1605" w:type="dxa"/>
            <w:noWrap/>
            <w:hideMark/>
          </w:tcPr>
          <w:p w14:paraId="516F5EC4"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75" w:author="Guo, Shicheng" w:date="2019-11-07T18:50:00Z"/>
                <w:rFonts w:ascii="Calibri" w:eastAsia="Times New Roman" w:hAnsi="Calibri" w:cs="Calibri"/>
                <w:color w:val="000000"/>
                <w:kern w:val="0"/>
                <w:sz w:val="22"/>
                <w:lang w:eastAsia="en-US"/>
              </w:rPr>
            </w:pPr>
            <w:ins w:id="1476" w:author="Guo, Shicheng" w:date="2019-11-07T18:50:00Z">
              <w:r w:rsidRPr="00834669">
                <w:rPr>
                  <w:rFonts w:ascii="Calibri" w:eastAsia="Times New Roman" w:hAnsi="Calibri" w:cs="Calibri"/>
                  <w:color w:val="000000"/>
                  <w:kern w:val="0"/>
                  <w:sz w:val="22"/>
                  <w:lang w:eastAsia="en-US"/>
                </w:rPr>
                <w:t>0.000262881</w:t>
              </w:r>
            </w:ins>
          </w:p>
        </w:tc>
      </w:tr>
      <w:tr w:rsidR="00834669" w:rsidRPr="00834669" w14:paraId="4BA8B2D4" w14:textId="77777777" w:rsidTr="00834669">
        <w:trPr>
          <w:trHeight w:val="215"/>
          <w:ins w:id="1477"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0C5DF062" w14:textId="77777777" w:rsidR="00834669" w:rsidRPr="00834669" w:rsidRDefault="00834669" w:rsidP="00834669">
            <w:pPr>
              <w:widowControl/>
              <w:jc w:val="left"/>
              <w:rPr>
                <w:ins w:id="1478" w:author="Guo, Shicheng" w:date="2019-11-07T18:50:00Z"/>
                <w:rFonts w:ascii="Calibri" w:eastAsia="Times New Roman" w:hAnsi="Calibri" w:cs="Calibri"/>
                <w:color w:val="000000"/>
                <w:kern w:val="0"/>
                <w:sz w:val="22"/>
                <w:lang w:eastAsia="en-US"/>
              </w:rPr>
            </w:pPr>
            <w:ins w:id="1479" w:author="Guo, Shicheng" w:date="2019-11-07T18:50:00Z">
              <w:r w:rsidRPr="00834669">
                <w:rPr>
                  <w:rFonts w:ascii="Calibri" w:eastAsia="Times New Roman" w:hAnsi="Calibri" w:cs="Calibri"/>
                  <w:color w:val="000000"/>
                  <w:kern w:val="0"/>
                  <w:sz w:val="22"/>
                  <w:lang w:eastAsia="en-US"/>
                </w:rPr>
                <w:t>SPEM1</w:t>
              </w:r>
            </w:ins>
          </w:p>
        </w:tc>
        <w:tc>
          <w:tcPr>
            <w:tcW w:w="1605" w:type="dxa"/>
            <w:noWrap/>
            <w:hideMark/>
          </w:tcPr>
          <w:p w14:paraId="0ADB8DC3"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80" w:author="Guo, Shicheng" w:date="2019-11-07T18:50:00Z"/>
                <w:rFonts w:ascii="Calibri" w:eastAsia="Times New Roman" w:hAnsi="Calibri" w:cs="Calibri"/>
                <w:color w:val="000000"/>
                <w:kern w:val="0"/>
                <w:sz w:val="22"/>
                <w:lang w:eastAsia="en-US"/>
              </w:rPr>
            </w:pPr>
            <w:ins w:id="1481" w:author="Guo, Shicheng" w:date="2019-11-07T18:50:00Z">
              <w:r w:rsidRPr="00834669">
                <w:rPr>
                  <w:rFonts w:ascii="Calibri" w:eastAsia="Times New Roman" w:hAnsi="Calibri" w:cs="Calibri"/>
                  <w:color w:val="000000"/>
                  <w:kern w:val="0"/>
                  <w:sz w:val="22"/>
                  <w:lang w:eastAsia="en-US"/>
                </w:rPr>
                <w:t>0.588555721</w:t>
              </w:r>
            </w:ins>
          </w:p>
        </w:tc>
        <w:tc>
          <w:tcPr>
            <w:tcW w:w="1605" w:type="dxa"/>
            <w:noWrap/>
            <w:hideMark/>
          </w:tcPr>
          <w:p w14:paraId="23DA211F"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82" w:author="Guo, Shicheng" w:date="2019-11-07T18:50:00Z"/>
                <w:rFonts w:ascii="Calibri" w:eastAsia="Times New Roman" w:hAnsi="Calibri" w:cs="Calibri"/>
                <w:color w:val="000000"/>
                <w:kern w:val="0"/>
                <w:sz w:val="22"/>
                <w:lang w:eastAsia="en-US"/>
              </w:rPr>
            </w:pPr>
            <w:ins w:id="1483" w:author="Guo, Shicheng" w:date="2019-11-07T18:50:00Z">
              <w:r w:rsidRPr="00834669">
                <w:rPr>
                  <w:rFonts w:ascii="Calibri" w:eastAsia="Times New Roman" w:hAnsi="Calibri" w:cs="Calibri"/>
                  <w:color w:val="000000"/>
                  <w:kern w:val="0"/>
                  <w:sz w:val="22"/>
                  <w:lang w:eastAsia="en-US"/>
                </w:rPr>
                <w:t>0.138007668</w:t>
              </w:r>
            </w:ins>
          </w:p>
        </w:tc>
        <w:tc>
          <w:tcPr>
            <w:tcW w:w="1605" w:type="dxa"/>
            <w:noWrap/>
            <w:hideMark/>
          </w:tcPr>
          <w:p w14:paraId="02356D58"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84" w:author="Guo, Shicheng" w:date="2019-11-07T18:50:00Z"/>
                <w:rFonts w:ascii="Calibri" w:eastAsia="Times New Roman" w:hAnsi="Calibri" w:cs="Calibri"/>
                <w:color w:val="000000"/>
                <w:kern w:val="0"/>
                <w:sz w:val="22"/>
                <w:lang w:eastAsia="en-US"/>
              </w:rPr>
            </w:pPr>
            <w:ins w:id="1485" w:author="Guo, Shicheng" w:date="2019-11-07T18:50:00Z">
              <w:r w:rsidRPr="00834669">
                <w:rPr>
                  <w:rFonts w:ascii="Calibri" w:eastAsia="Times New Roman" w:hAnsi="Calibri" w:cs="Calibri"/>
                  <w:color w:val="000000"/>
                  <w:kern w:val="0"/>
                  <w:sz w:val="22"/>
                  <w:lang w:eastAsia="en-US"/>
                </w:rPr>
                <w:t>4.264659556</w:t>
              </w:r>
            </w:ins>
          </w:p>
        </w:tc>
        <w:tc>
          <w:tcPr>
            <w:tcW w:w="1605" w:type="dxa"/>
            <w:noWrap/>
            <w:hideMark/>
          </w:tcPr>
          <w:p w14:paraId="56B07C98"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86" w:author="Guo, Shicheng" w:date="2019-11-07T18:50:00Z"/>
                <w:rFonts w:ascii="Calibri" w:eastAsia="Times New Roman" w:hAnsi="Calibri" w:cs="Calibri"/>
                <w:color w:val="000000"/>
                <w:kern w:val="0"/>
                <w:sz w:val="22"/>
                <w:lang w:eastAsia="en-US"/>
              </w:rPr>
            </w:pPr>
            <w:ins w:id="1487" w:author="Guo, Shicheng" w:date="2019-11-07T18:50:00Z">
              <w:r w:rsidRPr="00834669">
                <w:rPr>
                  <w:rFonts w:ascii="Calibri" w:eastAsia="Times New Roman" w:hAnsi="Calibri" w:cs="Calibri"/>
                  <w:color w:val="000000"/>
                  <w:kern w:val="0"/>
                  <w:sz w:val="22"/>
                  <w:lang w:eastAsia="en-US"/>
                </w:rPr>
                <w:t>0.000269437</w:t>
              </w:r>
            </w:ins>
          </w:p>
        </w:tc>
      </w:tr>
      <w:tr w:rsidR="00834669" w:rsidRPr="00834669" w14:paraId="509326E1" w14:textId="77777777" w:rsidTr="00834669">
        <w:trPr>
          <w:trHeight w:val="215"/>
          <w:ins w:id="1488"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21E1572B" w14:textId="77777777" w:rsidR="00834669" w:rsidRPr="00834669" w:rsidRDefault="00834669" w:rsidP="00834669">
            <w:pPr>
              <w:widowControl/>
              <w:jc w:val="left"/>
              <w:rPr>
                <w:ins w:id="1489" w:author="Guo, Shicheng" w:date="2019-11-07T18:50:00Z"/>
                <w:rFonts w:ascii="Calibri" w:eastAsia="Times New Roman" w:hAnsi="Calibri" w:cs="Calibri"/>
                <w:color w:val="000000"/>
                <w:kern w:val="0"/>
                <w:sz w:val="22"/>
                <w:lang w:eastAsia="en-US"/>
              </w:rPr>
            </w:pPr>
            <w:ins w:id="1490" w:author="Guo, Shicheng" w:date="2019-11-07T18:50:00Z">
              <w:r w:rsidRPr="00834669">
                <w:rPr>
                  <w:rFonts w:ascii="Calibri" w:eastAsia="Times New Roman" w:hAnsi="Calibri" w:cs="Calibri"/>
                  <w:color w:val="000000"/>
                  <w:kern w:val="0"/>
                  <w:sz w:val="22"/>
                  <w:lang w:eastAsia="en-US"/>
                </w:rPr>
                <w:t>CHRAC1</w:t>
              </w:r>
            </w:ins>
          </w:p>
        </w:tc>
        <w:tc>
          <w:tcPr>
            <w:tcW w:w="1605" w:type="dxa"/>
            <w:noWrap/>
            <w:hideMark/>
          </w:tcPr>
          <w:p w14:paraId="5CD9D287"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91" w:author="Guo, Shicheng" w:date="2019-11-07T18:50:00Z"/>
                <w:rFonts w:ascii="Calibri" w:eastAsia="Times New Roman" w:hAnsi="Calibri" w:cs="Calibri"/>
                <w:color w:val="000000"/>
                <w:kern w:val="0"/>
                <w:sz w:val="22"/>
                <w:lang w:eastAsia="en-US"/>
              </w:rPr>
            </w:pPr>
            <w:ins w:id="1492" w:author="Guo, Shicheng" w:date="2019-11-07T18:50:00Z">
              <w:r w:rsidRPr="00834669">
                <w:rPr>
                  <w:rFonts w:ascii="Calibri" w:eastAsia="Times New Roman" w:hAnsi="Calibri" w:cs="Calibri"/>
                  <w:color w:val="000000"/>
                  <w:kern w:val="0"/>
                  <w:sz w:val="22"/>
                  <w:lang w:eastAsia="en-US"/>
                </w:rPr>
                <w:t>-0.56757007</w:t>
              </w:r>
            </w:ins>
          </w:p>
        </w:tc>
        <w:tc>
          <w:tcPr>
            <w:tcW w:w="1605" w:type="dxa"/>
            <w:noWrap/>
            <w:hideMark/>
          </w:tcPr>
          <w:p w14:paraId="2B6E70F1"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93" w:author="Guo, Shicheng" w:date="2019-11-07T18:50:00Z"/>
                <w:rFonts w:ascii="Calibri" w:eastAsia="Times New Roman" w:hAnsi="Calibri" w:cs="Calibri"/>
                <w:color w:val="000000"/>
                <w:kern w:val="0"/>
                <w:sz w:val="22"/>
                <w:lang w:eastAsia="en-US"/>
              </w:rPr>
            </w:pPr>
            <w:ins w:id="1494" w:author="Guo, Shicheng" w:date="2019-11-07T18:50:00Z">
              <w:r w:rsidRPr="00834669">
                <w:rPr>
                  <w:rFonts w:ascii="Calibri" w:eastAsia="Times New Roman" w:hAnsi="Calibri" w:cs="Calibri"/>
                  <w:color w:val="000000"/>
                  <w:kern w:val="0"/>
                  <w:sz w:val="22"/>
                  <w:lang w:eastAsia="en-US"/>
                </w:rPr>
                <w:t>0.133828264</w:t>
              </w:r>
            </w:ins>
          </w:p>
        </w:tc>
        <w:tc>
          <w:tcPr>
            <w:tcW w:w="1605" w:type="dxa"/>
            <w:noWrap/>
            <w:hideMark/>
          </w:tcPr>
          <w:p w14:paraId="46EF969B"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95" w:author="Guo, Shicheng" w:date="2019-11-07T18:50:00Z"/>
                <w:rFonts w:ascii="Calibri" w:eastAsia="Times New Roman" w:hAnsi="Calibri" w:cs="Calibri"/>
                <w:color w:val="000000"/>
                <w:kern w:val="0"/>
                <w:sz w:val="22"/>
                <w:lang w:eastAsia="en-US"/>
              </w:rPr>
            </w:pPr>
            <w:ins w:id="1496" w:author="Guo, Shicheng" w:date="2019-11-07T18:50:00Z">
              <w:r w:rsidRPr="00834669">
                <w:rPr>
                  <w:rFonts w:ascii="Calibri" w:eastAsia="Times New Roman" w:hAnsi="Calibri" w:cs="Calibri"/>
                  <w:color w:val="000000"/>
                  <w:kern w:val="0"/>
                  <w:sz w:val="22"/>
                  <w:lang w:eastAsia="en-US"/>
                </w:rPr>
                <w:t>-4.241032883</w:t>
              </w:r>
            </w:ins>
          </w:p>
        </w:tc>
        <w:tc>
          <w:tcPr>
            <w:tcW w:w="1605" w:type="dxa"/>
            <w:noWrap/>
            <w:hideMark/>
          </w:tcPr>
          <w:p w14:paraId="707195F7"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497" w:author="Guo, Shicheng" w:date="2019-11-07T18:50:00Z"/>
                <w:rFonts w:ascii="Calibri" w:eastAsia="Times New Roman" w:hAnsi="Calibri" w:cs="Calibri"/>
                <w:color w:val="000000"/>
                <w:kern w:val="0"/>
                <w:sz w:val="22"/>
                <w:lang w:eastAsia="en-US"/>
              </w:rPr>
            </w:pPr>
            <w:ins w:id="1498" w:author="Guo, Shicheng" w:date="2019-11-07T18:50:00Z">
              <w:r w:rsidRPr="00834669">
                <w:rPr>
                  <w:rFonts w:ascii="Calibri" w:eastAsia="Times New Roman" w:hAnsi="Calibri" w:cs="Calibri"/>
                  <w:color w:val="000000"/>
                  <w:kern w:val="0"/>
                  <w:sz w:val="22"/>
                  <w:lang w:eastAsia="en-US"/>
                </w:rPr>
                <w:t>0.000286099</w:t>
              </w:r>
            </w:ins>
          </w:p>
        </w:tc>
      </w:tr>
      <w:tr w:rsidR="00834669" w:rsidRPr="00834669" w14:paraId="04E09A83" w14:textId="77777777" w:rsidTr="00834669">
        <w:trPr>
          <w:trHeight w:val="215"/>
          <w:ins w:id="1499"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38477336" w14:textId="77777777" w:rsidR="00834669" w:rsidRPr="00834669" w:rsidRDefault="00834669" w:rsidP="00834669">
            <w:pPr>
              <w:widowControl/>
              <w:jc w:val="left"/>
              <w:rPr>
                <w:ins w:id="1500" w:author="Guo, Shicheng" w:date="2019-11-07T18:50:00Z"/>
                <w:rFonts w:ascii="Calibri" w:eastAsia="Times New Roman" w:hAnsi="Calibri" w:cs="Calibri"/>
                <w:color w:val="000000"/>
                <w:kern w:val="0"/>
                <w:sz w:val="22"/>
                <w:lang w:eastAsia="en-US"/>
              </w:rPr>
            </w:pPr>
            <w:ins w:id="1501" w:author="Guo, Shicheng" w:date="2019-11-07T18:50:00Z">
              <w:r w:rsidRPr="00834669">
                <w:rPr>
                  <w:rFonts w:ascii="Calibri" w:eastAsia="Times New Roman" w:hAnsi="Calibri" w:cs="Calibri"/>
                  <w:color w:val="000000"/>
                  <w:kern w:val="0"/>
                  <w:sz w:val="22"/>
                  <w:lang w:eastAsia="en-US"/>
                </w:rPr>
                <w:t>LINC00989</w:t>
              </w:r>
            </w:ins>
          </w:p>
        </w:tc>
        <w:tc>
          <w:tcPr>
            <w:tcW w:w="1605" w:type="dxa"/>
            <w:noWrap/>
            <w:hideMark/>
          </w:tcPr>
          <w:p w14:paraId="281BA08E"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02" w:author="Guo, Shicheng" w:date="2019-11-07T18:50:00Z"/>
                <w:rFonts w:ascii="Calibri" w:eastAsia="Times New Roman" w:hAnsi="Calibri" w:cs="Calibri"/>
                <w:color w:val="000000"/>
                <w:kern w:val="0"/>
                <w:sz w:val="22"/>
                <w:lang w:eastAsia="en-US"/>
              </w:rPr>
            </w:pPr>
            <w:ins w:id="1503" w:author="Guo, Shicheng" w:date="2019-11-07T18:50:00Z">
              <w:r w:rsidRPr="00834669">
                <w:rPr>
                  <w:rFonts w:ascii="Calibri" w:eastAsia="Times New Roman" w:hAnsi="Calibri" w:cs="Calibri"/>
                  <w:color w:val="000000"/>
                  <w:kern w:val="0"/>
                  <w:sz w:val="22"/>
                  <w:lang w:eastAsia="en-US"/>
                </w:rPr>
                <w:t>-6.559492333</w:t>
              </w:r>
            </w:ins>
          </w:p>
        </w:tc>
        <w:tc>
          <w:tcPr>
            <w:tcW w:w="1605" w:type="dxa"/>
            <w:noWrap/>
            <w:hideMark/>
          </w:tcPr>
          <w:p w14:paraId="46EB3B6E"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04" w:author="Guo, Shicheng" w:date="2019-11-07T18:50:00Z"/>
                <w:rFonts w:ascii="Calibri" w:eastAsia="Times New Roman" w:hAnsi="Calibri" w:cs="Calibri"/>
                <w:color w:val="000000"/>
                <w:kern w:val="0"/>
                <w:sz w:val="22"/>
                <w:lang w:eastAsia="en-US"/>
              </w:rPr>
            </w:pPr>
            <w:ins w:id="1505" w:author="Guo, Shicheng" w:date="2019-11-07T18:50:00Z">
              <w:r w:rsidRPr="00834669">
                <w:rPr>
                  <w:rFonts w:ascii="Calibri" w:eastAsia="Times New Roman" w:hAnsi="Calibri" w:cs="Calibri"/>
                  <w:color w:val="000000"/>
                  <w:kern w:val="0"/>
                  <w:sz w:val="22"/>
                  <w:lang w:eastAsia="en-US"/>
                </w:rPr>
                <w:t>1.548222328</w:t>
              </w:r>
            </w:ins>
          </w:p>
        </w:tc>
        <w:tc>
          <w:tcPr>
            <w:tcW w:w="1605" w:type="dxa"/>
            <w:noWrap/>
            <w:hideMark/>
          </w:tcPr>
          <w:p w14:paraId="4953CE9E"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06" w:author="Guo, Shicheng" w:date="2019-11-07T18:50:00Z"/>
                <w:rFonts w:ascii="Calibri" w:eastAsia="Times New Roman" w:hAnsi="Calibri" w:cs="Calibri"/>
                <w:color w:val="000000"/>
                <w:kern w:val="0"/>
                <w:sz w:val="22"/>
                <w:lang w:eastAsia="en-US"/>
              </w:rPr>
            </w:pPr>
            <w:ins w:id="1507" w:author="Guo, Shicheng" w:date="2019-11-07T18:50:00Z">
              <w:r w:rsidRPr="00834669">
                <w:rPr>
                  <w:rFonts w:ascii="Calibri" w:eastAsia="Times New Roman" w:hAnsi="Calibri" w:cs="Calibri"/>
                  <w:color w:val="000000"/>
                  <w:kern w:val="0"/>
                  <w:sz w:val="22"/>
                  <w:lang w:eastAsia="en-US"/>
                </w:rPr>
                <w:t>-4.23678965</w:t>
              </w:r>
            </w:ins>
          </w:p>
        </w:tc>
        <w:tc>
          <w:tcPr>
            <w:tcW w:w="1605" w:type="dxa"/>
            <w:noWrap/>
            <w:hideMark/>
          </w:tcPr>
          <w:p w14:paraId="2F2A4D34"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08" w:author="Guo, Shicheng" w:date="2019-11-07T18:50:00Z"/>
                <w:rFonts w:ascii="Calibri" w:eastAsia="Times New Roman" w:hAnsi="Calibri" w:cs="Calibri"/>
                <w:color w:val="000000"/>
                <w:kern w:val="0"/>
                <w:sz w:val="22"/>
                <w:lang w:eastAsia="en-US"/>
              </w:rPr>
            </w:pPr>
            <w:ins w:id="1509" w:author="Guo, Shicheng" w:date="2019-11-07T18:50:00Z">
              <w:r w:rsidRPr="00834669">
                <w:rPr>
                  <w:rFonts w:ascii="Calibri" w:eastAsia="Times New Roman" w:hAnsi="Calibri" w:cs="Calibri"/>
                  <w:color w:val="000000"/>
                  <w:kern w:val="0"/>
                  <w:sz w:val="22"/>
                  <w:lang w:eastAsia="en-US"/>
                </w:rPr>
                <w:t>0.000289198</w:t>
              </w:r>
            </w:ins>
          </w:p>
        </w:tc>
      </w:tr>
      <w:tr w:rsidR="00834669" w:rsidRPr="00834669" w14:paraId="6F9518F0" w14:textId="77777777" w:rsidTr="00834669">
        <w:trPr>
          <w:trHeight w:val="215"/>
          <w:ins w:id="1510"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3794462B" w14:textId="77777777" w:rsidR="00834669" w:rsidRPr="00834669" w:rsidRDefault="00834669" w:rsidP="00834669">
            <w:pPr>
              <w:widowControl/>
              <w:jc w:val="left"/>
              <w:rPr>
                <w:ins w:id="1511" w:author="Guo, Shicheng" w:date="2019-11-07T18:50:00Z"/>
                <w:rFonts w:ascii="Calibri" w:eastAsia="Times New Roman" w:hAnsi="Calibri" w:cs="Calibri"/>
                <w:color w:val="000000"/>
                <w:kern w:val="0"/>
                <w:sz w:val="22"/>
                <w:lang w:eastAsia="en-US"/>
              </w:rPr>
            </w:pPr>
            <w:ins w:id="1512" w:author="Guo, Shicheng" w:date="2019-11-07T18:50:00Z">
              <w:r w:rsidRPr="00834669">
                <w:rPr>
                  <w:rFonts w:ascii="Calibri" w:eastAsia="Times New Roman" w:hAnsi="Calibri" w:cs="Calibri"/>
                  <w:color w:val="000000"/>
                  <w:kern w:val="0"/>
                  <w:sz w:val="22"/>
                  <w:lang w:eastAsia="en-US"/>
                </w:rPr>
                <w:t>CYP4A22</w:t>
              </w:r>
            </w:ins>
          </w:p>
        </w:tc>
        <w:tc>
          <w:tcPr>
            <w:tcW w:w="1605" w:type="dxa"/>
            <w:noWrap/>
            <w:hideMark/>
          </w:tcPr>
          <w:p w14:paraId="4E54AA66"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13" w:author="Guo, Shicheng" w:date="2019-11-07T18:50:00Z"/>
                <w:rFonts w:ascii="Calibri" w:eastAsia="Times New Roman" w:hAnsi="Calibri" w:cs="Calibri"/>
                <w:color w:val="000000"/>
                <w:kern w:val="0"/>
                <w:sz w:val="22"/>
                <w:lang w:eastAsia="en-US"/>
              </w:rPr>
            </w:pPr>
            <w:ins w:id="1514" w:author="Guo, Shicheng" w:date="2019-11-07T18:50:00Z">
              <w:r w:rsidRPr="00834669">
                <w:rPr>
                  <w:rFonts w:ascii="Calibri" w:eastAsia="Times New Roman" w:hAnsi="Calibri" w:cs="Calibri"/>
                  <w:color w:val="000000"/>
                  <w:kern w:val="0"/>
                  <w:sz w:val="22"/>
                  <w:lang w:eastAsia="en-US"/>
                </w:rPr>
                <w:t>1.876579898</w:t>
              </w:r>
            </w:ins>
          </w:p>
        </w:tc>
        <w:tc>
          <w:tcPr>
            <w:tcW w:w="1605" w:type="dxa"/>
            <w:noWrap/>
            <w:hideMark/>
          </w:tcPr>
          <w:p w14:paraId="2119EF89"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15" w:author="Guo, Shicheng" w:date="2019-11-07T18:50:00Z"/>
                <w:rFonts w:ascii="Calibri" w:eastAsia="Times New Roman" w:hAnsi="Calibri" w:cs="Calibri"/>
                <w:color w:val="000000"/>
                <w:kern w:val="0"/>
                <w:sz w:val="22"/>
                <w:lang w:eastAsia="en-US"/>
              </w:rPr>
            </w:pPr>
            <w:ins w:id="1516" w:author="Guo, Shicheng" w:date="2019-11-07T18:50:00Z">
              <w:r w:rsidRPr="00834669">
                <w:rPr>
                  <w:rFonts w:ascii="Calibri" w:eastAsia="Times New Roman" w:hAnsi="Calibri" w:cs="Calibri"/>
                  <w:color w:val="000000"/>
                  <w:kern w:val="0"/>
                  <w:sz w:val="22"/>
                  <w:lang w:eastAsia="en-US"/>
                </w:rPr>
                <w:t>0.444594259</w:t>
              </w:r>
            </w:ins>
          </w:p>
        </w:tc>
        <w:tc>
          <w:tcPr>
            <w:tcW w:w="1605" w:type="dxa"/>
            <w:noWrap/>
            <w:hideMark/>
          </w:tcPr>
          <w:p w14:paraId="7B07247F"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17" w:author="Guo, Shicheng" w:date="2019-11-07T18:50:00Z"/>
                <w:rFonts w:ascii="Calibri" w:eastAsia="Times New Roman" w:hAnsi="Calibri" w:cs="Calibri"/>
                <w:color w:val="000000"/>
                <w:kern w:val="0"/>
                <w:sz w:val="22"/>
                <w:lang w:eastAsia="en-US"/>
              </w:rPr>
            </w:pPr>
            <w:ins w:id="1518" w:author="Guo, Shicheng" w:date="2019-11-07T18:50:00Z">
              <w:r w:rsidRPr="00834669">
                <w:rPr>
                  <w:rFonts w:ascii="Calibri" w:eastAsia="Times New Roman" w:hAnsi="Calibri" w:cs="Calibri"/>
                  <w:color w:val="000000"/>
                  <w:kern w:val="0"/>
                  <w:sz w:val="22"/>
                  <w:lang w:eastAsia="en-US"/>
                </w:rPr>
                <w:t>4.220881984</w:t>
              </w:r>
            </w:ins>
          </w:p>
        </w:tc>
        <w:tc>
          <w:tcPr>
            <w:tcW w:w="1605" w:type="dxa"/>
            <w:noWrap/>
            <w:hideMark/>
          </w:tcPr>
          <w:p w14:paraId="5C101226"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19" w:author="Guo, Shicheng" w:date="2019-11-07T18:50:00Z"/>
                <w:rFonts w:ascii="Calibri" w:eastAsia="Times New Roman" w:hAnsi="Calibri" w:cs="Calibri"/>
                <w:color w:val="000000"/>
                <w:kern w:val="0"/>
                <w:sz w:val="22"/>
                <w:lang w:eastAsia="en-US"/>
              </w:rPr>
            </w:pPr>
            <w:ins w:id="1520" w:author="Guo, Shicheng" w:date="2019-11-07T18:50:00Z">
              <w:r w:rsidRPr="00834669">
                <w:rPr>
                  <w:rFonts w:ascii="Calibri" w:eastAsia="Times New Roman" w:hAnsi="Calibri" w:cs="Calibri"/>
                  <w:color w:val="000000"/>
                  <w:kern w:val="0"/>
                  <w:sz w:val="22"/>
                  <w:lang w:eastAsia="en-US"/>
                </w:rPr>
                <w:t>0.000301116</w:t>
              </w:r>
            </w:ins>
          </w:p>
        </w:tc>
      </w:tr>
      <w:tr w:rsidR="00834669" w:rsidRPr="00834669" w14:paraId="2283EAE5" w14:textId="77777777" w:rsidTr="00834669">
        <w:trPr>
          <w:trHeight w:val="215"/>
          <w:ins w:id="1521"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45EAA6EC" w14:textId="77777777" w:rsidR="00834669" w:rsidRPr="00834669" w:rsidRDefault="00834669" w:rsidP="00834669">
            <w:pPr>
              <w:widowControl/>
              <w:jc w:val="left"/>
              <w:rPr>
                <w:ins w:id="1522" w:author="Guo, Shicheng" w:date="2019-11-07T18:50:00Z"/>
                <w:rFonts w:ascii="Calibri" w:eastAsia="Times New Roman" w:hAnsi="Calibri" w:cs="Calibri"/>
                <w:color w:val="000000"/>
                <w:kern w:val="0"/>
                <w:sz w:val="22"/>
                <w:lang w:eastAsia="en-US"/>
              </w:rPr>
            </w:pPr>
            <w:ins w:id="1523" w:author="Guo, Shicheng" w:date="2019-11-07T18:50:00Z">
              <w:r w:rsidRPr="00834669">
                <w:rPr>
                  <w:rFonts w:ascii="Calibri" w:eastAsia="Times New Roman" w:hAnsi="Calibri" w:cs="Calibri"/>
                  <w:color w:val="000000"/>
                  <w:kern w:val="0"/>
                  <w:sz w:val="22"/>
                  <w:lang w:eastAsia="en-US"/>
                </w:rPr>
                <w:t>ROCK1</w:t>
              </w:r>
            </w:ins>
          </w:p>
        </w:tc>
        <w:tc>
          <w:tcPr>
            <w:tcW w:w="1605" w:type="dxa"/>
            <w:noWrap/>
            <w:hideMark/>
          </w:tcPr>
          <w:p w14:paraId="56128FC3"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24" w:author="Guo, Shicheng" w:date="2019-11-07T18:50:00Z"/>
                <w:rFonts w:ascii="Calibri" w:eastAsia="Times New Roman" w:hAnsi="Calibri" w:cs="Calibri"/>
                <w:color w:val="000000"/>
                <w:kern w:val="0"/>
                <w:sz w:val="22"/>
                <w:lang w:eastAsia="en-US"/>
              </w:rPr>
            </w:pPr>
            <w:ins w:id="1525" w:author="Guo, Shicheng" w:date="2019-11-07T18:50:00Z">
              <w:r w:rsidRPr="00834669">
                <w:rPr>
                  <w:rFonts w:ascii="Calibri" w:eastAsia="Times New Roman" w:hAnsi="Calibri" w:cs="Calibri"/>
                  <w:color w:val="000000"/>
                  <w:kern w:val="0"/>
                  <w:sz w:val="22"/>
                  <w:lang w:eastAsia="en-US"/>
                </w:rPr>
                <w:t>-0.711684952</w:t>
              </w:r>
            </w:ins>
          </w:p>
        </w:tc>
        <w:tc>
          <w:tcPr>
            <w:tcW w:w="1605" w:type="dxa"/>
            <w:noWrap/>
            <w:hideMark/>
          </w:tcPr>
          <w:p w14:paraId="2122187D"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26" w:author="Guo, Shicheng" w:date="2019-11-07T18:50:00Z"/>
                <w:rFonts w:ascii="Calibri" w:eastAsia="Times New Roman" w:hAnsi="Calibri" w:cs="Calibri"/>
                <w:color w:val="000000"/>
                <w:kern w:val="0"/>
                <w:sz w:val="22"/>
                <w:lang w:eastAsia="en-US"/>
              </w:rPr>
            </w:pPr>
            <w:ins w:id="1527" w:author="Guo, Shicheng" w:date="2019-11-07T18:50:00Z">
              <w:r w:rsidRPr="00834669">
                <w:rPr>
                  <w:rFonts w:ascii="Calibri" w:eastAsia="Times New Roman" w:hAnsi="Calibri" w:cs="Calibri"/>
                  <w:color w:val="000000"/>
                  <w:kern w:val="0"/>
                  <w:sz w:val="22"/>
                  <w:lang w:eastAsia="en-US"/>
                </w:rPr>
                <w:t>0.170425699</w:t>
              </w:r>
            </w:ins>
          </w:p>
        </w:tc>
        <w:tc>
          <w:tcPr>
            <w:tcW w:w="1605" w:type="dxa"/>
            <w:noWrap/>
            <w:hideMark/>
          </w:tcPr>
          <w:p w14:paraId="3412356C"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28" w:author="Guo, Shicheng" w:date="2019-11-07T18:50:00Z"/>
                <w:rFonts w:ascii="Calibri" w:eastAsia="Times New Roman" w:hAnsi="Calibri" w:cs="Calibri"/>
                <w:color w:val="000000"/>
                <w:kern w:val="0"/>
                <w:sz w:val="22"/>
                <w:lang w:eastAsia="en-US"/>
              </w:rPr>
            </w:pPr>
            <w:ins w:id="1529" w:author="Guo, Shicheng" w:date="2019-11-07T18:50:00Z">
              <w:r w:rsidRPr="00834669">
                <w:rPr>
                  <w:rFonts w:ascii="Calibri" w:eastAsia="Times New Roman" w:hAnsi="Calibri" w:cs="Calibri"/>
                  <w:color w:val="000000"/>
                  <w:kern w:val="0"/>
                  <w:sz w:val="22"/>
                  <w:lang w:eastAsia="en-US"/>
                </w:rPr>
                <w:t>-4.175925084</w:t>
              </w:r>
            </w:ins>
          </w:p>
        </w:tc>
        <w:tc>
          <w:tcPr>
            <w:tcW w:w="1605" w:type="dxa"/>
            <w:noWrap/>
            <w:hideMark/>
          </w:tcPr>
          <w:p w14:paraId="39984B0C"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30" w:author="Guo, Shicheng" w:date="2019-11-07T18:50:00Z"/>
                <w:rFonts w:ascii="Calibri" w:eastAsia="Times New Roman" w:hAnsi="Calibri" w:cs="Calibri"/>
                <w:color w:val="000000"/>
                <w:kern w:val="0"/>
                <w:sz w:val="22"/>
                <w:lang w:eastAsia="en-US"/>
              </w:rPr>
            </w:pPr>
            <w:ins w:id="1531" w:author="Guo, Shicheng" w:date="2019-11-07T18:50:00Z">
              <w:r w:rsidRPr="00834669">
                <w:rPr>
                  <w:rFonts w:ascii="Calibri" w:eastAsia="Times New Roman" w:hAnsi="Calibri" w:cs="Calibri"/>
                  <w:color w:val="000000"/>
                  <w:kern w:val="0"/>
                  <w:sz w:val="22"/>
                  <w:lang w:eastAsia="en-US"/>
                </w:rPr>
                <w:t>0.000337503</w:t>
              </w:r>
            </w:ins>
          </w:p>
        </w:tc>
      </w:tr>
      <w:tr w:rsidR="00834669" w:rsidRPr="00834669" w14:paraId="7695E5F6" w14:textId="77777777" w:rsidTr="00834669">
        <w:trPr>
          <w:trHeight w:val="215"/>
          <w:ins w:id="1532"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39D71D5F" w14:textId="77777777" w:rsidR="00834669" w:rsidRPr="00834669" w:rsidRDefault="00834669" w:rsidP="00834669">
            <w:pPr>
              <w:widowControl/>
              <w:jc w:val="left"/>
              <w:rPr>
                <w:ins w:id="1533" w:author="Guo, Shicheng" w:date="2019-11-07T18:50:00Z"/>
                <w:rFonts w:ascii="Calibri" w:eastAsia="Times New Roman" w:hAnsi="Calibri" w:cs="Calibri"/>
                <w:color w:val="000000"/>
                <w:kern w:val="0"/>
                <w:sz w:val="22"/>
                <w:lang w:eastAsia="en-US"/>
              </w:rPr>
            </w:pPr>
            <w:ins w:id="1534" w:author="Guo, Shicheng" w:date="2019-11-07T18:50:00Z">
              <w:r w:rsidRPr="00834669">
                <w:rPr>
                  <w:rFonts w:ascii="Calibri" w:eastAsia="Times New Roman" w:hAnsi="Calibri" w:cs="Calibri"/>
                  <w:color w:val="000000"/>
                  <w:kern w:val="0"/>
                  <w:sz w:val="22"/>
                  <w:lang w:eastAsia="en-US"/>
                </w:rPr>
                <w:t>PA2G4P1</w:t>
              </w:r>
            </w:ins>
          </w:p>
        </w:tc>
        <w:tc>
          <w:tcPr>
            <w:tcW w:w="1605" w:type="dxa"/>
            <w:noWrap/>
            <w:hideMark/>
          </w:tcPr>
          <w:p w14:paraId="0C8E989C"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35" w:author="Guo, Shicheng" w:date="2019-11-07T18:50:00Z"/>
                <w:rFonts w:ascii="Calibri" w:eastAsia="Times New Roman" w:hAnsi="Calibri" w:cs="Calibri"/>
                <w:color w:val="000000"/>
                <w:kern w:val="0"/>
                <w:sz w:val="22"/>
                <w:lang w:eastAsia="en-US"/>
              </w:rPr>
            </w:pPr>
            <w:ins w:id="1536" w:author="Guo, Shicheng" w:date="2019-11-07T18:50:00Z">
              <w:r w:rsidRPr="00834669">
                <w:rPr>
                  <w:rFonts w:ascii="Calibri" w:eastAsia="Times New Roman" w:hAnsi="Calibri" w:cs="Calibri"/>
                  <w:color w:val="000000"/>
                  <w:kern w:val="0"/>
                  <w:sz w:val="22"/>
                  <w:lang w:eastAsia="en-US"/>
                </w:rPr>
                <w:t>1.430338751</w:t>
              </w:r>
            </w:ins>
          </w:p>
        </w:tc>
        <w:tc>
          <w:tcPr>
            <w:tcW w:w="1605" w:type="dxa"/>
            <w:noWrap/>
            <w:hideMark/>
          </w:tcPr>
          <w:p w14:paraId="55815D01"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37" w:author="Guo, Shicheng" w:date="2019-11-07T18:50:00Z"/>
                <w:rFonts w:ascii="Calibri" w:eastAsia="Times New Roman" w:hAnsi="Calibri" w:cs="Calibri"/>
                <w:color w:val="000000"/>
                <w:kern w:val="0"/>
                <w:sz w:val="22"/>
                <w:lang w:eastAsia="en-US"/>
              </w:rPr>
            </w:pPr>
            <w:ins w:id="1538" w:author="Guo, Shicheng" w:date="2019-11-07T18:50:00Z">
              <w:r w:rsidRPr="00834669">
                <w:rPr>
                  <w:rFonts w:ascii="Calibri" w:eastAsia="Times New Roman" w:hAnsi="Calibri" w:cs="Calibri"/>
                  <w:color w:val="000000"/>
                  <w:kern w:val="0"/>
                  <w:sz w:val="22"/>
                  <w:lang w:eastAsia="en-US"/>
                </w:rPr>
                <w:t>0.343921536</w:t>
              </w:r>
            </w:ins>
          </w:p>
        </w:tc>
        <w:tc>
          <w:tcPr>
            <w:tcW w:w="1605" w:type="dxa"/>
            <w:noWrap/>
            <w:hideMark/>
          </w:tcPr>
          <w:p w14:paraId="5ED9E260"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39" w:author="Guo, Shicheng" w:date="2019-11-07T18:50:00Z"/>
                <w:rFonts w:ascii="Calibri" w:eastAsia="Times New Roman" w:hAnsi="Calibri" w:cs="Calibri"/>
                <w:color w:val="000000"/>
                <w:kern w:val="0"/>
                <w:sz w:val="22"/>
                <w:lang w:eastAsia="en-US"/>
              </w:rPr>
            </w:pPr>
            <w:ins w:id="1540" w:author="Guo, Shicheng" w:date="2019-11-07T18:50:00Z">
              <w:r w:rsidRPr="00834669">
                <w:rPr>
                  <w:rFonts w:ascii="Calibri" w:eastAsia="Times New Roman" w:hAnsi="Calibri" w:cs="Calibri"/>
                  <w:color w:val="000000"/>
                  <w:kern w:val="0"/>
                  <w:sz w:val="22"/>
                  <w:lang w:eastAsia="en-US"/>
                </w:rPr>
                <w:t>4.158910098</w:t>
              </w:r>
            </w:ins>
          </w:p>
        </w:tc>
        <w:tc>
          <w:tcPr>
            <w:tcW w:w="1605" w:type="dxa"/>
            <w:noWrap/>
            <w:hideMark/>
          </w:tcPr>
          <w:p w14:paraId="67CE761B"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41" w:author="Guo, Shicheng" w:date="2019-11-07T18:50:00Z"/>
                <w:rFonts w:ascii="Calibri" w:eastAsia="Times New Roman" w:hAnsi="Calibri" w:cs="Calibri"/>
                <w:color w:val="000000"/>
                <w:kern w:val="0"/>
                <w:sz w:val="22"/>
                <w:lang w:eastAsia="en-US"/>
              </w:rPr>
            </w:pPr>
            <w:ins w:id="1542" w:author="Guo, Shicheng" w:date="2019-11-07T18:50:00Z">
              <w:r w:rsidRPr="00834669">
                <w:rPr>
                  <w:rFonts w:ascii="Calibri" w:eastAsia="Times New Roman" w:hAnsi="Calibri" w:cs="Calibri"/>
                  <w:color w:val="000000"/>
                  <w:kern w:val="0"/>
                  <w:sz w:val="22"/>
                  <w:lang w:eastAsia="en-US"/>
                </w:rPr>
                <w:t>0.000352386</w:t>
              </w:r>
            </w:ins>
          </w:p>
        </w:tc>
      </w:tr>
      <w:tr w:rsidR="00834669" w:rsidRPr="00834669" w14:paraId="13141A67" w14:textId="77777777" w:rsidTr="00834669">
        <w:trPr>
          <w:trHeight w:val="215"/>
          <w:ins w:id="1543"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6FA40DBE" w14:textId="77777777" w:rsidR="00834669" w:rsidRPr="00834669" w:rsidRDefault="00834669" w:rsidP="00834669">
            <w:pPr>
              <w:widowControl/>
              <w:jc w:val="left"/>
              <w:rPr>
                <w:ins w:id="1544" w:author="Guo, Shicheng" w:date="2019-11-07T18:50:00Z"/>
                <w:rFonts w:ascii="Calibri" w:eastAsia="Times New Roman" w:hAnsi="Calibri" w:cs="Calibri"/>
                <w:color w:val="000000"/>
                <w:kern w:val="0"/>
                <w:sz w:val="22"/>
                <w:lang w:eastAsia="en-US"/>
              </w:rPr>
            </w:pPr>
            <w:ins w:id="1545" w:author="Guo, Shicheng" w:date="2019-11-07T18:50:00Z">
              <w:r w:rsidRPr="00834669">
                <w:rPr>
                  <w:rFonts w:ascii="Calibri" w:eastAsia="Times New Roman" w:hAnsi="Calibri" w:cs="Calibri"/>
                  <w:color w:val="000000"/>
                  <w:kern w:val="0"/>
                  <w:sz w:val="22"/>
                  <w:lang w:eastAsia="en-US"/>
                </w:rPr>
                <w:t>AOC3</w:t>
              </w:r>
            </w:ins>
          </w:p>
        </w:tc>
        <w:tc>
          <w:tcPr>
            <w:tcW w:w="1605" w:type="dxa"/>
            <w:noWrap/>
            <w:hideMark/>
          </w:tcPr>
          <w:p w14:paraId="03B02A23"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46" w:author="Guo, Shicheng" w:date="2019-11-07T18:50:00Z"/>
                <w:rFonts w:ascii="Calibri" w:eastAsia="Times New Roman" w:hAnsi="Calibri" w:cs="Calibri"/>
                <w:color w:val="000000"/>
                <w:kern w:val="0"/>
                <w:sz w:val="22"/>
                <w:lang w:eastAsia="en-US"/>
              </w:rPr>
            </w:pPr>
            <w:ins w:id="1547" w:author="Guo, Shicheng" w:date="2019-11-07T18:50:00Z">
              <w:r w:rsidRPr="00834669">
                <w:rPr>
                  <w:rFonts w:ascii="Calibri" w:eastAsia="Times New Roman" w:hAnsi="Calibri" w:cs="Calibri"/>
                  <w:color w:val="000000"/>
                  <w:kern w:val="0"/>
                  <w:sz w:val="22"/>
                  <w:lang w:eastAsia="en-US"/>
                </w:rPr>
                <w:t>-0.306810346</w:t>
              </w:r>
            </w:ins>
          </w:p>
        </w:tc>
        <w:tc>
          <w:tcPr>
            <w:tcW w:w="1605" w:type="dxa"/>
            <w:noWrap/>
            <w:hideMark/>
          </w:tcPr>
          <w:p w14:paraId="184D3AC9"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48" w:author="Guo, Shicheng" w:date="2019-11-07T18:50:00Z"/>
                <w:rFonts w:ascii="Calibri" w:eastAsia="Times New Roman" w:hAnsi="Calibri" w:cs="Calibri"/>
                <w:color w:val="000000"/>
                <w:kern w:val="0"/>
                <w:sz w:val="22"/>
                <w:lang w:eastAsia="en-US"/>
              </w:rPr>
            </w:pPr>
            <w:ins w:id="1549" w:author="Guo, Shicheng" w:date="2019-11-07T18:50:00Z">
              <w:r w:rsidRPr="00834669">
                <w:rPr>
                  <w:rFonts w:ascii="Calibri" w:eastAsia="Times New Roman" w:hAnsi="Calibri" w:cs="Calibri"/>
                  <w:color w:val="000000"/>
                  <w:kern w:val="0"/>
                  <w:sz w:val="22"/>
                  <w:lang w:eastAsia="en-US"/>
                </w:rPr>
                <w:t>0.074171427</w:t>
              </w:r>
            </w:ins>
          </w:p>
        </w:tc>
        <w:tc>
          <w:tcPr>
            <w:tcW w:w="1605" w:type="dxa"/>
            <w:noWrap/>
            <w:hideMark/>
          </w:tcPr>
          <w:p w14:paraId="65D50217"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50" w:author="Guo, Shicheng" w:date="2019-11-07T18:50:00Z"/>
                <w:rFonts w:ascii="Calibri" w:eastAsia="Times New Roman" w:hAnsi="Calibri" w:cs="Calibri"/>
                <w:color w:val="000000"/>
                <w:kern w:val="0"/>
                <w:sz w:val="22"/>
                <w:lang w:eastAsia="en-US"/>
              </w:rPr>
            </w:pPr>
            <w:ins w:id="1551" w:author="Guo, Shicheng" w:date="2019-11-07T18:50:00Z">
              <w:r w:rsidRPr="00834669">
                <w:rPr>
                  <w:rFonts w:ascii="Calibri" w:eastAsia="Times New Roman" w:hAnsi="Calibri" w:cs="Calibri"/>
                  <w:color w:val="000000"/>
                  <w:kern w:val="0"/>
                  <w:sz w:val="22"/>
                  <w:lang w:eastAsia="en-US"/>
                </w:rPr>
                <w:t>-4.136503236</w:t>
              </w:r>
            </w:ins>
          </w:p>
        </w:tc>
        <w:tc>
          <w:tcPr>
            <w:tcW w:w="1605" w:type="dxa"/>
            <w:noWrap/>
            <w:hideMark/>
          </w:tcPr>
          <w:p w14:paraId="37BE1ABA"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52" w:author="Guo, Shicheng" w:date="2019-11-07T18:50:00Z"/>
                <w:rFonts w:ascii="Calibri" w:eastAsia="Times New Roman" w:hAnsi="Calibri" w:cs="Calibri"/>
                <w:color w:val="000000"/>
                <w:kern w:val="0"/>
                <w:sz w:val="22"/>
                <w:lang w:eastAsia="en-US"/>
              </w:rPr>
            </w:pPr>
            <w:ins w:id="1553" w:author="Guo, Shicheng" w:date="2019-11-07T18:50:00Z">
              <w:r w:rsidRPr="00834669">
                <w:rPr>
                  <w:rFonts w:ascii="Calibri" w:eastAsia="Times New Roman" w:hAnsi="Calibri" w:cs="Calibri"/>
                  <w:color w:val="000000"/>
                  <w:kern w:val="0"/>
                  <w:sz w:val="22"/>
                  <w:lang w:eastAsia="en-US"/>
                </w:rPr>
                <w:t>0.000372984</w:t>
              </w:r>
            </w:ins>
          </w:p>
        </w:tc>
      </w:tr>
      <w:tr w:rsidR="00834669" w:rsidRPr="00834669" w14:paraId="02373271" w14:textId="77777777" w:rsidTr="00834669">
        <w:trPr>
          <w:trHeight w:val="215"/>
          <w:ins w:id="1554"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0545AA2D" w14:textId="77777777" w:rsidR="00834669" w:rsidRPr="00834669" w:rsidRDefault="00834669" w:rsidP="00834669">
            <w:pPr>
              <w:widowControl/>
              <w:jc w:val="left"/>
              <w:rPr>
                <w:ins w:id="1555" w:author="Guo, Shicheng" w:date="2019-11-07T18:50:00Z"/>
                <w:rFonts w:ascii="Calibri" w:eastAsia="Times New Roman" w:hAnsi="Calibri" w:cs="Calibri"/>
                <w:color w:val="000000"/>
                <w:kern w:val="0"/>
                <w:sz w:val="22"/>
                <w:lang w:eastAsia="en-US"/>
              </w:rPr>
            </w:pPr>
            <w:ins w:id="1556" w:author="Guo, Shicheng" w:date="2019-11-07T18:50:00Z">
              <w:r w:rsidRPr="00834669">
                <w:rPr>
                  <w:rFonts w:ascii="Calibri" w:eastAsia="Times New Roman" w:hAnsi="Calibri" w:cs="Calibri"/>
                  <w:color w:val="000000"/>
                  <w:kern w:val="0"/>
                  <w:sz w:val="22"/>
                  <w:lang w:eastAsia="en-US"/>
                </w:rPr>
                <w:t>COMMD3-BMI1</w:t>
              </w:r>
            </w:ins>
          </w:p>
        </w:tc>
        <w:tc>
          <w:tcPr>
            <w:tcW w:w="1605" w:type="dxa"/>
            <w:noWrap/>
            <w:hideMark/>
          </w:tcPr>
          <w:p w14:paraId="5C9E4222"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57" w:author="Guo, Shicheng" w:date="2019-11-07T18:50:00Z"/>
                <w:rFonts w:ascii="Calibri" w:eastAsia="Times New Roman" w:hAnsi="Calibri" w:cs="Calibri"/>
                <w:color w:val="000000"/>
                <w:kern w:val="0"/>
                <w:sz w:val="22"/>
                <w:lang w:eastAsia="en-US"/>
              </w:rPr>
            </w:pPr>
            <w:ins w:id="1558" w:author="Guo, Shicheng" w:date="2019-11-07T18:50:00Z">
              <w:r w:rsidRPr="00834669">
                <w:rPr>
                  <w:rFonts w:ascii="Calibri" w:eastAsia="Times New Roman" w:hAnsi="Calibri" w:cs="Calibri"/>
                  <w:color w:val="000000"/>
                  <w:kern w:val="0"/>
                  <w:sz w:val="22"/>
                  <w:lang w:eastAsia="en-US"/>
                </w:rPr>
                <w:t>-0.115562458</w:t>
              </w:r>
            </w:ins>
          </w:p>
        </w:tc>
        <w:tc>
          <w:tcPr>
            <w:tcW w:w="1605" w:type="dxa"/>
            <w:noWrap/>
            <w:hideMark/>
          </w:tcPr>
          <w:p w14:paraId="3E5BFEA0"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59" w:author="Guo, Shicheng" w:date="2019-11-07T18:50:00Z"/>
                <w:rFonts w:ascii="Calibri" w:eastAsia="Times New Roman" w:hAnsi="Calibri" w:cs="Calibri"/>
                <w:color w:val="000000"/>
                <w:kern w:val="0"/>
                <w:sz w:val="22"/>
                <w:lang w:eastAsia="en-US"/>
              </w:rPr>
            </w:pPr>
            <w:ins w:id="1560" w:author="Guo, Shicheng" w:date="2019-11-07T18:50:00Z">
              <w:r w:rsidRPr="00834669">
                <w:rPr>
                  <w:rFonts w:ascii="Calibri" w:eastAsia="Times New Roman" w:hAnsi="Calibri" w:cs="Calibri"/>
                  <w:color w:val="000000"/>
                  <w:kern w:val="0"/>
                  <w:sz w:val="22"/>
                  <w:lang w:eastAsia="en-US"/>
                </w:rPr>
                <w:t>0.028304292</w:t>
              </w:r>
            </w:ins>
          </w:p>
        </w:tc>
        <w:tc>
          <w:tcPr>
            <w:tcW w:w="1605" w:type="dxa"/>
            <w:noWrap/>
            <w:hideMark/>
          </w:tcPr>
          <w:p w14:paraId="6A4405A8"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61" w:author="Guo, Shicheng" w:date="2019-11-07T18:50:00Z"/>
                <w:rFonts w:ascii="Calibri" w:eastAsia="Times New Roman" w:hAnsi="Calibri" w:cs="Calibri"/>
                <w:color w:val="000000"/>
                <w:kern w:val="0"/>
                <w:sz w:val="22"/>
                <w:lang w:eastAsia="en-US"/>
              </w:rPr>
            </w:pPr>
            <w:ins w:id="1562" w:author="Guo, Shicheng" w:date="2019-11-07T18:50:00Z">
              <w:r w:rsidRPr="00834669">
                <w:rPr>
                  <w:rFonts w:ascii="Calibri" w:eastAsia="Times New Roman" w:hAnsi="Calibri" w:cs="Calibri"/>
                  <w:color w:val="000000"/>
                  <w:kern w:val="0"/>
                  <w:sz w:val="22"/>
                  <w:lang w:eastAsia="en-US"/>
                </w:rPr>
                <w:t>-4.082859956</w:t>
              </w:r>
            </w:ins>
          </w:p>
        </w:tc>
        <w:tc>
          <w:tcPr>
            <w:tcW w:w="1605" w:type="dxa"/>
            <w:noWrap/>
            <w:hideMark/>
          </w:tcPr>
          <w:p w14:paraId="4E99ED73"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63" w:author="Guo, Shicheng" w:date="2019-11-07T18:50:00Z"/>
                <w:rFonts w:ascii="Calibri" w:eastAsia="Times New Roman" w:hAnsi="Calibri" w:cs="Calibri"/>
                <w:color w:val="000000"/>
                <w:kern w:val="0"/>
                <w:sz w:val="22"/>
                <w:lang w:eastAsia="en-US"/>
              </w:rPr>
            </w:pPr>
            <w:ins w:id="1564" w:author="Guo, Shicheng" w:date="2019-11-07T18:50:00Z">
              <w:r w:rsidRPr="00834669">
                <w:rPr>
                  <w:rFonts w:ascii="Calibri" w:eastAsia="Times New Roman" w:hAnsi="Calibri" w:cs="Calibri"/>
                  <w:color w:val="000000"/>
                  <w:kern w:val="0"/>
                  <w:sz w:val="22"/>
                  <w:lang w:eastAsia="en-US"/>
                </w:rPr>
                <w:t>0.000427278</w:t>
              </w:r>
            </w:ins>
          </w:p>
        </w:tc>
      </w:tr>
      <w:tr w:rsidR="00834669" w:rsidRPr="00834669" w14:paraId="52D64BBF" w14:textId="77777777" w:rsidTr="00834669">
        <w:trPr>
          <w:trHeight w:val="215"/>
          <w:ins w:id="1565"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1A96CE7A" w14:textId="77777777" w:rsidR="00834669" w:rsidRPr="00834669" w:rsidRDefault="00834669" w:rsidP="00834669">
            <w:pPr>
              <w:widowControl/>
              <w:jc w:val="left"/>
              <w:rPr>
                <w:ins w:id="1566" w:author="Guo, Shicheng" w:date="2019-11-07T18:50:00Z"/>
                <w:rFonts w:ascii="Calibri" w:eastAsia="Times New Roman" w:hAnsi="Calibri" w:cs="Calibri"/>
                <w:color w:val="000000"/>
                <w:kern w:val="0"/>
                <w:sz w:val="22"/>
                <w:lang w:eastAsia="en-US"/>
              </w:rPr>
            </w:pPr>
            <w:ins w:id="1567" w:author="Guo, Shicheng" w:date="2019-11-07T18:50:00Z">
              <w:r w:rsidRPr="00834669">
                <w:rPr>
                  <w:rFonts w:ascii="Calibri" w:eastAsia="Times New Roman" w:hAnsi="Calibri" w:cs="Calibri"/>
                  <w:color w:val="000000"/>
                  <w:kern w:val="0"/>
                  <w:sz w:val="22"/>
                  <w:lang w:eastAsia="en-US"/>
                </w:rPr>
                <w:t>LINC00202-1</w:t>
              </w:r>
            </w:ins>
          </w:p>
        </w:tc>
        <w:tc>
          <w:tcPr>
            <w:tcW w:w="1605" w:type="dxa"/>
            <w:noWrap/>
            <w:hideMark/>
          </w:tcPr>
          <w:p w14:paraId="267BE55B"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68" w:author="Guo, Shicheng" w:date="2019-11-07T18:50:00Z"/>
                <w:rFonts w:ascii="Calibri" w:eastAsia="Times New Roman" w:hAnsi="Calibri" w:cs="Calibri"/>
                <w:color w:val="000000"/>
                <w:kern w:val="0"/>
                <w:sz w:val="22"/>
                <w:lang w:eastAsia="en-US"/>
              </w:rPr>
            </w:pPr>
            <w:ins w:id="1569" w:author="Guo, Shicheng" w:date="2019-11-07T18:50:00Z">
              <w:r w:rsidRPr="00834669">
                <w:rPr>
                  <w:rFonts w:ascii="Calibri" w:eastAsia="Times New Roman" w:hAnsi="Calibri" w:cs="Calibri"/>
                  <w:color w:val="000000"/>
                  <w:kern w:val="0"/>
                  <w:sz w:val="22"/>
                  <w:lang w:eastAsia="en-US"/>
                </w:rPr>
                <w:t>-1.546288076</w:t>
              </w:r>
            </w:ins>
          </w:p>
        </w:tc>
        <w:tc>
          <w:tcPr>
            <w:tcW w:w="1605" w:type="dxa"/>
            <w:noWrap/>
            <w:hideMark/>
          </w:tcPr>
          <w:p w14:paraId="7A1AA607"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70" w:author="Guo, Shicheng" w:date="2019-11-07T18:50:00Z"/>
                <w:rFonts w:ascii="Calibri" w:eastAsia="Times New Roman" w:hAnsi="Calibri" w:cs="Calibri"/>
                <w:color w:val="000000"/>
                <w:kern w:val="0"/>
                <w:sz w:val="22"/>
                <w:lang w:eastAsia="en-US"/>
              </w:rPr>
            </w:pPr>
            <w:ins w:id="1571" w:author="Guo, Shicheng" w:date="2019-11-07T18:50:00Z">
              <w:r w:rsidRPr="00834669">
                <w:rPr>
                  <w:rFonts w:ascii="Calibri" w:eastAsia="Times New Roman" w:hAnsi="Calibri" w:cs="Calibri"/>
                  <w:color w:val="000000"/>
                  <w:kern w:val="0"/>
                  <w:sz w:val="22"/>
                  <w:lang w:eastAsia="en-US"/>
                </w:rPr>
                <w:t>0.379148047</w:t>
              </w:r>
            </w:ins>
          </w:p>
        </w:tc>
        <w:tc>
          <w:tcPr>
            <w:tcW w:w="1605" w:type="dxa"/>
            <w:noWrap/>
            <w:hideMark/>
          </w:tcPr>
          <w:p w14:paraId="6B604FCE"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72" w:author="Guo, Shicheng" w:date="2019-11-07T18:50:00Z"/>
                <w:rFonts w:ascii="Calibri" w:eastAsia="Times New Roman" w:hAnsi="Calibri" w:cs="Calibri"/>
                <w:color w:val="000000"/>
                <w:kern w:val="0"/>
                <w:sz w:val="22"/>
                <w:lang w:eastAsia="en-US"/>
              </w:rPr>
            </w:pPr>
            <w:ins w:id="1573" w:author="Guo, Shicheng" w:date="2019-11-07T18:50:00Z">
              <w:r w:rsidRPr="00834669">
                <w:rPr>
                  <w:rFonts w:ascii="Calibri" w:eastAsia="Times New Roman" w:hAnsi="Calibri" w:cs="Calibri"/>
                  <w:color w:val="000000"/>
                  <w:kern w:val="0"/>
                  <w:sz w:val="22"/>
                  <w:lang w:eastAsia="en-US"/>
                </w:rPr>
                <w:t>-4.07832267</w:t>
              </w:r>
            </w:ins>
          </w:p>
        </w:tc>
        <w:tc>
          <w:tcPr>
            <w:tcW w:w="1605" w:type="dxa"/>
            <w:noWrap/>
            <w:hideMark/>
          </w:tcPr>
          <w:p w14:paraId="68E27603"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74" w:author="Guo, Shicheng" w:date="2019-11-07T18:50:00Z"/>
                <w:rFonts w:ascii="Calibri" w:eastAsia="Times New Roman" w:hAnsi="Calibri" w:cs="Calibri"/>
                <w:color w:val="000000"/>
                <w:kern w:val="0"/>
                <w:sz w:val="22"/>
                <w:lang w:eastAsia="en-US"/>
              </w:rPr>
            </w:pPr>
            <w:ins w:id="1575" w:author="Guo, Shicheng" w:date="2019-11-07T18:50:00Z">
              <w:r w:rsidRPr="00834669">
                <w:rPr>
                  <w:rFonts w:ascii="Calibri" w:eastAsia="Times New Roman" w:hAnsi="Calibri" w:cs="Calibri"/>
                  <w:color w:val="000000"/>
                  <w:kern w:val="0"/>
                  <w:sz w:val="22"/>
                  <w:lang w:eastAsia="en-US"/>
                </w:rPr>
                <w:t>0.000432215</w:t>
              </w:r>
            </w:ins>
          </w:p>
        </w:tc>
      </w:tr>
      <w:tr w:rsidR="00834669" w:rsidRPr="00834669" w14:paraId="0F365994" w14:textId="77777777" w:rsidTr="00834669">
        <w:trPr>
          <w:trHeight w:val="215"/>
          <w:ins w:id="1576"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0224C57E" w14:textId="77777777" w:rsidR="00834669" w:rsidRPr="00834669" w:rsidRDefault="00834669" w:rsidP="00834669">
            <w:pPr>
              <w:widowControl/>
              <w:jc w:val="left"/>
              <w:rPr>
                <w:ins w:id="1577" w:author="Guo, Shicheng" w:date="2019-11-07T18:50:00Z"/>
                <w:rFonts w:ascii="Calibri" w:eastAsia="Times New Roman" w:hAnsi="Calibri" w:cs="Calibri"/>
                <w:color w:val="000000"/>
                <w:kern w:val="0"/>
                <w:sz w:val="22"/>
                <w:lang w:eastAsia="en-US"/>
              </w:rPr>
            </w:pPr>
            <w:ins w:id="1578" w:author="Guo, Shicheng" w:date="2019-11-07T18:50:00Z">
              <w:r w:rsidRPr="00834669">
                <w:rPr>
                  <w:rFonts w:ascii="Calibri" w:eastAsia="Times New Roman" w:hAnsi="Calibri" w:cs="Calibri"/>
                  <w:color w:val="000000"/>
                  <w:kern w:val="0"/>
                  <w:sz w:val="22"/>
                  <w:lang w:eastAsia="en-US"/>
                </w:rPr>
                <w:t>SLC8A2</w:t>
              </w:r>
            </w:ins>
          </w:p>
        </w:tc>
        <w:tc>
          <w:tcPr>
            <w:tcW w:w="1605" w:type="dxa"/>
            <w:noWrap/>
            <w:hideMark/>
          </w:tcPr>
          <w:p w14:paraId="57B923DA"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79" w:author="Guo, Shicheng" w:date="2019-11-07T18:50:00Z"/>
                <w:rFonts w:ascii="Calibri" w:eastAsia="Times New Roman" w:hAnsi="Calibri" w:cs="Calibri"/>
                <w:color w:val="000000"/>
                <w:kern w:val="0"/>
                <w:sz w:val="22"/>
                <w:lang w:eastAsia="en-US"/>
              </w:rPr>
            </w:pPr>
            <w:ins w:id="1580" w:author="Guo, Shicheng" w:date="2019-11-07T18:50:00Z">
              <w:r w:rsidRPr="00834669">
                <w:rPr>
                  <w:rFonts w:ascii="Calibri" w:eastAsia="Times New Roman" w:hAnsi="Calibri" w:cs="Calibri"/>
                  <w:color w:val="000000"/>
                  <w:kern w:val="0"/>
                  <w:sz w:val="22"/>
                  <w:lang w:eastAsia="en-US"/>
                </w:rPr>
                <w:t>-0.178007814</w:t>
              </w:r>
            </w:ins>
          </w:p>
        </w:tc>
        <w:tc>
          <w:tcPr>
            <w:tcW w:w="1605" w:type="dxa"/>
            <w:noWrap/>
            <w:hideMark/>
          </w:tcPr>
          <w:p w14:paraId="74A13B0F"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81" w:author="Guo, Shicheng" w:date="2019-11-07T18:50:00Z"/>
                <w:rFonts w:ascii="Calibri" w:eastAsia="Times New Roman" w:hAnsi="Calibri" w:cs="Calibri"/>
                <w:color w:val="000000"/>
                <w:kern w:val="0"/>
                <w:sz w:val="22"/>
                <w:lang w:eastAsia="en-US"/>
              </w:rPr>
            </w:pPr>
            <w:ins w:id="1582" w:author="Guo, Shicheng" w:date="2019-11-07T18:50:00Z">
              <w:r w:rsidRPr="00834669">
                <w:rPr>
                  <w:rFonts w:ascii="Calibri" w:eastAsia="Times New Roman" w:hAnsi="Calibri" w:cs="Calibri"/>
                  <w:color w:val="000000"/>
                  <w:kern w:val="0"/>
                  <w:sz w:val="22"/>
                  <w:lang w:eastAsia="en-US"/>
                </w:rPr>
                <w:t>0.043661947</w:t>
              </w:r>
            </w:ins>
          </w:p>
        </w:tc>
        <w:tc>
          <w:tcPr>
            <w:tcW w:w="1605" w:type="dxa"/>
            <w:noWrap/>
            <w:hideMark/>
          </w:tcPr>
          <w:p w14:paraId="6863AFA0"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83" w:author="Guo, Shicheng" w:date="2019-11-07T18:50:00Z"/>
                <w:rFonts w:ascii="Calibri" w:eastAsia="Times New Roman" w:hAnsi="Calibri" w:cs="Calibri"/>
                <w:color w:val="000000"/>
                <w:kern w:val="0"/>
                <w:sz w:val="22"/>
                <w:lang w:eastAsia="en-US"/>
              </w:rPr>
            </w:pPr>
            <w:ins w:id="1584" w:author="Guo, Shicheng" w:date="2019-11-07T18:50:00Z">
              <w:r w:rsidRPr="00834669">
                <w:rPr>
                  <w:rFonts w:ascii="Calibri" w:eastAsia="Times New Roman" w:hAnsi="Calibri" w:cs="Calibri"/>
                  <w:color w:val="000000"/>
                  <w:kern w:val="0"/>
                  <w:sz w:val="22"/>
                  <w:lang w:eastAsia="en-US"/>
                </w:rPr>
                <w:t>-4.076955479</w:t>
              </w:r>
            </w:ins>
          </w:p>
        </w:tc>
        <w:tc>
          <w:tcPr>
            <w:tcW w:w="1605" w:type="dxa"/>
            <w:noWrap/>
            <w:hideMark/>
          </w:tcPr>
          <w:p w14:paraId="53556CA8"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85" w:author="Guo, Shicheng" w:date="2019-11-07T18:50:00Z"/>
                <w:rFonts w:ascii="Calibri" w:eastAsia="Times New Roman" w:hAnsi="Calibri" w:cs="Calibri"/>
                <w:color w:val="000000"/>
                <w:kern w:val="0"/>
                <w:sz w:val="22"/>
                <w:lang w:eastAsia="en-US"/>
              </w:rPr>
            </w:pPr>
            <w:ins w:id="1586" w:author="Guo, Shicheng" w:date="2019-11-07T18:50:00Z">
              <w:r w:rsidRPr="00834669">
                <w:rPr>
                  <w:rFonts w:ascii="Calibri" w:eastAsia="Times New Roman" w:hAnsi="Calibri" w:cs="Calibri"/>
                  <w:color w:val="000000"/>
                  <w:kern w:val="0"/>
                  <w:sz w:val="22"/>
                  <w:lang w:eastAsia="en-US"/>
                </w:rPr>
                <w:t>0.000433713</w:t>
              </w:r>
            </w:ins>
          </w:p>
        </w:tc>
      </w:tr>
      <w:tr w:rsidR="00834669" w:rsidRPr="00834669" w14:paraId="5DE4EEA3" w14:textId="77777777" w:rsidTr="00834669">
        <w:trPr>
          <w:trHeight w:val="215"/>
          <w:ins w:id="1587"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33172F80" w14:textId="77777777" w:rsidR="00834669" w:rsidRPr="00834669" w:rsidRDefault="00834669" w:rsidP="00834669">
            <w:pPr>
              <w:widowControl/>
              <w:jc w:val="left"/>
              <w:rPr>
                <w:ins w:id="1588" w:author="Guo, Shicheng" w:date="2019-11-07T18:50:00Z"/>
                <w:rFonts w:ascii="Calibri" w:eastAsia="Times New Roman" w:hAnsi="Calibri" w:cs="Calibri"/>
                <w:color w:val="000000"/>
                <w:kern w:val="0"/>
                <w:sz w:val="22"/>
                <w:lang w:eastAsia="en-US"/>
              </w:rPr>
            </w:pPr>
            <w:ins w:id="1589" w:author="Guo, Shicheng" w:date="2019-11-07T18:50:00Z">
              <w:r w:rsidRPr="00834669">
                <w:rPr>
                  <w:rFonts w:ascii="Calibri" w:eastAsia="Times New Roman" w:hAnsi="Calibri" w:cs="Calibri"/>
                  <w:color w:val="000000"/>
                  <w:kern w:val="0"/>
                  <w:sz w:val="22"/>
                  <w:lang w:eastAsia="en-US"/>
                </w:rPr>
                <w:t>KLF11</w:t>
              </w:r>
            </w:ins>
          </w:p>
        </w:tc>
        <w:tc>
          <w:tcPr>
            <w:tcW w:w="1605" w:type="dxa"/>
            <w:noWrap/>
            <w:hideMark/>
          </w:tcPr>
          <w:p w14:paraId="1B8605D6"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90" w:author="Guo, Shicheng" w:date="2019-11-07T18:50:00Z"/>
                <w:rFonts w:ascii="Calibri" w:eastAsia="Times New Roman" w:hAnsi="Calibri" w:cs="Calibri"/>
                <w:color w:val="000000"/>
                <w:kern w:val="0"/>
                <w:sz w:val="22"/>
                <w:lang w:eastAsia="en-US"/>
              </w:rPr>
            </w:pPr>
            <w:ins w:id="1591" w:author="Guo, Shicheng" w:date="2019-11-07T18:50:00Z">
              <w:r w:rsidRPr="00834669">
                <w:rPr>
                  <w:rFonts w:ascii="Calibri" w:eastAsia="Times New Roman" w:hAnsi="Calibri" w:cs="Calibri"/>
                  <w:color w:val="000000"/>
                  <w:kern w:val="0"/>
                  <w:sz w:val="22"/>
                  <w:lang w:eastAsia="en-US"/>
                </w:rPr>
                <w:t>-0.337891731</w:t>
              </w:r>
            </w:ins>
          </w:p>
        </w:tc>
        <w:tc>
          <w:tcPr>
            <w:tcW w:w="1605" w:type="dxa"/>
            <w:noWrap/>
            <w:hideMark/>
          </w:tcPr>
          <w:p w14:paraId="7F9AAF64"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92" w:author="Guo, Shicheng" w:date="2019-11-07T18:50:00Z"/>
                <w:rFonts w:ascii="Calibri" w:eastAsia="Times New Roman" w:hAnsi="Calibri" w:cs="Calibri"/>
                <w:color w:val="000000"/>
                <w:kern w:val="0"/>
                <w:sz w:val="22"/>
                <w:lang w:eastAsia="en-US"/>
              </w:rPr>
            </w:pPr>
            <w:ins w:id="1593" w:author="Guo, Shicheng" w:date="2019-11-07T18:50:00Z">
              <w:r w:rsidRPr="00834669">
                <w:rPr>
                  <w:rFonts w:ascii="Calibri" w:eastAsia="Times New Roman" w:hAnsi="Calibri" w:cs="Calibri"/>
                  <w:color w:val="000000"/>
                  <w:kern w:val="0"/>
                  <w:sz w:val="22"/>
                  <w:lang w:eastAsia="en-US"/>
                </w:rPr>
                <w:t>0.083010025</w:t>
              </w:r>
            </w:ins>
          </w:p>
        </w:tc>
        <w:tc>
          <w:tcPr>
            <w:tcW w:w="1605" w:type="dxa"/>
            <w:noWrap/>
            <w:hideMark/>
          </w:tcPr>
          <w:p w14:paraId="6C47888F"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94" w:author="Guo, Shicheng" w:date="2019-11-07T18:50:00Z"/>
                <w:rFonts w:ascii="Calibri" w:eastAsia="Times New Roman" w:hAnsi="Calibri" w:cs="Calibri"/>
                <w:color w:val="000000"/>
                <w:kern w:val="0"/>
                <w:sz w:val="22"/>
                <w:lang w:eastAsia="en-US"/>
              </w:rPr>
            </w:pPr>
            <w:ins w:id="1595" w:author="Guo, Shicheng" w:date="2019-11-07T18:50:00Z">
              <w:r w:rsidRPr="00834669">
                <w:rPr>
                  <w:rFonts w:ascii="Calibri" w:eastAsia="Times New Roman" w:hAnsi="Calibri" w:cs="Calibri"/>
                  <w:color w:val="000000"/>
                  <w:kern w:val="0"/>
                  <w:sz w:val="22"/>
                  <w:lang w:eastAsia="en-US"/>
                </w:rPr>
                <w:t>-4.070493067</w:t>
              </w:r>
            </w:ins>
          </w:p>
        </w:tc>
        <w:tc>
          <w:tcPr>
            <w:tcW w:w="1605" w:type="dxa"/>
            <w:noWrap/>
            <w:hideMark/>
          </w:tcPr>
          <w:p w14:paraId="0F4ED242"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596" w:author="Guo, Shicheng" w:date="2019-11-07T18:50:00Z"/>
                <w:rFonts w:ascii="Calibri" w:eastAsia="Times New Roman" w:hAnsi="Calibri" w:cs="Calibri"/>
                <w:color w:val="000000"/>
                <w:kern w:val="0"/>
                <w:sz w:val="22"/>
                <w:lang w:eastAsia="en-US"/>
              </w:rPr>
            </w:pPr>
            <w:ins w:id="1597" w:author="Guo, Shicheng" w:date="2019-11-07T18:50:00Z">
              <w:r w:rsidRPr="00834669">
                <w:rPr>
                  <w:rFonts w:ascii="Calibri" w:eastAsia="Times New Roman" w:hAnsi="Calibri" w:cs="Calibri"/>
                  <w:color w:val="000000"/>
                  <w:kern w:val="0"/>
                  <w:sz w:val="22"/>
                  <w:lang w:eastAsia="en-US"/>
                </w:rPr>
                <w:t>0.000440867</w:t>
              </w:r>
            </w:ins>
          </w:p>
        </w:tc>
      </w:tr>
      <w:tr w:rsidR="00834669" w:rsidRPr="00834669" w14:paraId="7DE37EC2" w14:textId="77777777" w:rsidTr="00834669">
        <w:trPr>
          <w:trHeight w:val="215"/>
          <w:ins w:id="1598"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32A3DA0D" w14:textId="77777777" w:rsidR="00834669" w:rsidRPr="00834669" w:rsidRDefault="00834669" w:rsidP="00834669">
            <w:pPr>
              <w:widowControl/>
              <w:jc w:val="left"/>
              <w:rPr>
                <w:ins w:id="1599" w:author="Guo, Shicheng" w:date="2019-11-07T18:50:00Z"/>
                <w:rFonts w:ascii="Calibri" w:eastAsia="Times New Roman" w:hAnsi="Calibri" w:cs="Calibri"/>
                <w:color w:val="000000"/>
                <w:kern w:val="0"/>
                <w:sz w:val="22"/>
                <w:lang w:eastAsia="en-US"/>
              </w:rPr>
            </w:pPr>
            <w:ins w:id="1600" w:author="Guo, Shicheng" w:date="2019-11-07T18:50:00Z">
              <w:r w:rsidRPr="00834669">
                <w:rPr>
                  <w:rFonts w:ascii="Calibri" w:eastAsia="Times New Roman" w:hAnsi="Calibri" w:cs="Calibri"/>
                  <w:color w:val="000000"/>
                  <w:kern w:val="0"/>
                  <w:sz w:val="22"/>
                  <w:lang w:eastAsia="en-US"/>
                </w:rPr>
                <w:t>RP11-773H22.2</w:t>
              </w:r>
            </w:ins>
          </w:p>
        </w:tc>
        <w:tc>
          <w:tcPr>
            <w:tcW w:w="1605" w:type="dxa"/>
            <w:noWrap/>
            <w:hideMark/>
          </w:tcPr>
          <w:p w14:paraId="52F101B5"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601" w:author="Guo, Shicheng" w:date="2019-11-07T18:50:00Z"/>
                <w:rFonts w:ascii="Calibri" w:eastAsia="Times New Roman" w:hAnsi="Calibri" w:cs="Calibri"/>
                <w:color w:val="000000"/>
                <w:kern w:val="0"/>
                <w:sz w:val="22"/>
                <w:lang w:eastAsia="en-US"/>
              </w:rPr>
            </w:pPr>
            <w:ins w:id="1602" w:author="Guo, Shicheng" w:date="2019-11-07T18:50:00Z">
              <w:r w:rsidRPr="00834669">
                <w:rPr>
                  <w:rFonts w:ascii="Calibri" w:eastAsia="Times New Roman" w:hAnsi="Calibri" w:cs="Calibri"/>
                  <w:color w:val="000000"/>
                  <w:kern w:val="0"/>
                  <w:sz w:val="22"/>
                  <w:lang w:eastAsia="en-US"/>
                </w:rPr>
                <w:t>-1.778613467</w:t>
              </w:r>
            </w:ins>
          </w:p>
        </w:tc>
        <w:tc>
          <w:tcPr>
            <w:tcW w:w="1605" w:type="dxa"/>
            <w:noWrap/>
            <w:hideMark/>
          </w:tcPr>
          <w:p w14:paraId="02DB668F"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603" w:author="Guo, Shicheng" w:date="2019-11-07T18:50:00Z"/>
                <w:rFonts w:ascii="Calibri" w:eastAsia="Times New Roman" w:hAnsi="Calibri" w:cs="Calibri"/>
                <w:color w:val="000000"/>
                <w:kern w:val="0"/>
                <w:sz w:val="22"/>
                <w:lang w:eastAsia="en-US"/>
              </w:rPr>
            </w:pPr>
            <w:ins w:id="1604" w:author="Guo, Shicheng" w:date="2019-11-07T18:50:00Z">
              <w:r w:rsidRPr="00834669">
                <w:rPr>
                  <w:rFonts w:ascii="Calibri" w:eastAsia="Times New Roman" w:hAnsi="Calibri" w:cs="Calibri"/>
                  <w:color w:val="000000"/>
                  <w:kern w:val="0"/>
                  <w:sz w:val="22"/>
                  <w:lang w:eastAsia="en-US"/>
                </w:rPr>
                <w:t>0.438473154</w:t>
              </w:r>
            </w:ins>
          </w:p>
        </w:tc>
        <w:tc>
          <w:tcPr>
            <w:tcW w:w="1605" w:type="dxa"/>
            <w:noWrap/>
            <w:hideMark/>
          </w:tcPr>
          <w:p w14:paraId="35FA1B58"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605" w:author="Guo, Shicheng" w:date="2019-11-07T18:50:00Z"/>
                <w:rFonts w:ascii="Calibri" w:eastAsia="Times New Roman" w:hAnsi="Calibri" w:cs="Calibri"/>
                <w:color w:val="000000"/>
                <w:kern w:val="0"/>
                <w:sz w:val="22"/>
                <w:lang w:eastAsia="en-US"/>
              </w:rPr>
            </w:pPr>
            <w:ins w:id="1606" w:author="Guo, Shicheng" w:date="2019-11-07T18:50:00Z">
              <w:r w:rsidRPr="00834669">
                <w:rPr>
                  <w:rFonts w:ascii="Calibri" w:eastAsia="Times New Roman" w:hAnsi="Calibri" w:cs="Calibri"/>
                  <w:color w:val="000000"/>
                  <w:kern w:val="0"/>
                  <w:sz w:val="22"/>
                  <w:lang w:eastAsia="en-US"/>
                </w:rPr>
                <w:t>-4.056379393</w:t>
              </w:r>
            </w:ins>
          </w:p>
        </w:tc>
        <w:tc>
          <w:tcPr>
            <w:tcW w:w="1605" w:type="dxa"/>
            <w:noWrap/>
            <w:hideMark/>
          </w:tcPr>
          <w:p w14:paraId="56F7DCEE"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607" w:author="Guo, Shicheng" w:date="2019-11-07T18:50:00Z"/>
                <w:rFonts w:ascii="Calibri" w:eastAsia="Times New Roman" w:hAnsi="Calibri" w:cs="Calibri"/>
                <w:color w:val="000000"/>
                <w:kern w:val="0"/>
                <w:sz w:val="22"/>
                <w:lang w:eastAsia="en-US"/>
              </w:rPr>
            </w:pPr>
            <w:ins w:id="1608" w:author="Guo, Shicheng" w:date="2019-11-07T18:50:00Z">
              <w:r w:rsidRPr="00834669">
                <w:rPr>
                  <w:rFonts w:ascii="Calibri" w:eastAsia="Times New Roman" w:hAnsi="Calibri" w:cs="Calibri"/>
                  <w:color w:val="000000"/>
                  <w:kern w:val="0"/>
                  <w:sz w:val="22"/>
                  <w:lang w:eastAsia="en-US"/>
                </w:rPr>
                <w:t>0.000456899</w:t>
              </w:r>
            </w:ins>
          </w:p>
        </w:tc>
      </w:tr>
      <w:tr w:rsidR="00834669" w:rsidRPr="00834669" w14:paraId="478E44F2" w14:textId="77777777" w:rsidTr="00834669">
        <w:trPr>
          <w:trHeight w:val="215"/>
          <w:ins w:id="1609"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1B82D2B0" w14:textId="77777777" w:rsidR="00834669" w:rsidRPr="00834669" w:rsidRDefault="00834669" w:rsidP="00834669">
            <w:pPr>
              <w:widowControl/>
              <w:jc w:val="left"/>
              <w:rPr>
                <w:ins w:id="1610" w:author="Guo, Shicheng" w:date="2019-11-07T18:50:00Z"/>
                <w:rFonts w:ascii="Calibri" w:eastAsia="Times New Roman" w:hAnsi="Calibri" w:cs="Calibri"/>
                <w:color w:val="000000"/>
                <w:kern w:val="0"/>
                <w:sz w:val="22"/>
                <w:lang w:eastAsia="en-US"/>
              </w:rPr>
            </w:pPr>
            <w:ins w:id="1611" w:author="Guo, Shicheng" w:date="2019-11-07T18:50:00Z">
              <w:r w:rsidRPr="00834669">
                <w:rPr>
                  <w:rFonts w:ascii="Calibri" w:eastAsia="Times New Roman" w:hAnsi="Calibri" w:cs="Calibri"/>
                  <w:color w:val="000000"/>
                  <w:kern w:val="0"/>
                  <w:sz w:val="22"/>
                  <w:lang w:eastAsia="en-US"/>
                </w:rPr>
                <w:t>RP1-177I10.1</w:t>
              </w:r>
            </w:ins>
          </w:p>
        </w:tc>
        <w:tc>
          <w:tcPr>
            <w:tcW w:w="1605" w:type="dxa"/>
            <w:noWrap/>
            <w:hideMark/>
          </w:tcPr>
          <w:p w14:paraId="04D9674F"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612" w:author="Guo, Shicheng" w:date="2019-11-07T18:50:00Z"/>
                <w:rFonts w:ascii="Calibri" w:eastAsia="Times New Roman" w:hAnsi="Calibri" w:cs="Calibri"/>
                <w:color w:val="000000"/>
                <w:kern w:val="0"/>
                <w:sz w:val="22"/>
                <w:lang w:eastAsia="en-US"/>
              </w:rPr>
            </w:pPr>
            <w:ins w:id="1613" w:author="Guo, Shicheng" w:date="2019-11-07T18:50:00Z">
              <w:r w:rsidRPr="00834669">
                <w:rPr>
                  <w:rFonts w:ascii="Calibri" w:eastAsia="Times New Roman" w:hAnsi="Calibri" w:cs="Calibri"/>
                  <w:color w:val="000000"/>
                  <w:kern w:val="0"/>
                  <w:sz w:val="22"/>
                  <w:lang w:eastAsia="en-US"/>
                </w:rPr>
                <w:t>-6.657732708</w:t>
              </w:r>
            </w:ins>
          </w:p>
        </w:tc>
        <w:tc>
          <w:tcPr>
            <w:tcW w:w="1605" w:type="dxa"/>
            <w:noWrap/>
            <w:hideMark/>
          </w:tcPr>
          <w:p w14:paraId="235CEC1C"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614" w:author="Guo, Shicheng" w:date="2019-11-07T18:50:00Z"/>
                <w:rFonts w:ascii="Calibri" w:eastAsia="Times New Roman" w:hAnsi="Calibri" w:cs="Calibri"/>
                <w:color w:val="000000"/>
                <w:kern w:val="0"/>
                <w:sz w:val="22"/>
                <w:lang w:eastAsia="en-US"/>
              </w:rPr>
            </w:pPr>
            <w:ins w:id="1615" w:author="Guo, Shicheng" w:date="2019-11-07T18:50:00Z">
              <w:r w:rsidRPr="00834669">
                <w:rPr>
                  <w:rFonts w:ascii="Calibri" w:eastAsia="Times New Roman" w:hAnsi="Calibri" w:cs="Calibri"/>
                  <w:color w:val="000000"/>
                  <w:kern w:val="0"/>
                  <w:sz w:val="22"/>
                  <w:lang w:eastAsia="en-US"/>
                </w:rPr>
                <w:t>1.644877986</w:t>
              </w:r>
            </w:ins>
          </w:p>
        </w:tc>
        <w:tc>
          <w:tcPr>
            <w:tcW w:w="1605" w:type="dxa"/>
            <w:noWrap/>
            <w:hideMark/>
          </w:tcPr>
          <w:p w14:paraId="3EDAC0AB"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616" w:author="Guo, Shicheng" w:date="2019-11-07T18:50:00Z"/>
                <w:rFonts w:ascii="Calibri" w:eastAsia="Times New Roman" w:hAnsi="Calibri" w:cs="Calibri"/>
                <w:color w:val="000000"/>
                <w:kern w:val="0"/>
                <w:sz w:val="22"/>
                <w:lang w:eastAsia="en-US"/>
              </w:rPr>
            </w:pPr>
            <w:ins w:id="1617" w:author="Guo, Shicheng" w:date="2019-11-07T18:50:00Z">
              <w:r w:rsidRPr="00834669">
                <w:rPr>
                  <w:rFonts w:ascii="Calibri" w:eastAsia="Times New Roman" w:hAnsi="Calibri" w:cs="Calibri"/>
                  <w:color w:val="000000"/>
                  <w:kern w:val="0"/>
                  <w:sz w:val="22"/>
                  <w:lang w:eastAsia="en-US"/>
                </w:rPr>
                <w:t>-4.047554145</w:t>
              </w:r>
            </w:ins>
          </w:p>
        </w:tc>
        <w:tc>
          <w:tcPr>
            <w:tcW w:w="1605" w:type="dxa"/>
            <w:noWrap/>
            <w:hideMark/>
          </w:tcPr>
          <w:p w14:paraId="691E396F"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618" w:author="Guo, Shicheng" w:date="2019-11-07T18:50:00Z"/>
                <w:rFonts w:ascii="Calibri" w:eastAsia="Times New Roman" w:hAnsi="Calibri" w:cs="Calibri"/>
                <w:color w:val="000000"/>
                <w:kern w:val="0"/>
                <w:sz w:val="22"/>
                <w:lang w:eastAsia="en-US"/>
              </w:rPr>
            </w:pPr>
            <w:ins w:id="1619" w:author="Guo, Shicheng" w:date="2019-11-07T18:50:00Z">
              <w:r w:rsidRPr="00834669">
                <w:rPr>
                  <w:rFonts w:ascii="Calibri" w:eastAsia="Times New Roman" w:hAnsi="Calibri" w:cs="Calibri"/>
                  <w:color w:val="000000"/>
                  <w:kern w:val="0"/>
                  <w:sz w:val="22"/>
                  <w:lang w:eastAsia="en-US"/>
                </w:rPr>
                <w:t>0.000467216</w:t>
              </w:r>
            </w:ins>
          </w:p>
        </w:tc>
      </w:tr>
      <w:tr w:rsidR="00834669" w:rsidRPr="00834669" w14:paraId="20E01E20" w14:textId="77777777" w:rsidTr="00834669">
        <w:trPr>
          <w:trHeight w:val="215"/>
          <w:ins w:id="1620" w:author="Guo, Shicheng" w:date="2019-11-07T18:50:00Z"/>
        </w:trPr>
        <w:tc>
          <w:tcPr>
            <w:cnfStyle w:val="001000000000" w:firstRow="0" w:lastRow="0" w:firstColumn="1" w:lastColumn="0" w:oddVBand="0" w:evenVBand="0" w:oddHBand="0" w:evenHBand="0" w:firstRowFirstColumn="0" w:firstRowLastColumn="0" w:lastRowFirstColumn="0" w:lastRowLastColumn="0"/>
            <w:tcW w:w="3078" w:type="dxa"/>
            <w:noWrap/>
            <w:hideMark/>
          </w:tcPr>
          <w:p w14:paraId="37F7C7CA" w14:textId="77777777" w:rsidR="00834669" w:rsidRPr="00834669" w:rsidRDefault="00834669" w:rsidP="00834669">
            <w:pPr>
              <w:widowControl/>
              <w:jc w:val="left"/>
              <w:rPr>
                <w:ins w:id="1621" w:author="Guo, Shicheng" w:date="2019-11-07T18:50:00Z"/>
                <w:rFonts w:ascii="Calibri" w:eastAsia="Times New Roman" w:hAnsi="Calibri" w:cs="Calibri"/>
                <w:color w:val="000000"/>
                <w:kern w:val="0"/>
                <w:sz w:val="22"/>
                <w:lang w:eastAsia="en-US"/>
              </w:rPr>
            </w:pPr>
            <w:ins w:id="1622" w:author="Guo, Shicheng" w:date="2019-11-07T18:50:00Z">
              <w:r w:rsidRPr="00834669">
                <w:rPr>
                  <w:rFonts w:ascii="Calibri" w:eastAsia="Times New Roman" w:hAnsi="Calibri" w:cs="Calibri"/>
                  <w:color w:val="000000"/>
                  <w:kern w:val="0"/>
                  <w:sz w:val="22"/>
                  <w:lang w:eastAsia="en-US"/>
                </w:rPr>
                <w:t>ZNF859P</w:t>
              </w:r>
            </w:ins>
          </w:p>
        </w:tc>
        <w:tc>
          <w:tcPr>
            <w:tcW w:w="1605" w:type="dxa"/>
            <w:noWrap/>
            <w:hideMark/>
          </w:tcPr>
          <w:p w14:paraId="37B85BFC"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623" w:author="Guo, Shicheng" w:date="2019-11-07T18:50:00Z"/>
                <w:rFonts w:ascii="Calibri" w:eastAsia="Times New Roman" w:hAnsi="Calibri" w:cs="Calibri"/>
                <w:color w:val="000000"/>
                <w:kern w:val="0"/>
                <w:sz w:val="22"/>
                <w:lang w:eastAsia="en-US"/>
              </w:rPr>
            </w:pPr>
            <w:ins w:id="1624" w:author="Guo, Shicheng" w:date="2019-11-07T18:50:00Z">
              <w:r w:rsidRPr="00834669">
                <w:rPr>
                  <w:rFonts w:ascii="Calibri" w:eastAsia="Times New Roman" w:hAnsi="Calibri" w:cs="Calibri"/>
                  <w:color w:val="000000"/>
                  <w:kern w:val="0"/>
                  <w:sz w:val="22"/>
                  <w:lang w:eastAsia="en-US"/>
                </w:rPr>
                <w:t>4.571530836</w:t>
              </w:r>
            </w:ins>
          </w:p>
        </w:tc>
        <w:tc>
          <w:tcPr>
            <w:tcW w:w="1605" w:type="dxa"/>
            <w:noWrap/>
            <w:hideMark/>
          </w:tcPr>
          <w:p w14:paraId="36ADB6F4"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625" w:author="Guo, Shicheng" w:date="2019-11-07T18:50:00Z"/>
                <w:rFonts w:ascii="Calibri" w:eastAsia="Times New Roman" w:hAnsi="Calibri" w:cs="Calibri"/>
                <w:color w:val="000000"/>
                <w:kern w:val="0"/>
                <w:sz w:val="22"/>
                <w:lang w:eastAsia="en-US"/>
              </w:rPr>
            </w:pPr>
            <w:ins w:id="1626" w:author="Guo, Shicheng" w:date="2019-11-07T18:50:00Z">
              <w:r w:rsidRPr="00834669">
                <w:rPr>
                  <w:rFonts w:ascii="Calibri" w:eastAsia="Times New Roman" w:hAnsi="Calibri" w:cs="Calibri"/>
                  <w:color w:val="000000"/>
                  <w:kern w:val="0"/>
                  <w:sz w:val="22"/>
                  <w:lang w:eastAsia="en-US"/>
                </w:rPr>
                <w:t>1.13697826</w:t>
              </w:r>
            </w:ins>
          </w:p>
        </w:tc>
        <w:tc>
          <w:tcPr>
            <w:tcW w:w="1605" w:type="dxa"/>
            <w:noWrap/>
            <w:hideMark/>
          </w:tcPr>
          <w:p w14:paraId="41507167"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627" w:author="Guo, Shicheng" w:date="2019-11-07T18:50:00Z"/>
                <w:rFonts w:ascii="Calibri" w:eastAsia="Times New Roman" w:hAnsi="Calibri" w:cs="Calibri"/>
                <w:color w:val="000000"/>
                <w:kern w:val="0"/>
                <w:sz w:val="22"/>
                <w:lang w:eastAsia="en-US"/>
              </w:rPr>
            </w:pPr>
            <w:ins w:id="1628" w:author="Guo, Shicheng" w:date="2019-11-07T18:50:00Z">
              <w:r w:rsidRPr="00834669">
                <w:rPr>
                  <w:rFonts w:ascii="Calibri" w:eastAsia="Times New Roman" w:hAnsi="Calibri" w:cs="Calibri"/>
                  <w:color w:val="000000"/>
                  <w:kern w:val="0"/>
                  <w:sz w:val="22"/>
                  <w:lang w:eastAsia="en-US"/>
                </w:rPr>
                <w:t>4.020772424</w:t>
              </w:r>
            </w:ins>
          </w:p>
        </w:tc>
        <w:tc>
          <w:tcPr>
            <w:tcW w:w="1605" w:type="dxa"/>
            <w:noWrap/>
            <w:hideMark/>
          </w:tcPr>
          <w:p w14:paraId="461B5030" w14:textId="77777777" w:rsidR="00834669" w:rsidRPr="00834669" w:rsidRDefault="00834669" w:rsidP="00834669">
            <w:pPr>
              <w:widowControl/>
              <w:jc w:val="right"/>
              <w:cnfStyle w:val="000000000000" w:firstRow="0" w:lastRow="0" w:firstColumn="0" w:lastColumn="0" w:oddVBand="0" w:evenVBand="0" w:oddHBand="0" w:evenHBand="0" w:firstRowFirstColumn="0" w:firstRowLastColumn="0" w:lastRowFirstColumn="0" w:lastRowLastColumn="0"/>
              <w:rPr>
                <w:ins w:id="1629" w:author="Guo, Shicheng" w:date="2019-11-07T18:50:00Z"/>
                <w:rFonts w:ascii="Calibri" w:eastAsia="Times New Roman" w:hAnsi="Calibri" w:cs="Calibri"/>
                <w:color w:val="000000"/>
                <w:kern w:val="0"/>
                <w:sz w:val="22"/>
                <w:lang w:eastAsia="en-US"/>
              </w:rPr>
            </w:pPr>
            <w:ins w:id="1630" w:author="Guo, Shicheng" w:date="2019-11-07T18:50:00Z">
              <w:r w:rsidRPr="00834669">
                <w:rPr>
                  <w:rFonts w:ascii="Calibri" w:eastAsia="Times New Roman" w:hAnsi="Calibri" w:cs="Calibri"/>
                  <w:color w:val="000000"/>
                  <w:kern w:val="0"/>
                  <w:sz w:val="22"/>
                  <w:lang w:eastAsia="en-US"/>
                </w:rPr>
                <w:t>0.000499958</w:t>
              </w:r>
            </w:ins>
          </w:p>
        </w:tc>
      </w:tr>
    </w:tbl>
    <w:p w14:paraId="53100E8F" w14:textId="69EDB48B" w:rsidR="00150177" w:rsidRDefault="00834669" w:rsidP="00150177">
      <w:pPr>
        <w:pStyle w:val="ListParagraph"/>
        <w:numPr>
          <w:ilvl w:val="0"/>
          <w:numId w:val="2"/>
        </w:numPr>
        <w:spacing w:beforeLines="50" w:before="156" w:afterLines="50" w:after="156"/>
        <w:rPr>
          <w:ins w:id="1631" w:author="Guo, Shicheng" w:date="2019-11-08T00:02:00Z"/>
          <w:rFonts w:ascii="Arial" w:hAnsi="Arial" w:cs="Arial"/>
          <w:sz w:val="22"/>
        </w:rPr>
        <w:pPrChange w:id="1632" w:author="Guo, Shicheng" w:date="2019-11-07T23:48:00Z">
          <w:pPr>
            <w:spacing w:beforeLines="50" w:before="156" w:afterLines="50" w:after="156" w:line="360" w:lineRule="auto"/>
          </w:pPr>
        </w:pPrChange>
      </w:pPr>
      <w:ins w:id="1633" w:author="Guo, Shicheng" w:date="2019-11-07T18:51:00Z">
        <w:r>
          <w:rPr>
            <w:rFonts w:ascii="Arial" w:hAnsi="Arial" w:cs="Arial"/>
            <w:sz w:val="22"/>
          </w:rPr>
          <w:t xml:space="preserve">Linear regression </w:t>
        </w:r>
      </w:ins>
      <w:ins w:id="1634" w:author="Guo, Shicheng" w:date="2019-11-07T18:52:00Z">
        <w:r w:rsidR="000F3089">
          <w:rPr>
            <w:rFonts w:ascii="Arial" w:hAnsi="Arial" w:cs="Arial"/>
            <w:sz w:val="22"/>
          </w:rPr>
          <w:t>was</w:t>
        </w:r>
      </w:ins>
      <w:ins w:id="1635" w:author="Guo, Shicheng" w:date="2019-11-07T18:51:00Z">
        <w:r>
          <w:rPr>
            <w:rFonts w:ascii="Arial" w:hAnsi="Arial" w:cs="Arial"/>
            <w:sz w:val="22"/>
          </w:rPr>
          <w:t xml:space="preserve"> applied to test TMB and delta gene expression derived by difference between cancer samples compared with corresponding normal samples.</w:t>
        </w:r>
      </w:ins>
    </w:p>
    <w:p w14:paraId="5F341FAC" w14:textId="77777777" w:rsidR="00DF73A0" w:rsidRPr="00DF73A0" w:rsidRDefault="00DF73A0" w:rsidP="00DF73A0">
      <w:pPr>
        <w:pStyle w:val="ListParagraph"/>
        <w:spacing w:beforeLines="50" w:before="156" w:afterLines="50" w:after="156"/>
        <w:rPr>
          <w:ins w:id="1636" w:author="Guo, Shicheng" w:date="2019-11-07T23:48:00Z"/>
          <w:rFonts w:ascii="Arial" w:hAnsi="Arial" w:cs="Arial"/>
          <w:sz w:val="22"/>
          <w:rPrChange w:id="1637" w:author="Guo, Shicheng" w:date="2019-11-08T00:02:00Z">
            <w:rPr>
              <w:ins w:id="1638" w:author="Guo, Shicheng" w:date="2019-11-07T23:48:00Z"/>
            </w:rPr>
          </w:rPrChange>
        </w:rPr>
        <w:pPrChange w:id="1639" w:author="Guo, Shicheng" w:date="2019-11-08T00:02:00Z">
          <w:pPr>
            <w:spacing w:beforeLines="50" w:before="156" w:afterLines="50" w:after="156" w:line="360" w:lineRule="auto"/>
          </w:pPr>
        </w:pPrChange>
      </w:pPr>
      <w:bookmarkStart w:id="1640" w:name="_GoBack"/>
      <w:bookmarkEnd w:id="1640"/>
    </w:p>
    <w:p w14:paraId="67E95451" w14:textId="579C9924" w:rsidR="00150177" w:rsidRDefault="00150177" w:rsidP="00150177">
      <w:pPr>
        <w:spacing w:beforeLines="50" w:before="156" w:afterLines="50" w:after="156"/>
        <w:rPr>
          <w:ins w:id="1641" w:author="Guo, Shicheng" w:date="2019-11-07T23:48:00Z"/>
          <w:rFonts w:ascii="Arial" w:hAnsi="Arial" w:cs="Arial"/>
          <w:sz w:val="22"/>
        </w:rPr>
      </w:pPr>
      <w:ins w:id="1642" w:author="Guo, Shicheng" w:date="2019-11-07T23:48:00Z">
        <w:r>
          <w:rPr>
            <w:rFonts w:ascii="Arial" w:hAnsi="Arial" w:cs="Arial"/>
            <w:sz w:val="22"/>
          </w:rPr>
          <w:t xml:space="preserve">Table </w:t>
        </w:r>
        <w:r>
          <w:rPr>
            <w:rFonts w:ascii="Arial" w:hAnsi="Arial" w:cs="Arial"/>
            <w:sz w:val="22"/>
          </w:rPr>
          <w:t>2</w:t>
        </w:r>
        <w:r>
          <w:rPr>
            <w:rFonts w:ascii="Arial" w:hAnsi="Arial" w:cs="Arial"/>
            <w:sz w:val="22"/>
          </w:rPr>
          <w:t xml:space="preserve">. Tumor mutation burden significantly related </w:t>
        </w:r>
        <w:r>
          <w:rPr>
            <w:rFonts w:ascii="Arial" w:hAnsi="Arial" w:cs="Arial"/>
            <w:sz w:val="22"/>
          </w:rPr>
          <w:t>differential methylation regions</w:t>
        </w:r>
      </w:ins>
    </w:p>
    <w:tbl>
      <w:tblPr>
        <w:tblStyle w:val="GridTable1Light-Accent1"/>
        <w:tblW w:w="10291" w:type="dxa"/>
        <w:tblLook w:val="04A0" w:firstRow="1" w:lastRow="0" w:firstColumn="1" w:lastColumn="0" w:noHBand="0" w:noVBand="1"/>
        <w:tblPrChange w:id="1643" w:author="Guo, Shicheng" w:date="2019-11-07T23:48:00Z">
          <w:tblPr>
            <w:tblW w:w="9300" w:type="dxa"/>
            <w:tblLook w:val="04A0" w:firstRow="1" w:lastRow="0" w:firstColumn="1" w:lastColumn="0" w:noHBand="0" w:noVBand="1"/>
          </w:tblPr>
        </w:tblPrChange>
      </w:tblPr>
      <w:tblGrid>
        <w:gridCol w:w="728"/>
        <w:gridCol w:w="1220"/>
        <w:gridCol w:w="1220"/>
        <w:gridCol w:w="1387"/>
        <w:gridCol w:w="1387"/>
        <w:gridCol w:w="1387"/>
        <w:gridCol w:w="1387"/>
        <w:gridCol w:w="1575"/>
        <w:tblGridChange w:id="1644">
          <w:tblGrid>
            <w:gridCol w:w="725"/>
            <w:gridCol w:w="1220"/>
            <w:gridCol w:w="1220"/>
            <w:gridCol w:w="1387"/>
            <w:gridCol w:w="1387"/>
            <w:gridCol w:w="1387"/>
            <w:gridCol w:w="1387"/>
            <w:gridCol w:w="1575"/>
          </w:tblGrid>
        </w:tblGridChange>
      </w:tblGrid>
      <w:tr w:rsidR="00150177" w:rsidRPr="00150177" w14:paraId="231CB922" w14:textId="77777777" w:rsidTr="00464089">
        <w:trPr>
          <w:cnfStyle w:val="100000000000" w:firstRow="1" w:lastRow="0" w:firstColumn="0" w:lastColumn="0" w:oddVBand="0" w:evenVBand="0" w:oddHBand="0" w:evenHBand="0" w:firstRowFirstColumn="0" w:firstRowLastColumn="0" w:lastRowFirstColumn="0" w:lastRowLastColumn="0"/>
          <w:trHeight w:val="315"/>
          <w:ins w:id="1645" w:author="Guo, Shicheng" w:date="2019-11-07T23:48:00Z"/>
          <w:trPrChange w:id="1646" w:author="Guo, Shicheng" w:date="2019-11-07T23:48:00Z">
            <w:trPr>
              <w:trHeight w:val="315"/>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1647" w:author="Guo, Shicheng" w:date="2019-11-07T23:48:00Z">
              <w:tcPr>
                <w:tcW w:w="600" w:type="dxa"/>
                <w:tcBorders>
                  <w:top w:val="nil"/>
                  <w:left w:val="nil"/>
                  <w:bottom w:val="nil"/>
                  <w:right w:val="nil"/>
                </w:tcBorders>
                <w:shd w:val="clear" w:color="auto" w:fill="auto"/>
                <w:noWrap/>
                <w:vAlign w:val="bottom"/>
                <w:hideMark/>
              </w:tcPr>
            </w:tcPrChange>
          </w:tcPr>
          <w:p w14:paraId="7BD06FDC" w14:textId="77777777" w:rsidR="00150177" w:rsidRPr="00150177" w:rsidRDefault="00150177" w:rsidP="00150177">
            <w:pPr>
              <w:widowControl/>
              <w:jc w:val="left"/>
              <w:cnfStyle w:val="101000000000" w:firstRow="1" w:lastRow="0" w:firstColumn="1" w:lastColumn="0" w:oddVBand="0" w:evenVBand="0" w:oddHBand="0" w:evenHBand="0" w:firstRowFirstColumn="0" w:firstRowLastColumn="0" w:lastRowFirstColumn="0" w:lastRowLastColumn="0"/>
              <w:rPr>
                <w:ins w:id="1648" w:author="Guo, Shicheng" w:date="2019-11-07T23:48:00Z"/>
                <w:rFonts w:ascii="Calibri" w:eastAsia="Times New Roman" w:hAnsi="Calibri" w:cs="Calibri"/>
                <w:color w:val="000000"/>
                <w:kern w:val="0"/>
                <w:sz w:val="22"/>
                <w:lang w:eastAsia="en-US"/>
              </w:rPr>
            </w:pPr>
            <w:ins w:id="1649" w:author="Guo, Shicheng" w:date="2019-11-07T23:48:00Z">
              <w:r w:rsidRPr="00150177">
                <w:rPr>
                  <w:rFonts w:ascii="Calibri" w:eastAsia="Times New Roman" w:hAnsi="Calibri" w:cs="Calibri"/>
                  <w:color w:val="000000"/>
                  <w:kern w:val="0"/>
                  <w:sz w:val="22"/>
                  <w:lang w:eastAsia="en-US"/>
                </w:rPr>
                <w:t>CHR</w:t>
              </w:r>
            </w:ins>
          </w:p>
        </w:tc>
        <w:tc>
          <w:tcPr>
            <w:tcW w:w="1220" w:type="dxa"/>
            <w:noWrap/>
            <w:hideMark/>
            <w:tcPrChange w:id="1650" w:author="Guo, Shicheng" w:date="2019-11-07T23:48:00Z">
              <w:tcPr>
                <w:tcW w:w="1060" w:type="dxa"/>
                <w:tcBorders>
                  <w:top w:val="nil"/>
                  <w:left w:val="nil"/>
                  <w:bottom w:val="nil"/>
                  <w:right w:val="nil"/>
                </w:tcBorders>
                <w:shd w:val="clear" w:color="auto" w:fill="auto"/>
                <w:noWrap/>
                <w:vAlign w:val="bottom"/>
                <w:hideMark/>
              </w:tcPr>
            </w:tcPrChange>
          </w:tcPr>
          <w:p w14:paraId="06604C41" w14:textId="77777777" w:rsidR="00150177" w:rsidRPr="00150177" w:rsidRDefault="00150177" w:rsidP="00150177">
            <w:pPr>
              <w:widowControl/>
              <w:jc w:val="left"/>
              <w:cnfStyle w:val="100000000000" w:firstRow="1" w:lastRow="0" w:firstColumn="0" w:lastColumn="0" w:oddVBand="0" w:evenVBand="0" w:oddHBand="0" w:evenHBand="0" w:firstRowFirstColumn="0" w:firstRowLastColumn="0" w:lastRowFirstColumn="0" w:lastRowLastColumn="0"/>
              <w:rPr>
                <w:ins w:id="1651" w:author="Guo, Shicheng" w:date="2019-11-07T23:48:00Z"/>
                <w:rFonts w:ascii="Calibri" w:eastAsia="Times New Roman" w:hAnsi="Calibri" w:cs="Calibri"/>
                <w:color w:val="000000"/>
                <w:kern w:val="0"/>
                <w:sz w:val="22"/>
                <w:lang w:eastAsia="en-US"/>
              </w:rPr>
            </w:pPr>
            <w:ins w:id="1652" w:author="Guo, Shicheng" w:date="2019-11-07T23:48:00Z">
              <w:r w:rsidRPr="00150177">
                <w:rPr>
                  <w:rFonts w:ascii="Calibri" w:eastAsia="Times New Roman" w:hAnsi="Calibri" w:cs="Calibri"/>
                  <w:color w:val="000000"/>
                  <w:kern w:val="0"/>
                  <w:sz w:val="22"/>
                  <w:lang w:eastAsia="en-US"/>
                </w:rPr>
                <w:t>START</w:t>
              </w:r>
            </w:ins>
          </w:p>
        </w:tc>
        <w:tc>
          <w:tcPr>
            <w:tcW w:w="1220" w:type="dxa"/>
            <w:noWrap/>
            <w:hideMark/>
            <w:tcPrChange w:id="1653" w:author="Guo, Shicheng" w:date="2019-11-07T23:48:00Z">
              <w:tcPr>
                <w:tcW w:w="1060" w:type="dxa"/>
                <w:tcBorders>
                  <w:top w:val="nil"/>
                  <w:left w:val="nil"/>
                  <w:bottom w:val="nil"/>
                  <w:right w:val="nil"/>
                </w:tcBorders>
                <w:shd w:val="clear" w:color="auto" w:fill="auto"/>
                <w:noWrap/>
                <w:vAlign w:val="bottom"/>
                <w:hideMark/>
              </w:tcPr>
            </w:tcPrChange>
          </w:tcPr>
          <w:p w14:paraId="3759FA82" w14:textId="77777777" w:rsidR="00150177" w:rsidRPr="00150177" w:rsidRDefault="00150177" w:rsidP="00150177">
            <w:pPr>
              <w:widowControl/>
              <w:jc w:val="left"/>
              <w:cnfStyle w:val="100000000000" w:firstRow="1" w:lastRow="0" w:firstColumn="0" w:lastColumn="0" w:oddVBand="0" w:evenVBand="0" w:oddHBand="0" w:evenHBand="0" w:firstRowFirstColumn="0" w:firstRowLastColumn="0" w:lastRowFirstColumn="0" w:lastRowLastColumn="0"/>
              <w:rPr>
                <w:ins w:id="1654" w:author="Guo, Shicheng" w:date="2019-11-07T23:48:00Z"/>
                <w:rFonts w:ascii="Calibri" w:eastAsia="Times New Roman" w:hAnsi="Calibri" w:cs="Calibri"/>
                <w:color w:val="000000"/>
                <w:kern w:val="0"/>
                <w:sz w:val="22"/>
                <w:lang w:eastAsia="en-US"/>
              </w:rPr>
            </w:pPr>
            <w:ins w:id="1655" w:author="Guo, Shicheng" w:date="2019-11-07T23:48:00Z">
              <w:r w:rsidRPr="00150177">
                <w:rPr>
                  <w:rFonts w:ascii="Calibri" w:eastAsia="Times New Roman" w:hAnsi="Calibri" w:cs="Calibri"/>
                  <w:color w:val="000000"/>
                  <w:kern w:val="0"/>
                  <w:sz w:val="22"/>
                  <w:lang w:eastAsia="en-US"/>
                </w:rPr>
                <w:t>END</w:t>
              </w:r>
            </w:ins>
          </w:p>
        </w:tc>
        <w:tc>
          <w:tcPr>
            <w:tcW w:w="1387" w:type="dxa"/>
            <w:noWrap/>
            <w:hideMark/>
            <w:tcPrChange w:id="1656" w:author="Guo, Shicheng" w:date="2019-11-07T23:48:00Z">
              <w:tcPr>
                <w:tcW w:w="1260" w:type="dxa"/>
                <w:tcBorders>
                  <w:top w:val="single" w:sz="8" w:space="0" w:color="BDD6EE"/>
                  <w:left w:val="single" w:sz="8" w:space="0" w:color="BDD6EE"/>
                  <w:bottom w:val="single" w:sz="12" w:space="0" w:color="9CC2E5"/>
                  <w:right w:val="single" w:sz="8" w:space="0" w:color="BDD6EE"/>
                </w:tcBorders>
                <w:shd w:val="clear" w:color="auto" w:fill="auto"/>
                <w:noWrap/>
                <w:vAlign w:val="center"/>
                <w:hideMark/>
              </w:tcPr>
            </w:tcPrChange>
          </w:tcPr>
          <w:p w14:paraId="11EC1D1A" w14:textId="77777777" w:rsidR="00150177" w:rsidRPr="00150177" w:rsidRDefault="00150177" w:rsidP="00150177">
            <w:pPr>
              <w:widowControl/>
              <w:jc w:val="left"/>
              <w:cnfStyle w:val="100000000000" w:firstRow="1" w:lastRow="0" w:firstColumn="0" w:lastColumn="0" w:oddVBand="0" w:evenVBand="0" w:oddHBand="0" w:evenHBand="0" w:firstRowFirstColumn="0" w:firstRowLastColumn="0" w:lastRowFirstColumn="0" w:lastRowLastColumn="0"/>
              <w:rPr>
                <w:ins w:id="1657" w:author="Guo, Shicheng" w:date="2019-11-07T23:48:00Z"/>
                <w:rFonts w:ascii="Calibri" w:eastAsia="Times New Roman" w:hAnsi="Calibri" w:cs="Calibri"/>
                <w:color w:val="000000"/>
                <w:kern w:val="0"/>
                <w:sz w:val="22"/>
                <w:lang w:eastAsia="en-US"/>
              </w:rPr>
            </w:pPr>
            <w:ins w:id="1658" w:author="Guo, Shicheng" w:date="2019-11-07T23:48:00Z">
              <w:r w:rsidRPr="00150177">
                <w:rPr>
                  <w:rFonts w:ascii="Calibri" w:eastAsia="Times New Roman" w:hAnsi="Calibri" w:cs="Calibri"/>
                  <w:color w:val="000000"/>
                  <w:kern w:val="0"/>
                  <w:sz w:val="22"/>
                  <w:lang w:eastAsia="en-US"/>
                </w:rPr>
                <w:t>Estimate</w:t>
              </w:r>
            </w:ins>
          </w:p>
        </w:tc>
        <w:tc>
          <w:tcPr>
            <w:tcW w:w="1387" w:type="dxa"/>
            <w:noWrap/>
            <w:hideMark/>
            <w:tcPrChange w:id="1659" w:author="Guo, Shicheng" w:date="2019-11-07T23:48:00Z">
              <w:tcPr>
                <w:tcW w:w="1260" w:type="dxa"/>
                <w:tcBorders>
                  <w:top w:val="single" w:sz="8" w:space="0" w:color="BDD6EE"/>
                  <w:left w:val="nil"/>
                  <w:bottom w:val="single" w:sz="12" w:space="0" w:color="9CC2E5"/>
                  <w:right w:val="single" w:sz="8" w:space="0" w:color="BDD6EE"/>
                </w:tcBorders>
                <w:shd w:val="clear" w:color="auto" w:fill="auto"/>
                <w:noWrap/>
                <w:vAlign w:val="center"/>
                <w:hideMark/>
              </w:tcPr>
            </w:tcPrChange>
          </w:tcPr>
          <w:p w14:paraId="2A253A0D" w14:textId="77777777" w:rsidR="00150177" w:rsidRPr="00150177" w:rsidRDefault="00150177" w:rsidP="00150177">
            <w:pPr>
              <w:widowControl/>
              <w:jc w:val="left"/>
              <w:cnfStyle w:val="100000000000" w:firstRow="1" w:lastRow="0" w:firstColumn="0" w:lastColumn="0" w:oddVBand="0" w:evenVBand="0" w:oddHBand="0" w:evenHBand="0" w:firstRowFirstColumn="0" w:firstRowLastColumn="0" w:lastRowFirstColumn="0" w:lastRowLastColumn="0"/>
              <w:rPr>
                <w:ins w:id="1660" w:author="Guo, Shicheng" w:date="2019-11-07T23:48:00Z"/>
                <w:rFonts w:ascii="Calibri" w:eastAsia="Times New Roman" w:hAnsi="Calibri" w:cs="Calibri"/>
                <w:color w:val="000000"/>
                <w:kern w:val="0"/>
                <w:sz w:val="22"/>
                <w:lang w:eastAsia="en-US"/>
              </w:rPr>
            </w:pPr>
            <w:ins w:id="1661" w:author="Guo, Shicheng" w:date="2019-11-07T23:48:00Z">
              <w:r w:rsidRPr="00150177">
                <w:rPr>
                  <w:rFonts w:ascii="Calibri" w:eastAsia="Times New Roman" w:hAnsi="Calibri" w:cs="Calibri"/>
                  <w:color w:val="000000"/>
                  <w:kern w:val="0"/>
                  <w:sz w:val="22"/>
                  <w:lang w:eastAsia="en-US"/>
                </w:rPr>
                <w:t>Std..Error</w:t>
              </w:r>
            </w:ins>
          </w:p>
        </w:tc>
        <w:tc>
          <w:tcPr>
            <w:tcW w:w="1387" w:type="dxa"/>
            <w:noWrap/>
            <w:hideMark/>
            <w:tcPrChange w:id="1662" w:author="Guo, Shicheng" w:date="2019-11-07T23:48:00Z">
              <w:tcPr>
                <w:tcW w:w="1260" w:type="dxa"/>
                <w:tcBorders>
                  <w:top w:val="single" w:sz="8" w:space="0" w:color="BDD6EE"/>
                  <w:left w:val="nil"/>
                  <w:bottom w:val="single" w:sz="12" w:space="0" w:color="9CC2E5"/>
                  <w:right w:val="single" w:sz="8" w:space="0" w:color="BDD6EE"/>
                </w:tcBorders>
                <w:shd w:val="clear" w:color="auto" w:fill="auto"/>
                <w:noWrap/>
                <w:vAlign w:val="center"/>
                <w:hideMark/>
              </w:tcPr>
            </w:tcPrChange>
          </w:tcPr>
          <w:p w14:paraId="7130C2C3" w14:textId="77777777" w:rsidR="00150177" w:rsidRPr="00150177" w:rsidRDefault="00150177" w:rsidP="00150177">
            <w:pPr>
              <w:widowControl/>
              <w:jc w:val="left"/>
              <w:cnfStyle w:val="100000000000" w:firstRow="1" w:lastRow="0" w:firstColumn="0" w:lastColumn="0" w:oddVBand="0" w:evenVBand="0" w:oddHBand="0" w:evenHBand="0" w:firstRowFirstColumn="0" w:firstRowLastColumn="0" w:lastRowFirstColumn="0" w:lastRowLastColumn="0"/>
              <w:rPr>
                <w:ins w:id="1663" w:author="Guo, Shicheng" w:date="2019-11-07T23:48:00Z"/>
                <w:rFonts w:ascii="Calibri" w:eastAsia="Times New Roman" w:hAnsi="Calibri" w:cs="Calibri"/>
                <w:color w:val="000000"/>
                <w:kern w:val="0"/>
                <w:sz w:val="22"/>
                <w:lang w:eastAsia="en-US"/>
              </w:rPr>
            </w:pPr>
            <w:ins w:id="1664" w:author="Guo, Shicheng" w:date="2019-11-07T23:48:00Z">
              <w:r w:rsidRPr="00150177">
                <w:rPr>
                  <w:rFonts w:ascii="Calibri" w:eastAsia="Times New Roman" w:hAnsi="Calibri" w:cs="Calibri"/>
                  <w:color w:val="000000"/>
                  <w:kern w:val="0"/>
                  <w:sz w:val="22"/>
                  <w:lang w:eastAsia="en-US"/>
                </w:rPr>
                <w:t>t.value</w:t>
              </w:r>
            </w:ins>
          </w:p>
        </w:tc>
        <w:tc>
          <w:tcPr>
            <w:tcW w:w="1387" w:type="dxa"/>
            <w:noWrap/>
            <w:hideMark/>
            <w:tcPrChange w:id="1665" w:author="Guo, Shicheng" w:date="2019-11-07T23:48:00Z">
              <w:tcPr>
                <w:tcW w:w="1260" w:type="dxa"/>
                <w:tcBorders>
                  <w:top w:val="single" w:sz="8" w:space="0" w:color="BDD6EE"/>
                  <w:left w:val="nil"/>
                  <w:bottom w:val="single" w:sz="12" w:space="0" w:color="9CC2E5"/>
                  <w:right w:val="single" w:sz="8" w:space="0" w:color="BDD6EE"/>
                </w:tcBorders>
                <w:shd w:val="clear" w:color="auto" w:fill="auto"/>
                <w:noWrap/>
                <w:vAlign w:val="center"/>
                <w:hideMark/>
              </w:tcPr>
            </w:tcPrChange>
          </w:tcPr>
          <w:p w14:paraId="76AC9BF6" w14:textId="77777777" w:rsidR="00150177" w:rsidRPr="00150177" w:rsidRDefault="00150177" w:rsidP="00150177">
            <w:pPr>
              <w:widowControl/>
              <w:jc w:val="left"/>
              <w:cnfStyle w:val="100000000000" w:firstRow="1" w:lastRow="0" w:firstColumn="0" w:lastColumn="0" w:oddVBand="0" w:evenVBand="0" w:oddHBand="0" w:evenHBand="0" w:firstRowFirstColumn="0" w:firstRowLastColumn="0" w:lastRowFirstColumn="0" w:lastRowLastColumn="0"/>
              <w:rPr>
                <w:ins w:id="1666" w:author="Guo, Shicheng" w:date="2019-11-07T23:48:00Z"/>
                <w:rFonts w:ascii="Calibri" w:eastAsia="Times New Roman" w:hAnsi="Calibri" w:cs="Calibri"/>
                <w:color w:val="000000"/>
                <w:kern w:val="0"/>
                <w:sz w:val="22"/>
                <w:lang w:eastAsia="en-US"/>
              </w:rPr>
            </w:pPr>
            <w:ins w:id="1667" w:author="Guo, Shicheng" w:date="2019-11-07T23:48:00Z">
              <w:r w:rsidRPr="00150177">
                <w:rPr>
                  <w:rFonts w:ascii="Calibri" w:eastAsia="Times New Roman" w:hAnsi="Calibri" w:cs="Calibri"/>
                  <w:color w:val="000000"/>
                  <w:kern w:val="0"/>
                  <w:sz w:val="22"/>
                  <w:lang w:eastAsia="en-US"/>
                </w:rPr>
                <w:t>P-value</w:t>
              </w:r>
            </w:ins>
          </w:p>
        </w:tc>
        <w:tc>
          <w:tcPr>
            <w:tcW w:w="1575" w:type="dxa"/>
            <w:noWrap/>
            <w:hideMark/>
            <w:tcPrChange w:id="1668" w:author="Guo, Shicheng" w:date="2019-11-07T23:48:00Z">
              <w:tcPr>
                <w:tcW w:w="1540" w:type="dxa"/>
                <w:tcBorders>
                  <w:top w:val="nil"/>
                  <w:left w:val="nil"/>
                  <w:bottom w:val="nil"/>
                  <w:right w:val="single" w:sz="8" w:space="0" w:color="BDD6EE"/>
                </w:tcBorders>
                <w:shd w:val="clear" w:color="auto" w:fill="auto"/>
                <w:noWrap/>
                <w:vAlign w:val="center"/>
                <w:hideMark/>
              </w:tcPr>
            </w:tcPrChange>
          </w:tcPr>
          <w:p w14:paraId="56E82693" w14:textId="77777777" w:rsidR="00150177" w:rsidRPr="00150177" w:rsidRDefault="00150177" w:rsidP="00150177">
            <w:pPr>
              <w:widowControl/>
              <w:jc w:val="left"/>
              <w:cnfStyle w:val="100000000000" w:firstRow="1" w:lastRow="0" w:firstColumn="0" w:lastColumn="0" w:oddVBand="0" w:evenVBand="0" w:oddHBand="0" w:evenHBand="0" w:firstRowFirstColumn="0" w:firstRowLastColumn="0" w:lastRowFirstColumn="0" w:lastRowLastColumn="0"/>
              <w:rPr>
                <w:ins w:id="1669" w:author="Guo, Shicheng" w:date="2019-11-07T23:48:00Z"/>
                <w:rFonts w:ascii="Calibri" w:eastAsia="Times New Roman" w:hAnsi="Calibri" w:cs="Calibri"/>
                <w:color w:val="000000"/>
                <w:kern w:val="0"/>
                <w:sz w:val="22"/>
                <w:lang w:eastAsia="en-US"/>
              </w:rPr>
            </w:pPr>
            <w:ins w:id="1670" w:author="Guo, Shicheng" w:date="2019-11-07T23:48:00Z">
              <w:r w:rsidRPr="00150177">
                <w:rPr>
                  <w:rFonts w:ascii="Calibri" w:eastAsia="Times New Roman" w:hAnsi="Calibri" w:cs="Calibri"/>
                  <w:color w:val="000000"/>
                  <w:kern w:val="0"/>
                  <w:sz w:val="22"/>
                  <w:lang w:eastAsia="en-US"/>
                </w:rPr>
                <w:t>Symbol</w:t>
              </w:r>
            </w:ins>
          </w:p>
        </w:tc>
      </w:tr>
      <w:tr w:rsidR="00150177" w:rsidRPr="00150177" w14:paraId="234CFC13" w14:textId="77777777" w:rsidTr="00464089">
        <w:trPr>
          <w:trHeight w:val="315"/>
          <w:ins w:id="1671" w:author="Guo, Shicheng" w:date="2019-11-07T23:48:00Z"/>
          <w:trPrChange w:id="1672" w:author="Guo, Shicheng" w:date="2019-11-07T23:48:00Z">
            <w:trPr>
              <w:trHeight w:val="315"/>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1673" w:author="Guo, Shicheng" w:date="2019-11-07T23:48:00Z">
              <w:tcPr>
                <w:tcW w:w="600" w:type="dxa"/>
                <w:tcBorders>
                  <w:top w:val="nil"/>
                  <w:left w:val="nil"/>
                  <w:bottom w:val="nil"/>
                  <w:right w:val="nil"/>
                </w:tcBorders>
                <w:shd w:val="clear" w:color="auto" w:fill="auto"/>
                <w:noWrap/>
                <w:vAlign w:val="bottom"/>
                <w:hideMark/>
              </w:tcPr>
            </w:tcPrChange>
          </w:tcPr>
          <w:p w14:paraId="1FF71E20" w14:textId="77777777" w:rsidR="00150177" w:rsidRPr="00150177" w:rsidRDefault="00150177" w:rsidP="00150177">
            <w:pPr>
              <w:widowControl/>
              <w:jc w:val="left"/>
              <w:rPr>
                <w:ins w:id="1674" w:author="Guo, Shicheng" w:date="2019-11-07T23:48:00Z"/>
                <w:rFonts w:ascii="Calibri" w:eastAsia="Times New Roman" w:hAnsi="Calibri" w:cs="Calibri"/>
                <w:color w:val="000000"/>
                <w:kern w:val="0"/>
                <w:sz w:val="22"/>
                <w:lang w:eastAsia="en-US"/>
              </w:rPr>
            </w:pPr>
            <w:ins w:id="1675" w:author="Guo, Shicheng" w:date="2019-11-07T23:48:00Z">
              <w:r w:rsidRPr="00150177">
                <w:rPr>
                  <w:rFonts w:ascii="Calibri" w:eastAsia="Times New Roman" w:hAnsi="Calibri" w:cs="Calibri"/>
                  <w:color w:val="000000"/>
                  <w:kern w:val="0"/>
                  <w:sz w:val="22"/>
                  <w:lang w:eastAsia="en-US"/>
                </w:rPr>
                <w:t>chr6</w:t>
              </w:r>
            </w:ins>
          </w:p>
        </w:tc>
        <w:tc>
          <w:tcPr>
            <w:tcW w:w="1220" w:type="dxa"/>
            <w:noWrap/>
            <w:hideMark/>
            <w:tcPrChange w:id="1676" w:author="Guo, Shicheng" w:date="2019-11-07T23:48:00Z">
              <w:tcPr>
                <w:tcW w:w="1060" w:type="dxa"/>
                <w:tcBorders>
                  <w:top w:val="nil"/>
                  <w:left w:val="nil"/>
                  <w:bottom w:val="nil"/>
                  <w:right w:val="nil"/>
                </w:tcBorders>
                <w:shd w:val="clear" w:color="auto" w:fill="auto"/>
                <w:noWrap/>
                <w:vAlign w:val="bottom"/>
                <w:hideMark/>
              </w:tcPr>
            </w:tcPrChange>
          </w:tcPr>
          <w:p w14:paraId="664B841E"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677" w:author="Guo, Shicheng" w:date="2019-11-07T23:48:00Z"/>
                <w:rFonts w:ascii="Calibri" w:eastAsia="Times New Roman" w:hAnsi="Calibri" w:cs="Calibri"/>
                <w:color w:val="000000"/>
                <w:kern w:val="0"/>
                <w:sz w:val="22"/>
                <w:lang w:eastAsia="en-US"/>
              </w:rPr>
            </w:pPr>
            <w:ins w:id="1678" w:author="Guo, Shicheng" w:date="2019-11-07T23:48:00Z">
              <w:r w:rsidRPr="00150177">
                <w:rPr>
                  <w:rFonts w:ascii="Calibri" w:eastAsia="Times New Roman" w:hAnsi="Calibri" w:cs="Calibri"/>
                  <w:color w:val="000000"/>
                  <w:kern w:val="0"/>
                  <w:sz w:val="22"/>
                  <w:lang w:eastAsia="en-US"/>
                </w:rPr>
                <w:t>150983544</w:t>
              </w:r>
            </w:ins>
          </w:p>
        </w:tc>
        <w:tc>
          <w:tcPr>
            <w:tcW w:w="1220" w:type="dxa"/>
            <w:noWrap/>
            <w:hideMark/>
            <w:tcPrChange w:id="1679" w:author="Guo, Shicheng" w:date="2019-11-07T23:48:00Z">
              <w:tcPr>
                <w:tcW w:w="1060" w:type="dxa"/>
                <w:tcBorders>
                  <w:top w:val="nil"/>
                  <w:left w:val="nil"/>
                  <w:bottom w:val="nil"/>
                  <w:right w:val="nil"/>
                </w:tcBorders>
                <w:shd w:val="clear" w:color="auto" w:fill="auto"/>
                <w:noWrap/>
                <w:vAlign w:val="bottom"/>
                <w:hideMark/>
              </w:tcPr>
            </w:tcPrChange>
          </w:tcPr>
          <w:p w14:paraId="7A187293"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680" w:author="Guo, Shicheng" w:date="2019-11-07T23:48:00Z"/>
                <w:rFonts w:ascii="Calibri" w:eastAsia="Times New Roman" w:hAnsi="Calibri" w:cs="Calibri"/>
                <w:color w:val="000000"/>
                <w:kern w:val="0"/>
                <w:sz w:val="22"/>
                <w:lang w:eastAsia="en-US"/>
              </w:rPr>
            </w:pPr>
            <w:ins w:id="1681" w:author="Guo, Shicheng" w:date="2019-11-07T23:48:00Z">
              <w:r w:rsidRPr="00150177">
                <w:rPr>
                  <w:rFonts w:ascii="Calibri" w:eastAsia="Times New Roman" w:hAnsi="Calibri" w:cs="Calibri"/>
                  <w:color w:val="000000"/>
                  <w:kern w:val="0"/>
                  <w:sz w:val="22"/>
                  <w:lang w:eastAsia="en-US"/>
                </w:rPr>
                <w:t>150983985</w:t>
              </w:r>
            </w:ins>
          </w:p>
        </w:tc>
        <w:tc>
          <w:tcPr>
            <w:tcW w:w="1387" w:type="dxa"/>
            <w:noWrap/>
            <w:hideMark/>
            <w:tcPrChange w:id="1682" w:author="Guo, Shicheng" w:date="2019-11-07T23:48:00Z">
              <w:tcPr>
                <w:tcW w:w="1260" w:type="dxa"/>
                <w:tcBorders>
                  <w:top w:val="nil"/>
                  <w:left w:val="nil"/>
                  <w:bottom w:val="nil"/>
                  <w:right w:val="nil"/>
                </w:tcBorders>
                <w:shd w:val="clear" w:color="auto" w:fill="auto"/>
                <w:noWrap/>
                <w:vAlign w:val="bottom"/>
                <w:hideMark/>
              </w:tcPr>
            </w:tcPrChange>
          </w:tcPr>
          <w:p w14:paraId="16F05F06"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683" w:author="Guo, Shicheng" w:date="2019-11-07T23:48:00Z"/>
                <w:rFonts w:ascii="Calibri" w:eastAsia="Times New Roman" w:hAnsi="Calibri" w:cs="Calibri"/>
                <w:color w:val="000000"/>
                <w:kern w:val="0"/>
                <w:sz w:val="22"/>
                <w:lang w:eastAsia="en-US"/>
              </w:rPr>
            </w:pPr>
            <w:ins w:id="1684" w:author="Guo, Shicheng" w:date="2019-11-07T23:48:00Z">
              <w:r w:rsidRPr="00150177">
                <w:rPr>
                  <w:rFonts w:ascii="Calibri" w:eastAsia="Times New Roman" w:hAnsi="Calibri" w:cs="Calibri"/>
                  <w:color w:val="000000"/>
                  <w:kern w:val="0"/>
                  <w:sz w:val="22"/>
                  <w:lang w:eastAsia="en-US"/>
                </w:rPr>
                <w:t>0.029831021</w:t>
              </w:r>
            </w:ins>
          </w:p>
        </w:tc>
        <w:tc>
          <w:tcPr>
            <w:tcW w:w="1387" w:type="dxa"/>
            <w:noWrap/>
            <w:hideMark/>
            <w:tcPrChange w:id="1685" w:author="Guo, Shicheng" w:date="2019-11-07T23:48:00Z">
              <w:tcPr>
                <w:tcW w:w="1260" w:type="dxa"/>
                <w:tcBorders>
                  <w:top w:val="nil"/>
                  <w:left w:val="nil"/>
                  <w:bottom w:val="nil"/>
                  <w:right w:val="nil"/>
                </w:tcBorders>
                <w:shd w:val="clear" w:color="auto" w:fill="auto"/>
                <w:noWrap/>
                <w:vAlign w:val="bottom"/>
                <w:hideMark/>
              </w:tcPr>
            </w:tcPrChange>
          </w:tcPr>
          <w:p w14:paraId="1E7A3921"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686" w:author="Guo, Shicheng" w:date="2019-11-07T23:48:00Z"/>
                <w:rFonts w:ascii="Calibri" w:eastAsia="Times New Roman" w:hAnsi="Calibri" w:cs="Calibri"/>
                <w:color w:val="000000"/>
                <w:kern w:val="0"/>
                <w:sz w:val="22"/>
                <w:lang w:eastAsia="en-US"/>
              </w:rPr>
            </w:pPr>
            <w:ins w:id="1687" w:author="Guo, Shicheng" w:date="2019-11-07T23:48:00Z">
              <w:r w:rsidRPr="00150177">
                <w:rPr>
                  <w:rFonts w:ascii="Calibri" w:eastAsia="Times New Roman" w:hAnsi="Calibri" w:cs="Calibri"/>
                  <w:color w:val="000000"/>
                  <w:kern w:val="0"/>
                  <w:sz w:val="22"/>
                  <w:lang w:eastAsia="en-US"/>
                </w:rPr>
                <w:t>0.004680812</w:t>
              </w:r>
            </w:ins>
          </w:p>
        </w:tc>
        <w:tc>
          <w:tcPr>
            <w:tcW w:w="1387" w:type="dxa"/>
            <w:noWrap/>
            <w:hideMark/>
            <w:tcPrChange w:id="1688" w:author="Guo, Shicheng" w:date="2019-11-07T23:48:00Z">
              <w:tcPr>
                <w:tcW w:w="1260" w:type="dxa"/>
                <w:tcBorders>
                  <w:top w:val="nil"/>
                  <w:left w:val="nil"/>
                  <w:bottom w:val="nil"/>
                  <w:right w:val="nil"/>
                </w:tcBorders>
                <w:shd w:val="clear" w:color="auto" w:fill="auto"/>
                <w:noWrap/>
                <w:vAlign w:val="bottom"/>
                <w:hideMark/>
              </w:tcPr>
            </w:tcPrChange>
          </w:tcPr>
          <w:p w14:paraId="51EE798F"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689" w:author="Guo, Shicheng" w:date="2019-11-07T23:48:00Z"/>
                <w:rFonts w:ascii="Calibri" w:eastAsia="Times New Roman" w:hAnsi="Calibri" w:cs="Calibri"/>
                <w:color w:val="000000"/>
                <w:kern w:val="0"/>
                <w:sz w:val="22"/>
                <w:lang w:eastAsia="en-US"/>
              </w:rPr>
            </w:pPr>
            <w:ins w:id="1690" w:author="Guo, Shicheng" w:date="2019-11-07T23:48:00Z">
              <w:r w:rsidRPr="00150177">
                <w:rPr>
                  <w:rFonts w:ascii="Calibri" w:eastAsia="Times New Roman" w:hAnsi="Calibri" w:cs="Calibri"/>
                  <w:color w:val="000000"/>
                  <w:kern w:val="0"/>
                  <w:sz w:val="22"/>
                  <w:lang w:eastAsia="en-US"/>
                </w:rPr>
                <w:t>6.373044005</w:t>
              </w:r>
            </w:ins>
          </w:p>
        </w:tc>
        <w:tc>
          <w:tcPr>
            <w:tcW w:w="1387" w:type="dxa"/>
            <w:noWrap/>
            <w:hideMark/>
            <w:tcPrChange w:id="1691" w:author="Guo, Shicheng" w:date="2019-11-07T23:48:00Z">
              <w:tcPr>
                <w:tcW w:w="1260" w:type="dxa"/>
                <w:tcBorders>
                  <w:top w:val="nil"/>
                  <w:left w:val="nil"/>
                  <w:bottom w:val="nil"/>
                  <w:right w:val="nil"/>
                </w:tcBorders>
                <w:shd w:val="clear" w:color="auto" w:fill="auto"/>
                <w:noWrap/>
                <w:vAlign w:val="bottom"/>
                <w:hideMark/>
              </w:tcPr>
            </w:tcPrChange>
          </w:tcPr>
          <w:p w14:paraId="44BA433B"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692" w:author="Guo, Shicheng" w:date="2019-11-07T23:48:00Z"/>
                <w:rFonts w:ascii="Calibri" w:eastAsia="Times New Roman" w:hAnsi="Calibri" w:cs="Calibri"/>
                <w:color w:val="000000"/>
                <w:kern w:val="0"/>
                <w:sz w:val="22"/>
                <w:lang w:eastAsia="en-US"/>
              </w:rPr>
            </w:pPr>
            <w:ins w:id="1693" w:author="Guo, Shicheng" w:date="2019-11-07T23:48:00Z">
              <w:r w:rsidRPr="00150177">
                <w:rPr>
                  <w:rFonts w:ascii="Calibri" w:eastAsia="Times New Roman" w:hAnsi="Calibri" w:cs="Calibri"/>
                  <w:color w:val="000000"/>
                  <w:kern w:val="0"/>
                  <w:sz w:val="22"/>
                  <w:lang w:eastAsia="en-US"/>
                </w:rPr>
                <w:t>1.37E-06</w:t>
              </w:r>
            </w:ins>
          </w:p>
        </w:tc>
        <w:tc>
          <w:tcPr>
            <w:tcW w:w="1575" w:type="dxa"/>
            <w:noWrap/>
            <w:hideMark/>
            <w:tcPrChange w:id="1694" w:author="Guo, Shicheng" w:date="2019-11-07T23:48:00Z">
              <w:tcPr>
                <w:tcW w:w="1540" w:type="dxa"/>
                <w:tcBorders>
                  <w:top w:val="nil"/>
                  <w:left w:val="nil"/>
                  <w:bottom w:val="nil"/>
                  <w:right w:val="nil"/>
                </w:tcBorders>
                <w:shd w:val="clear" w:color="auto" w:fill="auto"/>
                <w:noWrap/>
                <w:vAlign w:val="bottom"/>
                <w:hideMark/>
              </w:tcPr>
            </w:tcPrChange>
          </w:tcPr>
          <w:p w14:paraId="38B217EF"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1695" w:author="Guo, Shicheng" w:date="2019-11-07T23:48:00Z"/>
                <w:rFonts w:ascii="Calibri" w:eastAsia="Times New Roman" w:hAnsi="Calibri" w:cs="Calibri"/>
                <w:color w:val="000000"/>
                <w:kern w:val="0"/>
                <w:sz w:val="22"/>
                <w:lang w:eastAsia="en-US"/>
              </w:rPr>
            </w:pPr>
            <w:ins w:id="1696" w:author="Guo, Shicheng" w:date="2019-11-07T23:48:00Z">
              <w:r w:rsidRPr="00150177">
                <w:rPr>
                  <w:rFonts w:ascii="Calibri" w:eastAsia="Times New Roman" w:hAnsi="Calibri" w:cs="Calibri"/>
                  <w:color w:val="000000"/>
                  <w:kern w:val="0"/>
                  <w:sz w:val="22"/>
                  <w:lang w:eastAsia="en-US"/>
                </w:rPr>
                <w:t>PLEKHG1</w:t>
              </w:r>
            </w:ins>
          </w:p>
        </w:tc>
      </w:tr>
      <w:tr w:rsidR="00150177" w:rsidRPr="00150177" w14:paraId="7E4535B8" w14:textId="77777777" w:rsidTr="00464089">
        <w:trPr>
          <w:trHeight w:val="300"/>
          <w:ins w:id="1697" w:author="Guo, Shicheng" w:date="2019-11-07T23:48:00Z"/>
          <w:trPrChange w:id="1698"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1699" w:author="Guo, Shicheng" w:date="2019-11-07T23:48:00Z">
              <w:tcPr>
                <w:tcW w:w="600" w:type="dxa"/>
                <w:tcBorders>
                  <w:top w:val="nil"/>
                  <w:left w:val="nil"/>
                  <w:bottom w:val="nil"/>
                  <w:right w:val="nil"/>
                </w:tcBorders>
                <w:shd w:val="clear" w:color="auto" w:fill="auto"/>
                <w:noWrap/>
                <w:vAlign w:val="bottom"/>
                <w:hideMark/>
              </w:tcPr>
            </w:tcPrChange>
          </w:tcPr>
          <w:p w14:paraId="5B6F2CFB" w14:textId="77777777" w:rsidR="00150177" w:rsidRPr="00150177" w:rsidRDefault="00150177" w:rsidP="00150177">
            <w:pPr>
              <w:widowControl/>
              <w:jc w:val="left"/>
              <w:rPr>
                <w:ins w:id="1700" w:author="Guo, Shicheng" w:date="2019-11-07T23:48:00Z"/>
                <w:rFonts w:ascii="Calibri" w:eastAsia="Times New Roman" w:hAnsi="Calibri" w:cs="Calibri"/>
                <w:color w:val="000000"/>
                <w:kern w:val="0"/>
                <w:sz w:val="22"/>
                <w:lang w:eastAsia="en-US"/>
              </w:rPr>
            </w:pPr>
            <w:ins w:id="1701" w:author="Guo, Shicheng" w:date="2019-11-07T23:48:00Z">
              <w:r w:rsidRPr="00150177">
                <w:rPr>
                  <w:rFonts w:ascii="Calibri" w:eastAsia="Times New Roman" w:hAnsi="Calibri" w:cs="Calibri"/>
                  <w:color w:val="000000"/>
                  <w:kern w:val="0"/>
                  <w:sz w:val="22"/>
                  <w:lang w:eastAsia="en-US"/>
                </w:rPr>
                <w:t>chr1</w:t>
              </w:r>
            </w:ins>
          </w:p>
        </w:tc>
        <w:tc>
          <w:tcPr>
            <w:tcW w:w="1220" w:type="dxa"/>
            <w:noWrap/>
            <w:hideMark/>
            <w:tcPrChange w:id="1702" w:author="Guo, Shicheng" w:date="2019-11-07T23:48:00Z">
              <w:tcPr>
                <w:tcW w:w="1060" w:type="dxa"/>
                <w:tcBorders>
                  <w:top w:val="nil"/>
                  <w:left w:val="nil"/>
                  <w:bottom w:val="nil"/>
                  <w:right w:val="nil"/>
                </w:tcBorders>
                <w:shd w:val="clear" w:color="auto" w:fill="auto"/>
                <w:noWrap/>
                <w:vAlign w:val="bottom"/>
                <w:hideMark/>
              </w:tcPr>
            </w:tcPrChange>
          </w:tcPr>
          <w:p w14:paraId="531D8F58"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03" w:author="Guo, Shicheng" w:date="2019-11-07T23:48:00Z"/>
                <w:rFonts w:ascii="Calibri" w:eastAsia="Times New Roman" w:hAnsi="Calibri" w:cs="Calibri"/>
                <w:color w:val="000000"/>
                <w:kern w:val="0"/>
                <w:sz w:val="22"/>
                <w:lang w:eastAsia="en-US"/>
              </w:rPr>
            </w:pPr>
            <w:ins w:id="1704" w:author="Guo, Shicheng" w:date="2019-11-07T23:48:00Z">
              <w:r w:rsidRPr="00150177">
                <w:rPr>
                  <w:rFonts w:ascii="Calibri" w:eastAsia="Times New Roman" w:hAnsi="Calibri" w:cs="Calibri"/>
                  <w:color w:val="000000"/>
                  <w:kern w:val="0"/>
                  <w:sz w:val="22"/>
                  <w:lang w:eastAsia="en-US"/>
                </w:rPr>
                <w:t>224427563</w:t>
              </w:r>
            </w:ins>
          </w:p>
        </w:tc>
        <w:tc>
          <w:tcPr>
            <w:tcW w:w="1220" w:type="dxa"/>
            <w:noWrap/>
            <w:hideMark/>
            <w:tcPrChange w:id="1705" w:author="Guo, Shicheng" w:date="2019-11-07T23:48:00Z">
              <w:tcPr>
                <w:tcW w:w="1060" w:type="dxa"/>
                <w:tcBorders>
                  <w:top w:val="nil"/>
                  <w:left w:val="nil"/>
                  <w:bottom w:val="nil"/>
                  <w:right w:val="nil"/>
                </w:tcBorders>
                <w:shd w:val="clear" w:color="auto" w:fill="auto"/>
                <w:noWrap/>
                <w:vAlign w:val="bottom"/>
                <w:hideMark/>
              </w:tcPr>
            </w:tcPrChange>
          </w:tcPr>
          <w:p w14:paraId="30110DF8"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06" w:author="Guo, Shicheng" w:date="2019-11-07T23:48:00Z"/>
                <w:rFonts w:ascii="Calibri" w:eastAsia="Times New Roman" w:hAnsi="Calibri" w:cs="Calibri"/>
                <w:color w:val="000000"/>
                <w:kern w:val="0"/>
                <w:sz w:val="22"/>
                <w:lang w:eastAsia="en-US"/>
              </w:rPr>
            </w:pPr>
            <w:ins w:id="1707" w:author="Guo, Shicheng" w:date="2019-11-07T23:48:00Z">
              <w:r w:rsidRPr="00150177">
                <w:rPr>
                  <w:rFonts w:ascii="Calibri" w:eastAsia="Times New Roman" w:hAnsi="Calibri" w:cs="Calibri"/>
                  <w:color w:val="000000"/>
                  <w:kern w:val="0"/>
                  <w:sz w:val="22"/>
                  <w:lang w:eastAsia="en-US"/>
                </w:rPr>
                <w:t>224428113</w:t>
              </w:r>
            </w:ins>
          </w:p>
        </w:tc>
        <w:tc>
          <w:tcPr>
            <w:tcW w:w="1387" w:type="dxa"/>
            <w:noWrap/>
            <w:hideMark/>
            <w:tcPrChange w:id="1708" w:author="Guo, Shicheng" w:date="2019-11-07T23:48:00Z">
              <w:tcPr>
                <w:tcW w:w="1260" w:type="dxa"/>
                <w:tcBorders>
                  <w:top w:val="nil"/>
                  <w:left w:val="nil"/>
                  <w:bottom w:val="nil"/>
                  <w:right w:val="nil"/>
                </w:tcBorders>
                <w:shd w:val="clear" w:color="auto" w:fill="auto"/>
                <w:noWrap/>
                <w:vAlign w:val="bottom"/>
                <w:hideMark/>
              </w:tcPr>
            </w:tcPrChange>
          </w:tcPr>
          <w:p w14:paraId="1951A542"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09" w:author="Guo, Shicheng" w:date="2019-11-07T23:48:00Z"/>
                <w:rFonts w:ascii="Calibri" w:eastAsia="Times New Roman" w:hAnsi="Calibri" w:cs="Calibri"/>
                <w:color w:val="000000"/>
                <w:kern w:val="0"/>
                <w:sz w:val="22"/>
                <w:lang w:eastAsia="en-US"/>
              </w:rPr>
            </w:pPr>
            <w:ins w:id="1710" w:author="Guo, Shicheng" w:date="2019-11-07T23:48:00Z">
              <w:r w:rsidRPr="00150177">
                <w:rPr>
                  <w:rFonts w:ascii="Calibri" w:eastAsia="Times New Roman" w:hAnsi="Calibri" w:cs="Calibri"/>
                  <w:color w:val="000000"/>
                  <w:kern w:val="0"/>
                  <w:sz w:val="22"/>
                  <w:lang w:eastAsia="en-US"/>
                </w:rPr>
                <w:t>0.037976364</w:t>
              </w:r>
            </w:ins>
          </w:p>
        </w:tc>
        <w:tc>
          <w:tcPr>
            <w:tcW w:w="1387" w:type="dxa"/>
            <w:noWrap/>
            <w:hideMark/>
            <w:tcPrChange w:id="1711" w:author="Guo, Shicheng" w:date="2019-11-07T23:48:00Z">
              <w:tcPr>
                <w:tcW w:w="1260" w:type="dxa"/>
                <w:tcBorders>
                  <w:top w:val="nil"/>
                  <w:left w:val="nil"/>
                  <w:bottom w:val="nil"/>
                  <w:right w:val="nil"/>
                </w:tcBorders>
                <w:shd w:val="clear" w:color="auto" w:fill="auto"/>
                <w:noWrap/>
                <w:vAlign w:val="bottom"/>
                <w:hideMark/>
              </w:tcPr>
            </w:tcPrChange>
          </w:tcPr>
          <w:p w14:paraId="6C3D975C"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12" w:author="Guo, Shicheng" w:date="2019-11-07T23:48:00Z"/>
                <w:rFonts w:ascii="Calibri" w:eastAsia="Times New Roman" w:hAnsi="Calibri" w:cs="Calibri"/>
                <w:color w:val="000000"/>
                <w:kern w:val="0"/>
                <w:sz w:val="22"/>
                <w:lang w:eastAsia="en-US"/>
              </w:rPr>
            </w:pPr>
            <w:ins w:id="1713" w:author="Guo, Shicheng" w:date="2019-11-07T23:48:00Z">
              <w:r w:rsidRPr="00150177">
                <w:rPr>
                  <w:rFonts w:ascii="Calibri" w:eastAsia="Times New Roman" w:hAnsi="Calibri" w:cs="Calibri"/>
                  <w:color w:val="000000"/>
                  <w:kern w:val="0"/>
                  <w:sz w:val="22"/>
                  <w:lang w:eastAsia="en-US"/>
                </w:rPr>
                <w:t>0.006072106</w:t>
              </w:r>
            </w:ins>
          </w:p>
        </w:tc>
        <w:tc>
          <w:tcPr>
            <w:tcW w:w="1387" w:type="dxa"/>
            <w:noWrap/>
            <w:hideMark/>
            <w:tcPrChange w:id="1714" w:author="Guo, Shicheng" w:date="2019-11-07T23:48:00Z">
              <w:tcPr>
                <w:tcW w:w="1260" w:type="dxa"/>
                <w:tcBorders>
                  <w:top w:val="nil"/>
                  <w:left w:val="nil"/>
                  <w:bottom w:val="nil"/>
                  <w:right w:val="nil"/>
                </w:tcBorders>
                <w:shd w:val="clear" w:color="auto" w:fill="auto"/>
                <w:noWrap/>
                <w:vAlign w:val="bottom"/>
                <w:hideMark/>
              </w:tcPr>
            </w:tcPrChange>
          </w:tcPr>
          <w:p w14:paraId="11E4A214"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15" w:author="Guo, Shicheng" w:date="2019-11-07T23:48:00Z"/>
                <w:rFonts w:ascii="Calibri" w:eastAsia="Times New Roman" w:hAnsi="Calibri" w:cs="Calibri"/>
                <w:color w:val="000000"/>
                <w:kern w:val="0"/>
                <w:sz w:val="22"/>
                <w:lang w:eastAsia="en-US"/>
              </w:rPr>
            </w:pPr>
            <w:ins w:id="1716" w:author="Guo, Shicheng" w:date="2019-11-07T23:48:00Z">
              <w:r w:rsidRPr="00150177">
                <w:rPr>
                  <w:rFonts w:ascii="Calibri" w:eastAsia="Times New Roman" w:hAnsi="Calibri" w:cs="Calibri"/>
                  <w:color w:val="000000"/>
                  <w:kern w:val="0"/>
                  <w:sz w:val="22"/>
                  <w:lang w:eastAsia="en-US"/>
                </w:rPr>
                <w:t>6.254232657</w:t>
              </w:r>
            </w:ins>
          </w:p>
        </w:tc>
        <w:tc>
          <w:tcPr>
            <w:tcW w:w="1387" w:type="dxa"/>
            <w:noWrap/>
            <w:hideMark/>
            <w:tcPrChange w:id="1717" w:author="Guo, Shicheng" w:date="2019-11-07T23:48:00Z">
              <w:tcPr>
                <w:tcW w:w="1260" w:type="dxa"/>
                <w:tcBorders>
                  <w:top w:val="nil"/>
                  <w:left w:val="nil"/>
                  <w:bottom w:val="nil"/>
                  <w:right w:val="nil"/>
                </w:tcBorders>
                <w:shd w:val="clear" w:color="auto" w:fill="auto"/>
                <w:noWrap/>
                <w:vAlign w:val="bottom"/>
                <w:hideMark/>
              </w:tcPr>
            </w:tcPrChange>
          </w:tcPr>
          <w:p w14:paraId="0B2AA446"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18" w:author="Guo, Shicheng" w:date="2019-11-07T23:48:00Z"/>
                <w:rFonts w:ascii="Calibri" w:eastAsia="Times New Roman" w:hAnsi="Calibri" w:cs="Calibri"/>
                <w:color w:val="000000"/>
                <w:kern w:val="0"/>
                <w:sz w:val="22"/>
                <w:lang w:eastAsia="en-US"/>
              </w:rPr>
            </w:pPr>
            <w:ins w:id="1719" w:author="Guo, Shicheng" w:date="2019-11-07T23:48:00Z">
              <w:r w:rsidRPr="00150177">
                <w:rPr>
                  <w:rFonts w:ascii="Calibri" w:eastAsia="Times New Roman" w:hAnsi="Calibri" w:cs="Calibri"/>
                  <w:color w:val="000000"/>
                  <w:kern w:val="0"/>
                  <w:sz w:val="22"/>
                  <w:lang w:eastAsia="en-US"/>
                </w:rPr>
                <w:t>1.83E-06</w:t>
              </w:r>
            </w:ins>
          </w:p>
        </w:tc>
        <w:tc>
          <w:tcPr>
            <w:tcW w:w="1575" w:type="dxa"/>
            <w:noWrap/>
            <w:hideMark/>
            <w:tcPrChange w:id="1720" w:author="Guo, Shicheng" w:date="2019-11-07T23:48:00Z">
              <w:tcPr>
                <w:tcW w:w="1540" w:type="dxa"/>
                <w:tcBorders>
                  <w:top w:val="nil"/>
                  <w:left w:val="nil"/>
                  <w:bottom w:val="nil"/>
                  <w:right w:val="nil"/>
                </w:tcBorders>
                <w:shd w:val="clear" w:color="auto" w:fill="auto"/>
                <w:noWrap/>
                <w:vAlign w:val="bottom"/>
                <w:hideMark/>
              </w:tcPr>
            </w:tcPrChange>
          </w:tcPr>
          <w:p w14:paraId="7DECBE15"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1721" w:author="Guo, Shicheng" w:date="2019-11-07T23:48:00Z"/>
                <w:rFonts w:ascii="Calibri" w:eastAsia="Times New Roman" w:hAnsi="Calibri" w:cs="Calibri"/>
                <w:color w:val="000000"/>
                <w:kern w:val="0"/>
                <w:sz w:val="22"/>
                <w:lang w:eastAsia="en-US"/>
              </w:rPr>
            </w:pPr>
            <w:ins w:id="1722" w:author="Guo, Shicheng" w:date="2019-11-07T23:48:00Z">
              <w:r w:rsidRPr="00150177">
                <w:rPr>
                  <w:rFonts w:ascii="Calibri" w:eastAsia="Times New Roman" w:hAnsi="Calibri" w:cs="Calibri"/>
                  <w:color w:val="000000"/>
                  <w:kern w:val="0"/>
                  <w:sz w:val="22"/>
                  <w:lang w:eastAsia="en-US"/>
                </w:rPr>
                <w:t>NVL</w:t>
              </w:r>
            </w:ins>
          </w:p>
        </w:tc>
      </w:tr>
      <w:tr w:rsidR="00150177" w:rsidRPr="00150177" w14:paraId="7799F4E5" w14:textId="77777777" w:rsidTr="00464089">
        <w:trPr>
          <w:trHeight w:val="300"/>
          <w:ins w:id="1723" w:author="Guo, Shicheng" w:date="2019-11-07T23:48:00Z"/>
          <w:trPrChange w:id="1724"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1725" w:author="Guo, Shicheng" w:date="2019-11-07T23:48:00Z">
              <w:tcPr>
                <w:tcW w:w="600" w:type="dxa"/>
                <w:tcBorders>
                  <w:top w:val="nil"/>
                  <w:left w:val="nil"/>
                  <w:bottom w:val="nil"/>
                  <w:right w:val="nil"/>
                </w:tcBorders>
                <w:shd w:val="clear" w:color="auto" w:fill="auto"/>
                <w:noWrap/>
                <w:vAlign w:val="bottom"/>
                <w:hideMark/>
              </w:tcPr>
            </w:tcPrChange>
          </w:tcPr>
          <w:p w14:paraId="402ACB0E" w14:textId="77777777" w:rsidR="00150177" w:rsidRPr="00150177" w:rsidRDefault="00150177" w:rsidP="00150177">
            <w:pPr>
              <w:widowControl/>
              <w:jc w:val="left"/>
              <w:rPr>
                <w:ins w:id="1726" w:author="Guo, Shicheng" w:date="2019-11-07T23:48:00Z"/>
                <w:rFonts w:ascii="Calibri" w:eastAsia="Times New Roman" w:hAnsi="Calibri" w:cs="Calibri"/>
                <w:color w:val="000000"/>
                <w:kern w:val="0"/>
                <w:sz w:val="22"/>
                <w:lang w:eastAsia="en-US"/>
              </w:rPr>
            </w:pPr>
            <w:ins w:id="1727" w:author="Guo, Shicheng" w:date="2019-11-07T23:48:00Z">
              <w:r w:rsidRPr="00150177">
                <w:rPr>
                  <w:rFonts w:ascii="Calibri" w:eastAsia="Times New Roman" w:hAnsi="Calibri" w:cs="Calibri"/>
                  <w:color w:val="000000"/>
                  <w:kern w:val="0"/>
                  <w:sz w:val="22"/>
                  <w:lang w:eastAsia="en-US"/>
                </w:rPr>
                <w:t>chr1</w:t>
              </w:r>
            </w:ins>
          </w:p>
        </w:tc>
        <w:tc>
          <w:tcPr>
            <w:tcW w:w="1220" w:type="dxa"/>
            <w:noWrap/>
            <w:hideMark/>
            <w:tcPrChange w:id="1728" w:author="Guo, Shicheng" w:date="2019-11-07T23:48:00Z">
              <w:tcPr>
                <w:tcW w:w="1060" w:type="dxa"/>
                <w:tcBorders>
                  <w:top w:val="nil"/>
                  <w:left w:val="nil"/>
                  <w:bottom w:val="nil"/>
                  <w:right w:val="nil"/>
                </w:tcBorders>
                <w:shd w:val="clear" w:color="auto" w:fill="auto"/>
                <w:noWrap/>
                <w:vAlign w:val="bottom"/>
                <w:hideMark/>
              </w:tcPr>
            </w:tcPrChange>
          </w:tcPr>
          <w:p w14:paraId="44BCB1A0"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29" w:author="Guo, Shicheng" w:date="2019-11-07T23:48:00Z"/>
                <w:rFonts w:ascii="Calibri" w:eastAsia="Times New Roman" w:hAnsi="Calibri" w:cs="Calibri"/>
                <w:color w:val="000000"/>
                <w:kern w:val="0"/>
                <w:sz w:val="22"/>
                <w:lang w:eastAsia="en-US"/>
              </w:rPr>
            </w:pPr>
            <w:ins w:id="1730" w:author="Guo, Shicheng" w:date="2019-11-07T23:48:00Z">
              <w:r w:rsidRPr="00150177">
                <w:rPr>
                  <w:rFonts w:ascii="Calibri" w:eastAsia="Times New Roman" w:hAnsi="Calibri" w:cs="Calibri"/>
                  <w:color w:val="000000"/>
                  <w:kern w:val="0"/>
                  <w:sz w:val="22"/>
                  <w:lang w:eastAsia="en-US"/>
                </w:rPr>
                <w:t>22150064</w:t>
              </w:r>
            </w:ins>
          </w:p>
        </w:tc>
        <w:tc>
          <w:tcPr>
            <w:tcW w:w="1220" w:type="dxa"/>
            <w:noWrap/>
            <w:hideMark/>
            <w:tcPrChange w:id="1731" w:author="Guo, Shicheng" w:date="2019-11-07T23:48:00Z">
              <w:tcPr>
                <w:tcW w:w="1060" w:type="dxa"/>
                <w:tcBorders>
                  <w:top w:val="nil"/>
                  <w:left w:val="nil"/>
                  <w:bottom w:val="nil"/>
                  <w:right w:val="nil"/>
                </w:tcBorders>
                <w:shd w:val="clear" w:color="auto" w:fill="auto"/>
                <w:noWrap/>
                <w:vAlign w:val="bottom"/>
                <w:hideMark/>
              </w:tcPr>
            </w:tcPrChange>
          </w:tcPr>
          <w:p w14:paraId="15F7234A"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32" w:author="Guo, Shicheng" w:date="2019-11-07T23:48:00Z"/>
                <w:rFonts w:ascii="Calibri" w:eastAsia="Times New Roman" w:hAnsi="Calibri" w:cs="Calibri"/>
                <w:color w:val="000000"/>
                <w:kern w:val="0"/>
                <w:sz w:val="22"/>
                <w:lang w:eastAsia="en-US"/>
              </w:rPr>
            </w:pPr>
            <w:ins w:id="1733" w:author="Guo, Shicheng" w:date="2019-11-07T23:48:00Z">
              <w:r w:rsidRPr="00150177">
                <w:rPr>
                  <w:rFonts w:ascii="Calibri" w:eastAsia="Times New Roman" w:hAnsi="Calibri" w:cs="Calibri"/>
                  <w:color w:val="000000"/>
                  <w:kern w:val="0"/>
                  <w:sz w:val="22"/>
                  <w:lang w:eastAsia="en-US"/>
                </w:rPr>
                <w:t>22150561</w:t>
              </w:r>
            </w:ins>
          </w:p>
        </w:tc>
        <w:tc>
          <w:tcPr>
            <w:tcW w:w="1387" w:type="dxa"/>
            <w:noWrap/>
            <w:hideMark/>
            <w:tcPrChange w:id="1734" w:author="Guo, Shicheng" w:date="2019-11-07T23:48:00Z">
              <w:tcPr>
                <w:tcW w:w="1260" w:type="dxa"/>
                <w:tcBorders>
                  <w:top w:val="nil"/>
                  <w:left w:val="nil"/>
                  <w:bottom w:val="nil"/>
                  <w:right w:val="nil"/>
                </w:tcBorders>
                <w:shd w:val="clear" w:color="auto" w:fill="auto"/>
                <w:noWrap/>
                <w:vAlign w:val="bottom"/>
                <w:hideMark/>
              </w:tcPr>
            </w:tcPrChange>
          </w:tcPr>
          <w:p w14:paraId="45119165"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35" w:author="Guo, Shicheng" w:date="2019-11-07T23:48:00Z"/>
                <w:rFonts w:ascii="Calibri" w:eastAsia="Times New Roman" w:hAnsi="Calibri" w:cs="Calibri"/>
                <w:color w:val="000000"/>
                <w:kern w:val="0"/>
                <w:sz w:val="22"/>
                <w:lang w:eastAsia="en-US"/>
              </w:rPr>
            </w:pPr>
            <w:ins w:id="1736" w:author="Guo, Shicheng" w:date="2019-11-07T23:48:00Z">
              <w:r w:rsidRPr="00150177">
                <w:rPr>
                  <w:rFonts w:ascii="Calibri" w:eastAsia="Times New Roman" w:hAnsi="Calibri" w:cs="Calibri"/>
                  <w:color w:val="000000"/>
                  <w:kern w:val="0"/>
                  <w:sz w:val="22"/>
                  <w:lang w:eastAsia="en-US"/>
                </w:rPr>
                <w:t>0.061144871</w:t>
              </w:r>
            </w:ins>
          </w:p>
        </w:tc>
        <w:tc>
          <w:tcPr>
            <w:tcW w:w="1387" w:type="dxa"/>
            <w:noWrap/>
            <w:hideMark/>
            <w:tcPrChange w:id="1737" w:author="Guo, Shicheng" w:date="2019-11-07T23:48:00Z">
              <w:tcPr>
                <w:tcW w:w="1260" w:type="dxa"/>
                <w:tcBorders>
                  <w:top w:val="nil"/>
                  <w:left w:val="nil"/>
                  <w:bottom w:val="nil"/>
                  <w:right w:val="nil"/>
                </w:tcBorders>
                <w:shd w:val="clear" w:color="auto" w:fill="auto"/>
                <w:noWrap/>
                <w:vAlign w:val="bottom"/>
                <w:hideMark/>
              </w:tcPr>
            </w:tcPrChange>
          </w:tcPr>
          <w:p w14:paraId="4E039C6B"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38" w:author="Guo, Shicheng" w:date="2019-11-07T23:48:00Z"/>
                <w:rFonts w:ascii="Calibri" w:eastAsia="Times New Roman" w:hAnsi="Calibri" w:cs="Calibri"/>
                <w:color w:val="000000"/>
                <w:kern w:val="0"/>
                <w:sz w:val="22"/>
                <w:lang w:eastAsia="en-US"/>
              </w:rPr>
            </w:pPr>
            <w:ins w:id="1739" w:author="Guo, Shicheng" w:date="2019-11-07T23:48:00Z">
              <w:r w:rsidRPr="00150177">
                <w:rPr>
                  <w:rFonts w:ascii="Calibri" w:eastAsia="Times New Roman" w:hAnsi="Calibri" w:cs="Calibri"/>
                  <w:color w:val="000000"/>
                  <w:kern w:val="0"/>
                  <w:sz w:val="22"/>
                  <w:lang w:eastAsia="en-US"/>
                </w:rPr>
                <w:t>0.010999333</w:t>
              </w:r>
            </w:ins>
          </w:p>
        </w:tc>
        <w:tc>
          <w:tcPr>
            <w:tcW w:w="1387" w:type="dxa"/>
            <w:noWrap/>
            <w:hideMark/>
            <w:tcPrChange w:id="1740" w:author="Guo, Shicheng" w:date="2019-11-07T23:48:00Z">
              <w:tcPr>
                <w:tcW w:w="1260" w:type="dxa"/>
                <w:tcBorders>
                  <w:top w:val="nil"/>
                  <w:left w:val="nil"/>
                  <w:bottom w:val="nil"/>
                  <w:right w:val="nil"/>
                </w:tcBorders>
                <w:shd w:val="clear" w:color="auto" w:fill="auto"/>
                <w:noWrap/>
                <w:vAlign w:val="bottom"/>
                <w:hideMark/>
              </w:tcPr>
            </w:tcPrChange>
          </w:tcPr>
          <w:p w14:paraId="7B948EB5"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41" w:author="Guo, Shicheng" w:date="2019-11-07T23:48:00Z"/>
                <w:rFonts w:ascii="Calibri" w:eastAsia="Times New Roman" w:hAnsi="Calibri" w:cs="Calibri"/>
                <w:color w:val="000000"/>
                <w:kern w:val="0"/>
                <w:sz w:val="22"/>
                <w:lang w:eastAsia="en-US"/>
              </w:rPr>
            </w:pPr>
            <w:ins w:id="1742" w:author="Guo, Shicheng" w:date="2019-11-07T23:48:00Z">
              <w:r w:rsidRPr="00150177">
                <w:rPr>
                  <w:rFonts w:ascii="Calibri" w:eastAsia="Times New Roman" w:hAnsi="Calibri" w:cs="Calibri"/>
                  <w:color w:val="000000"/>
                  <w:kern w:val="0"/>
                  <w:sz w:val="22"/>
                  <w:lang w:eastAsia="en-US"/>
                </w:rPr>
                <w:t>5.558961654</w:t>
              </w:r>
            </w:ins>
          </w:p>
        </w:tc>
        <w:tc>
          <w:tcPr>
            <w:tcW w:w="1387" w:type="dxa"/>
            <w:noWrap/>
            <w:hideMark/>
            <w:tcPrChange w:id="1743" w:author="Guo, Shicheng" w:date="2019-11-07T23:48:00Z">
              <w:tcPr>
                <w:tcW w:w="1260" w:type="dxa"/>
                <w:tcBorders>
                  <w:top w:val="nil"/>
                  <w:left w:val="nil"/>
                  <w:bottom w:val="nil"/>
                  <w:right w:val="nil"/>
                </w:tcBorders>
                <w:shd w:val="clear" w:color="auto" w:fill="auto"/>
                <w:noWrap/>
                <w:vAlign w:val="bottom"/>
                <w:hideMark/>
              </w:tcPr>
            </w:tcPrChange>
          </w:tcPr>
          <w:p w14:paraId="0D33ADCB"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44" w:author="Guo, Shicheng" w:date="2019-11-07T23:48:00Z"/>
                <w:rFonts w:ascii="Calibri" w:eastAsia="Times New Roman" w:hAnsi="Calibri" w:cs="Calibri"/>
                <w:color w:val="000000"/>
                <w:kern w:val="0"/>
                <w:sz w:val="22"/>
                <w:lang w:eastAsia="en-US"/>
              </w:rPr>
            </w:pPr>
            <w:ins w:id="1745" w:author="Guo, Shicheng" w:date="2019-11-07T23:48:00Z">
              <w:r w:rsidRPr="00150177">
                <w:rPr>
                  <w:rFonts w:ascii="Calibri" w:eastAsia="Times New Roman" w:hAnsi="Calibri" w:cs="Calibri"/>
                  <w:color w:val="000000"/>
                  <w:kern w:val="0"/>
                  <w:sz w:val="22"/>
                  <w:lang w:eastAsia="en-US"/>
                </w:rPr>
                <w:t>1.02E-05</w:t>
              </w:r>
            </w:ins>
          </w:p>
        </w:tc>
        <w:tc>
          <w:tcPr>
            <w:tcW w:w="1575" w:type="dxa"/>
            <w:noWrap/>
            <w:hideMark/>
            <w:tcPrChange w:id="1746" w:author="Guo, Shicheng" w:date="2019-11-07T23:48:00Z">
              <w:tcPr>
                <w:tcW w:w="1540" w:type="dxa"/>
                <w:tcBorders>
                  <w:top w:val="nil"/>
                  <w:left w:val="nil"/>
                  <w:bottom w:val="nil"/>
                  <w:right w:val="nil"/>
                </w:tcBorders>
                <w:shd w:val="clear" w:color="auto" w:fill="auto"/>
                <w:noWrap/>
                <w:vAlign w:val="bottom"/>
                <w:hideMark/>
              </w:tcPr>
            </w:tcPrChange>
          </w:tcPr>
          <w:p w14:paraId="129EF7ED"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1747" w:author="Guo, Shicheng" w:date="2019-11-07T23:48:00Z"/>
                <w:rFonts w:ascii="Calibri" w:eastAsia="Times New Roman" w:hAnsi="Calibri" w:cs="Calibri"/>
                <w:color w:val="000000"/>
                <w:kern w:val="0"/>
                <w:sz w:val="22"/>
                <w:lang w:eastAsia="en-US"/>
              </w:rPr>
            </w:pPr>
            <w:ins w:id="1748" w:author="Guo, Shicheng" w:date="2019-11-07T23:48:00Z">
              <w:r w:rsidRPr="00150177">
                <w:rPr>
                  <w:rFonts w:ascii="Calibri" w:eastAsia="Times New Roman" w:hAnsi="Calibri" w:cs="Calibri"/>
                  <w:color w:val="000000"/>
                  <w:kern w:val="0"/>
                  <w:sz w:val="22"/>
                  <w:lang w:eastAsia="en-US"/>
                </w:rPr>
                <w:t>HSPG2</w:t>
              </w:r>
            </w:ins>
          </w:p>
        </w:tc>
      </w:tr>
      <w:tr w:rsidR="00150177" w:rsidRPr="00150177" w14:paraId="348F7E1D" w14:textId="77777777" w:rsidTr="00464089">
        <w:trPr>
          <w:trHeight w:val="300"/>
          <w:ins w:id="1749" w:author="Guo, Shicheng" w:date="2019-11-07T23:48:00Z"/>
          <w:trPrChange w:id="1750"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1751" w:author="Guo, Shicheng" w:date="2019-11-07T23:48:00Z">
              <w:tcPr>
                <w:tcW w:w="600" w:type="dxa"/>
                <w:tcBorders>
                  <w:top w:val="nil"/>
                  <w:left w:val="nil"/>
                  <w:bottom w:val="nil"/>
                  <w:right w:val="nil"/>
                </w:tcBorders>
                <w:shd w:val="clear" w:color="auto" w:fill="auto"/>
                <w:noWrap/>
                <w:vAlign w:val="bottom"/>
                <w:hideMark/>
              </w:tcPr>
            </w:tcPrChange>
          </w:tcPr>
          <w:p w14:paraId="6854DF10" w14:textId="77777777" w:rsidR="00150177" w:rsidRPr="00150177" w:rsidRDefault="00150177" w:rsidP="00150177">
            <w:pPr>
              <w:widowControl/>
              <w:jc w:val="left"/>
              <w:rPr>
                <w:ins w:id="1752" w:author="Guo, Shicheng" w:date="2019-11-07T23:48:00Z"/>
                <w:rFonts w:ascii="Calibri" w:eastAsia="Times New Roman" w:hAnsi="Calibri" w:cs="Calibri"/>
                <w:color w:val="000000"/>
                <w:kern w:val="0"/>
                <w:sz w:val="22"/>
                <w:lang w:eastAsia="en-US"/>
              </w:rPr>
            </w:pPr>
            <w:ins w:id="1753" w:author="Guo, Shicheng" w:date="2019-11-07T23:48:00Z">
              <w:r w:rsidRPr="00150177">
                <w:rPr>
                  <w:rFonts w:ascii="Calibri" w:eastAsia="Times New Roman" w:hAnsi="Calibri" w:cs="Calibri"/>
                  <w:color w:val="000000"/>
                  <w:kern w:val="0"/>
                  <w:sz w:val="22"/>
                  <w:lang w:eastAsia="en-US"/>
                </w:rPr>
                <w:t>chr1</w:t>
              </w:r>
            </w:ins>
          </w:p>
        </w:tc>
        <w:tc>
          <w:tcPr>
            <w:tcW w:w="1220" w:type="dxa"/>
            <w:noWrap/>
            <w:hideMark/>
            <w:tcPrChange w:id="1754" w:author="Guo, Shicheng" w:date="2019-11-07T23:48:00Z">
              <w:tcPr>
                <w:tcW w:w="1060" w:type="dxa"/>
                <w:tcBorders>
                  <w:top w:val="nil"/>
                  <w:left w:val="nil"/>
                  <w:bottom w:val="nil"/>
                  <w:right w:val="nil"/>
                </w:tcBorders>
                <w:shd w:val="clear" w:color="auto" w:fill="auto"/>
                <w:noWrap/>
                <w:vAlign w:val="bottom"/>
                <w:hideMark/>
              </w:tcPr>
            </w:tcPrChange>
          </w:tcPr>
          <w:p w14:paraId="1AFE5BFB"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55" w:author="Guo, Shicheng" w:date="2019-11-07T23:48:00Z"/>
                <w:rFonts w:ascii="Calibri" w:eastAsia="Times New Roman" w:hAnsi="Calibri" w:cs="Calibri"/>
                <w:color w:val="000000"/>
                <w:kern w:val="0"/>
                <w:sz w:val="22"/>
                <w:lang w:eastAsia="en-US"/>
              </w:rPr>
            </w:pPr>
            <w:ins w:id="1756" w:author="Guo, Shicheng" w:date="2019-11-07T23:48:00Z">
              <w:r w:rsidRPr="00150177">
                <w:rPr>
                  <w:rFonts w:ascii="Calibri" w:eastAsia="Times New Roman" w:hAnsi="Calibri" w:cs="Calibri"/>
                  <w:color w:val="000000"/>
                  <w:kern w:val="0"/>
                  <w:sz w:val="22"/>
                  <w:lang w:eastAsia="en-US"/>
                </w:rPr>
                <w:t>22150064</w:t>
              </w:r>
            </w:ins>
          </w:p>
        </w:tc>
        <w:tc>
          <w:tcPr>
            <w:tcW w:w="1220" w:type="dxa"/>
            <w:noWrap/>
            <w:hideMark/>
            <w:tcPrChange w:id="1757" w:author="Guo, Shicheng" w:date="2019-11-07T23:48:00Z">
              <w:tcPr>
                <w:tcW w:w="1060" w:type="dxa"/>
                <w:tcBorders>
                  <w:top w:val="nil"/>
                  <w:left w:val="nil"/>
                  <w:bottom w:val="nil"/>
                  <w:right w:val="nil"/>
                </w:tcBorders>
                <w:shd w:val="clear" w:color="auto" w:fill="auto"/>
                <w:noWrap/>
                <w:vAlign w:val="bottom"/>
                <w:hideMark/>
              </w:tcPr>
            </w:tcPrChange>
          </w:tcPr>
          <w:p w14:paraId="2B1B66A1"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58" w:author="Guo, Shicheng" w:date="2019-11-07T23:48:00Z"/>
                <w:rFonts w:ascii="Calibri" w:eastAsia="Times New Roman" w:hAnsi="Calibri" w:cs="Calibri"/>
                <w:color w:val="000000"/>
                <w:kern w:val="0"/>
                <w:sz w:val="22"/>
                <w:lang w:eastAsia="en-US"/>
              </w:rPr>
            </w:pPr>
            <w:ins w:id="1759" w:author="Guo, Shicheng" w:date="2019-11-07T23:48:00Z">
              <w:r w:rsidRPr="00150177">
                <w:rPr>
                  <w:rFonts w:ascii="Calibri" w:eastAsia="Times New Roman" w:hAnsi="Calibri" w:cs="Calibri"/>
                  <w:color w:val="000000"/>
                  <w:kern w:val="0"/>
                  <w:sz w:val="22"/>
                  <w:lang w:eastAsia="en-US"/>
                </w:rPr>
                <w:t>22150561</w:t>
              </w:r>
            </w:ins>
          </w:p>
        </w:tc>
        <w:tc>
          <w:tcPr>
            <w:tcW w:w="1387" w:type="dxa"/>
            <w:noWrap/>
            <w:hideMark/>
            <w:tcPrChange w:id="1760" w:author="Guo, Shicheng" w:date="2019-11-07T23:48:00Z">
              <w:tcPr>
                <w:tcW w:w="1260" w:type="dxa"/>
                <w:tcBorders>
                  <w:top w:val="nil"/>
                  <w:left w:val="nil"/>
                  <w:bottom w:val="nil"/>
                  <w:right w:val="nil"/>
                </w:tcBorders>
                <w:shd w:val="clear" w:color="auto" w:fill="auto"/>
                <w:noWrap/>
                <w:vAlign w:val="bottom"/>
                <w:hideMark/>
              </w:tcPr>
            </w:tcPrChange>
          </w:tcPr>
          <w:p w14:paraId="553CFC0A"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61" w:author="Guo, Shicheng" w:date="2019-11-07T23:48:00Z"/>
                <w:rFonts w:ascii="Calibri" w:eastAsia="Times New Roman" w:hAnsi="Calibri" w:cs="Calibri"/>
                <w:color w:val="000000"/>
                <w:kern w:val="0"/>
                <w:sz w:val="22"/>
                <w:lang w:eastAsia="en-US"/>
              </w:rPr>
            </w:pPr>
            <w:ins w:id="1762" w:author="Guo, Shicheng" w:date="2019-11-07T23:48:00Z">
              <w:r w:rsidRPr="00150177">
                <w:rPr>
                  <w:rFonts w:ascii="Calibri" w:eastAsia="Times New Roman" w:hAnsi="Calibri" w:cs="Calibri"/>
                  <w:color w:val="000000"/>
                  <w:kern w:val="0"/>
                  <w:sz w:val="22"/>
                  <w:lang w:eastAsia="en-US"/>
                </w:rPr>
                <w:t>0.061144871</w:t>
              </w:r>
            </w:ins>
          </w:p>
        </w:tc>
        <w:tc>
          <w:tcPr>
            <w:tcW w:w="1387" w:type="dxa"/>
            <w:noWrap/>
            <w:hideMark/>
            <w:tcPrChange w:id="1763" w:author="Guo, Shicheng" w:date="2019-11-07T23:48:00Z">
              <w:tcPr>
                <w:tcW w:w="1260" w:type="dxa"/>
                <w:tcBorders>
                  <w:top w:val="nil"/>
                  <w:left w:val="nil"/>
                  <w:bottom w:val="nil"/>
                  <w:right w:val="nil"/>
                </w:tcBorders>
                <w:shd w:val="clear" w:color="auto" w:fill="auto"/>
                <w:noWrap/>
                <w:vAlign w:val="bottom"/>
                <w:hideMark/>
              </w:tcPr>
            </w:tcPrChange>
          </w:tcPr>
          <w:p w14:paraId="1F9DE566"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64" w:author="Guo, Shicheng" w:date="2019-11-07T23:48:00Z"/>
                <w:rFonts w:ascii="Calibri" w:eastAsia="Times New Roman" w:hAnsi="Calibri" w:cs="Calibri"/>
                <w:color w:val="000000"/>
                <w:kern w:val="0"/>
                <w:sz w:val="22"/>
                <w:lang w:eastAsia="en-US"/>
              </w:rPr>
            </w:pPr>
            <w:ins w:id="1765" w:author="Guo, Shicheng" w:date="2019-11-07T23:48:00Z">
              <w:r w:rsidRPr="00150177">
                <w:rPr>
                  <w:rFonts w:ascii="Calibri" w:eastAsia="Times New Roman" w:hAnsi="Calibri" w:cs="Calibri"/>
                  <w:color w:val="000000"/>
                  <w:kern w:val="0"/>
                  <w:sz w:val="22"/>
                  <w:lang w:eastAsia="en-US"/>
                </w:rPr>
                <w:t>0.010999333</w:t>
              </w:r>
            </w:ins>
          </w:p>
        </w:tc>
        <w:tc>
          <w:tcPr>
            <w:tcW w:w="1387" w:type="dxa"/>
            <w:noWrap/>
            <w:hideMark/>
            <w:tcPrChange w:id="1766" w:author="Guo, Shicheng" w:date="2019-11-07T23:48:00Z">
              <w:tcPr>
                <w:tcW w:w="1260" w:type="dxa"/>
                <w:tcBorders>
                  <w:top w:val="nil"/>
                  <w:left w:val="nil"/>
                  <w:bottom w:val="nil"/>
                  <w:right w:val="nil"/>
                </w:tcBorders>
                <w:shd w:val="clear" w:color="auto" w:fill="auto"/>
                <w:noWrap/>
                <w:vAlign w:val="bottom"/>
                <w:hideMark/>
              </w:tcPr>
            </w:tcPrChange>
          </w:tcPr>
          <w:p w14:paraId="077644C3"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67" w:author="Guo, Shicheng" w:date="2019-11-07T23:48:00Z"/>
                <w:rFonts w:ascii="Calibri" w:eastAsia="Times New Roman" w:hAnsi="Calibri" w:cs="Calibri"/>
                <w:color w:val="000000"/>
                <w:kern w:val="0"/>
                <w:sz w:val="22"/>
                <w:lang w:eastAsia="en-US"/>
              </w:rPr>
            </w:pPr>
            <w:ins w:id="1768" w:author="Guo, Shicheng" w:date="2019-11-07T23:48:00Z">
              <w:r w:rsidRPr="00150177">
                <w:rPr>
                  <w:rFonts w:ascii="Calibri" w:eastAsia="Times New Roman" w:hAnsi="Calibri" w:cs="Calibri"/>
                  <w:color w:val="000000"/>
                  <w:kern w:val="0"/>
                  <w:sz w:val="22"/>
                  <w:lang w:eastAsia="en-US"/>
                </w:rPr>
                <w:t>5.558961654</w:t>
              </w:r>
            </w:ins>
          </w:p>
        </w:tc>
        <w:tc>
          <w:tcPr>
            <w:tcW w:w="1387" w:type="dxa"/>
            <w:noWrap/>
            <w:hideMark/>
            <w:tcPrChange w:id="1769" w:author="Guo, Shicheng" w:date="2019-11-07T23:48:00Z">
              <w:tcPr>
                <w:tcW w:w="1260" w:type="dxa"/>
                <w:tcBorders>
                  <w:top w:val="nil"/>
                  <w:left w:val="nil"/>
                  <w:bottom w:val="nil"/>
                  <w:right w:val="nil"/>
                </w:tcBorders>
                <w:shd w:val="clear" w:color="auto" w:fill="auto"/>
                <w:noWrap/>
                <w:vAlign w:val="bottom"/>
                <w:hideMark/>
              </w:tcPr>
            </w:tcPrChange>
          </w:tcPr>
          <w:p w14:paraId="5F38A3FC"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70" w:author="Guo, Shicheng" w:date="2019-11-07T23:48:00Z"/>
                <w:rFonts w:ascii="Calibri" w:eastAsia="Times New Roman" w:hAnsi="Calibri" w:cs="Calibri"/>
                <w:color w:val="000000"/>
                <w:kern w:val="0"/>
                <w:sz w:val="22"/>
                <w:lang w:eastAsia="en-US"/>
              </w:rPr>
            </w:pPr>
            <w:ins w:id="1771" w:author="Guo, Shicheng" w:date="2019-11-07T23:48:00Z">
              <w:r w:rsidRPr="00150177">
                <w:rPr>
                  <w:rFonts w:ascii="Calibri" w:eastAsia="Times New Roman" w:hAnsi="Calibri" w:cs="Calibri"/>
                  <w:color w:val="000000"/>
                  <w:kern w:val="0"/>
                  <w:sz w:val="22"/>
                  <w:lang w:eastAsia="en-US"/>
                </w:rPr>
                <w:t>1.02E-05</w:t>
              </w:r>
            </w:ins>
          </w:p>
        </w:tc>
        <w:tc>
          <w:tcPr>
            <w:tcW w:w="1575" w:type="dxa"/>
            <w:noWrap/>
            <w:hideMark/>
            <w:tcPrChange w:id="1772" w:author="Guo, Shicheng" w:date="2019-11-07T23:48:00Z">
              <w:tcPr>
                <w:tcW w:w="1540" w:type="dxa"/>
                <w:tcBorders>
                  <w:top w:val="nil"/>
                  <w:left w:val="nil"/>
                  <w:bottom w:val="nil"/>
                  <w:right w:val="nil"/>
                </w:tcBorders>
                <w:shd w:val="clear" w:color="auto" w:fill="auto"/>
                <w:noWrap/>
                <w:vAlign w:val="bottom"/>
                <w:hideMark/>
              </w:tcPr>
            </w:tcPrChange>
          </w:tcPr>
          <w:p w14:paraId="1AF7EEC3"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1773" w:author="Guo, Shicheng" w:date="2019-11-07T23:48:00Z"/>
                <w:rFonts w:ascii="Calibri" w:eastAsia="Times New Roman" w:hAnsi="Calibri" w:cs="Calibri"/>
                <w:color w:val="000000"/>
                <w:kern w:val="0"/>
                <w:sz w:val="22"/>
                <w:lang w:eastAsia="en-US"/>
              </w:rPr>
            </w:pPr>
            <w:ins w:id="1774" w:author="Guo, Shicheng" w:date="2019-11-07T23:48:00Z">
              <w:r w:rsidRPr="00150177">
                <w:rPr>
                  <w:rFonts w:ascii="Calibri" w:eastAsia="Times New Roman" w:hAnsi="Calibri" w:cs="Calibri"/>
                  <w:color w:val="000000"/>
                  <w:kern w:val="0"/>
                  <w:sz w:val="22"/>
                  <w:lang w:eastAsia="en-US"/>
                </w:rPr>
                <w:t>LDLRAD2</w:t>
              </w:r>
            </w:ins>
          </w:p>
        </w:tc>
      </w:tr>
      <w:tr w:rsidR="00150177" w:rsidRPr="00150177" w14:paraId="7E877157" w14:textId="77777777" w:rsidTr="00464089">
        <w:trPr>
          <w:trHeight w:val="300"/>
          <w:ins w:id="1775" w:author="Guo, Shicheng" w:date="2019-11-07T23:48:00Z"/>
          <w:trPrChange w:id="1776"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1777" w:author="Guo, Shicheng" w:date="2019-11-07T23:48:00Z">
              <w:tcPr>
                <w:tcW w:w="600" w:type="dxa"/>
                <w:tcBorders>
                  <w:top w:val="nil"/>
                  <w:left w:val="nil"/>
                  <w:bottom w:val="nil"/>
                  <w:right w:val="nil"/>
                </w:tcBorders>
                <w:shd w:val="clear" w:color="auto" w:fill="auto"/>
                <w:noWrap/>
                <w:vAlign w:val="bottom"/>
                <w:hideMark/>
              </w:tcPr>
            </w:tcPrChange>
          </w:tcPr>
          <w:p w14:paraId="7FE5FF1D" w14:textId="77777777" w:rsidR="00150177" w:rsidRPr="00150177" w:rsidRDefault="00150177" w:rsidP="00150177">
            <w:pPr>
              <w:widowControl/>
              <w:jc w:val="left"/>
              <w:rPr>
                <w:ins w:id="1778" w:author="Guo, Shicheng" w:date="2019-11-07T23:48:00Z"/>
                <w:rFonts w:ascii="Calibri" w:eastAsia="Times New Roman" w:hAnsi="Calibri" w:cs="Calibri"/>
                <w:color w:val="000000"/>
                <w:kern w:val="0"/>
                <w:sz w:val="22"/>
                <w:lang w:eastAsia="en-US"/>
              </w:rPr>
            </w:pPr>
            <w:ins w:id="1779" w:author="Guo, Shicheng" w:date="2019-11-07T23:48:00Z">
              <w:r w:rsidRPr="00150177">
                <w:rPr>
                  <w:rFonts w:ascii="Calibri" w:eastAsia="Times New Roman" w:hAnsi="Calibri" w:cs="Calibri"/>
                  <w:color w:val="000000"/>
                  <w:kern w:val="0"/>
                  <w:sz w:val="22"/>
                  <w:lang w:eastAsia="en-US"/>
                </w:rPr>
                <w:t>chr15</w:t>
              </w:r>
            </w:ins>
          </w:p>
        </w:tc>
        <w:tc>
          <w:tcPr>
            <w:tcW w:w="1220" w:type="dxa"/>
            <w:noWrap/>
            <w:hideMark/>
            <w:tcPrChange w:id="1780" w:author="Guo, Shicheng" w:date="2019-11-07T23:48:00Z">
              <w:tcPr>
                <w:tcW w:w="1060" w:type="dxa"/>
                <w:tcBorders>
                  <w:top w:val="nil"/>
                  <w:left w:val="nil"/>
                  <w:bottom w:val="nil"/>
                  <w:right w:val="nil"/>
                </w:tcBorders>
                <w:shd w:val="clear" w:color="auto" w:fill="auto"/>
                <w:noWrap/>
                <w:vAlign w:val="bottom"/>
                <w:hideMark/>
              </w:tcPr>
            </w:tcPrChange>
          </w:tcPr>
          <w:p w14:paraId="357900E9"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81" w:author="Guo, Shicheng" w:date="2019-11-07T23:48:00Z"/>
                <w:rFonts w:ascii="Calibri" w:eastAsia="Times New Roman" w:hAnsi="Calibri" w:cs="Calibri"/>
                <w:color w:val="000000"/>
                <w:kern w:val="0"/>
                <w:sz w:val="22"/>
                <w:lang w:eastAsia="en-US"/>
              </w:rPr>
            </w:pPr>
            <w:ins w:id="1782" w:author="Guo, Shicheng" w:date="2019-11-07T23:48:00Z">
              <w:r w:rsidRPr="00150177">
                <w:rPr>
                  <w:rFonts w:ascii="Calibri" w:eastAsia="Times New Roman" w:hAnsi="Calibri" w:cs="Calibri"/>
                  <w:color w:val="000000"/>
                  <w:kern w:val="0"/>
                  <w:sz w:val="22"/>
                  <w:lang w:eastAsia="en-US"/>
                </w:rPr>
                <w:t>99290335</w:t>
              </w:r>
            </w:ins>
          </w:p>
        </w:tc>
        <w:tc>
          <w:tcPr>
            <w:tcW w:w="1220" w:type="dxa"/>
            <w:noWrap/>
            <w:hideMark/>
            <w:tcPrChange w:id="1783" w:author="Guo, Shicheng" w:date="2019-11-07T23:48:00Z">
              <w:tcPr>
                <w:tcW w:w="1060" w:type="dxa"/>
                <w:tcBorders>
                  <w:top w:val="nil"/>
                  <w:left w:val="nil"/>
                  <w:bottom w:val="nil"/>
                  <w:right w:val="nil"/>
                </w:tcBorders>
                <w:shd w:val="clear" w:color="auto" w:fill="auto"/>
                <w:noWrap/>
                <w:vAlign w:val="bottom"/>
                <w:hideMark/>
              </w:tcPr>
            </w:tcPrChange>
          </w:tcPr>
          <w:p w14:paraId="7E24AA68"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84" w:author="Guo, Shicheng" w:date="2019-11-07T23:48:00Z"/>
                <w:rFonts w:ascii="Calibri" w:eastAsia="Times New Roman" w:hAnsi="Calibri" w:cs="Calibri"/>
                <w:color w:val="000000"/>
                <w:kern w:val="0"/>
                <w:sz w:val="22"/>
                <w:lang w:eastAsia="en-US"/>
              </w:rPr>
            </w:pPr>
            <w:ins w:id="1785" w:author="Guo, Shicheng" w:date="2019-11-07T23:48:00Z">
              <w:r w:rsidRPr="00150177">
                <w:rPr>
                  <w:rFonts w:ascii="Calibri" w:eastAsia="Times New Roman" w:hAnsi="Calibri" w:cs="Calibri"/>
                  <w:color w:val="000000"/>
                  <w:kern w:val="0"/>
                  <w:sz w:val="22"/>
                  <w:lang w:eastAsia="en-US"/>
                </w:rPr>
                <w:t>99290927</w:t>
              </w:r>
            </w:ins>
          </w:p>
        </w:tc>
        <w:tc>
          <w:tcPr>
            <w:tcW w:w="1387" w:type="dxa"/>
            <w:noWrap/>
            <w:hideMark/>
            <w:tcPrChange w:id="1786" w:author="Guo, Shicheng" w:date="2019-11-07T23:48:00Z">
              <w:tcPr>
                <w:tcW w:w="1260" w:type="dxa"/>
                <w:tcBorders>
                  <w:top w:val="nil"/>
                  <w:left w:val="nil"/>
                  <w:bottom w:val="nil"/>
                  <w:right w:val="nil"/>
                </w:tcBorders>
                <w:shd w:val="clear" w:color="auto" w:fill="auto"/>
                <w:noWrap/>
                <w:vAlign w:val="bottom"/>
                <w:hideMark/>
              </w:tcPr>
            </w:tcPrChange>
          </w:tcPr>
          <w:p w14:paraId="5FAA47B9"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87" w:author="Guo, Shicheng" w:date="2019-11-07T23:48:00Z"/>
                <w:rFonts w:ascii="Calibri" w:eastAsia="Times New Roman" w:hAnsi="Calibri" w:cs="Calibri"/>
                <w:color w:val="000000"/>
                <w:kern w:val="0"/>
                <w:sz w:val="22"/>
                <w:lang w:eastAsia="en-US"/>
              </w:rPr>
            </w:pPr>
            <w:ins w:id="1788" w:author="Guo, Shicheng" w:date="2019-11-07T23:48:00Z">
              <w:r w:rsidRPr="00150177">
                <w:rPr>
                  <w:rFonts w:ascii="Calibri" w:eastAsia="Times New Roman" w:hAnsi="Calibri" w:cs="Calibri"/>
                  <w:color w:val="000000"/>
                  <w:kern w:val="0"/>
                  <w:sz w:val="22"/>
                  <w:lang w:eastAsia="en-US"/>
                </w:rPr>
                <w:t>0.029232405</w:t>
              </w:r>
            </w:ins>
          </w:p>
        </w:tc>
        <w:tc>
          <w:tcPr>
            <w:tcW w:w="1387" w:type="dxa"/>
            <w:noWrap/>
            <w:hideMark/>
            <w:tcPrChange w:id="1789" w:author="Guo, Shicheng" w:date="2019-11-07T23:48:00Z">
              <w:tcPr>
                <w:tcW w:w="1260" w:type="dxa"/>
                <w:tcBorders>
                  <w:top w:val="nil"/>
                  <w:left w:val="nil"/>
                  <w:bottom w:val="nil"/>
                  <w:right w:val="nil"/>
                </w:tcBorders>
                <w:shd w:val="clear" w:color="auto" w:fill="auto"/>
                <w:noWrap/>
                <w:vAlign w:val="bottom"/>
                <w:hideMark/>
              </w:tcPr>
            </w:tcPrChange>
          </w:tcPr>
          <w:p w14:paraId="228E6C6F"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90" w:author="Guo, Shicheng" w:date="2019-11-07T23:48:00Z"/>
                <w:rFonts w:ascii="Calibri" w:eastAsia="Times New Roman" w:hAnsi="Calibri" w:cs="Calibri"/>
                <w:color w:val="000000"/>
                <w:kern w:val="0"/>
                <w:sz w:val="22"/>
                <w:lang w:eastAsia="en-US"/>
              </w:rPr>
            </w:pPr>
            <w:ins w:id="1791" w:author="Guo, Shicheng" w:date="2019-11-07T23:48:00Z">
              <w:r w:rsidRPr="00150177">
                <w:rPr>
                  <w:rFonts w:ascii="Calibri" w:eastAsia="Times New Roman" w:hAnsi="Calibri" w:cs="Calibri"/>
                  <w:color w:val="000000"/>
                  <w:kern w:val="0"/>
                  <w:sz w:val="22"/>
                  <w:lang w:eastAsia="en-US"/>
                </w:rPr>
                <w:t>0.005560851</w:t>
              </w:r>
            </w:ins>
          </w:p>
        </w:tc>
        <w:tc>
          <w:tcPr>
            <w:tcW w:w="1387" w:type="dxa"/>
            <w:noWrap/>
            <w:hideMark/>
            <w:tcPrChange w:id="1792" w:author="Guo, Shicheng" w:date="2019-11-07T23:48:00Z">
              <w:tcPr>
                <w:tcW w:w="1260" w:type="dxa"/>
                <w:tcBorders>
                  <w:top w:val="nil"/>
                  <w:left w:val="nil"/>
                  <w:bottom w:val="nil"/>
                  <w:right w:val="nil"/>
                </w:tcBorders>
                <w:shd w:val="clear" w:color="auto" w:fill="auto"/>
                <w:noWrap/>
                <w:vAlign w:val="bottom"/>
                <w:hideMark/>
              </w:tcPr>
            </w:tcPrChange>
          </w:tcPr>
          <w:p w14:paraId="4CE2AB33"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93" w:author="Guo, Shicheng" w:date="2019-11-07T23:48:00Z"/>
                <w:rFonts w:ascii="Calibri" w:eastAsia="Times New Roman" w:hAnsi="Calibri" w:cs="Calibri"/>
                <w:color w:val="000000"/>
                <w:kern w:val="0"/>
                <w:sz w:val="22"/>
                <w:lang w:eastAsia="en-US"/>
              </w:rPr>
            </w:pPr>
            <w:ins w:id="1794" w:author="Guo, Shicheng" w:date="2019-11-07T23:48:00Z">
              <w:r w:rsidRPr="00150177">
                <w:rPr>
                  <w:rFonts w:ascii="Calibri" w:eastAsia="Times New Roman" w:hAnsi="Calibri" w:cs="Calibri"/>
                  <w:color w:val="000000"/>
                  <w:kern w:val="0"/>
                  <w:sz w:val="22"/>
                  <w:lang w:eastAsia="en-US"/>
                </w:rPr>
                <w:t>5.25682253</w:t>
              </w:r>
            </w:ins>
          </w:p>
        </w:tc>
        <w:tc>
          <w:tcPr>
            <w:tcW w:w="1387" w:type="dxa"/>
            <w:noWrap/>
            <w:hideMark/>
            <w:tcPrChange w:id="1795" w:author="Guo, Shicheng" w:date="2019-11-07T23:48:00Z">
              <w:tcPr>
                <w:tcW w:w="1260" w:type="dxa"/>
                <w:tcBorders>
                  <w:top w:val="nil"/>
                  <w:left w:val="nil"/>
                  <w:bottom w:val="nil"/>
                  <w:right w:val="nil"/>
                </w:tcBorders>
                <w:shd w:val="clear" w:color="auto" w:fill="auto"/>
                <w:noWrap/>
                <w:vAlign w:val="bottom"/>
                <w:hideMark/>
              </w:tcPr>
            </w:tcPrChange>
          </w:tcPr>
          <w:p w14:paraId="2ECEAB4E"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796" w:author="Guo, Shicheng" w:date="2019-11-07T23:48:00Z"/>
                <w:rFonts w:ascii="Calibri" w:eastAsia="Times New Roman" w:hAnsi="Calibri" w:cs="Calibri"/>
                <w:color w:val="000000"/>
                <w:kern w:val="0"/>
                <w:sz w:val="22"/>
                <w:lang w:eastAsia="en-US"/>
              </w:rPr>
            </w:pPr>
            <w:ins w:id="1797" w:author="Guo, Shicheng" w:date="2019-11-07T23:48:00Z">
              <w:r w:rsidRPr="00150177">
                <w:rPr>
                  <w:rFonts w:ascii="Calibri" w:eastAsia="Times New Roman" w:hAnsi="Calibri" w:cs="Calibri"/>
                  <w:color w:val="000000"/>
                  <w:kern w:val="0"/>
                  <w:sz w:val="22"/>
                  <w:lang w:eastAsia="en-US"/>
                </w:rPr>
                <w:t>2.17E-05</w:t>
              </w:r>
            </w:ins>
          </w:p>
        </w:tc>
        <w:tc>
          <w:tcPr>
            <w:tcW w:w="1575" w:type="dxa"/>
            <w:noWrap/>
            <w:hideMark/>
            <w:tcPrChange w:id="1798" w:author="Guo, Shicheng" w:date="2019-11-07T23:48:00Z">
              <w:tcPr>
                <w:tcW w:w="1540" w:type="dxa"/>
                <w:tcBorders>
                  <w:top w:val="nil"/>
                  <w:left w:val="nil"/>
                  <w:bottom w:val="nil"/>
                  <w:right w:val="nil"/>
                </w:tcBorders>
                <w:shd w:val="clear" w:color="auto" w:fill="auto"/>
                <w:noWrap/>
                <w:vAlign w:val="bottom"/>
                <w:hideMark/>
              </w:tcPr>
            </w:tcPrChange>
          </w:tcPr>
          <w:p w14:paraId="498E98C4"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1799" w:author="Guo, Shicheng" w:date="2019-11-07T23:48:00Z"/>
                <w:rFonts w:ascii="Calibri" w:eastAsia="Times New Roman" w:hAnsi="Calibri" w:cs="Calibri"/>
                <w:color w:val="000000"/>
                <w:kern w:val="0"/>
                <w:sz w:val="22"/>
                <w:lang w:eastAsia="en-US"/>
              </w:rPr>
            </w:pPr>
            <w:ins w:id="1800" w:author="Guo, Shicheng" w:date="2019-11-07T23:48:00Z">
              <w:r w:rsidRPr="00150177">
                <w:rPr>
                  <w:rFonts w:ascii="Calibri" w:eastAsia="Times New Roman" w:hAnsi="Calibri" w:cs="Calibri"/>
                  <w:color w:val="000000"/>
                  <w:kern w:val="0"/>
                  <w:sz w:val="22"/>
                  <w:lang w:eastAsia="en-US"/>
                </w:rPr>
                <w:t>IGF1R</w:t>
              </w:r>
            </w:ins>
          </w:p>
        </w:tc>
      </w:tr>
      <w:tr w:rsidR="00150177" w:rsidRPr="00150177" w14:paraId="2E73209C" w14:textId="77777777" w:rsidTr="00464089">
        <w:trPr>
          <w:trHeight w:val="300"/>
          <w:ins w:id="1801" w:author="Guo, Shicheng" w:date="2019-11-07T23:48:00Z"/>
          <w:trPrChange w:id="1802"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1803" w:author="Guo, Shicheng" w:date="2019-11-07T23:48:00Z">
              <w:tcPr>
                <w:tcW w:w="600" w:type="dxa"/>
                <w:tcBorders>
                  <w:top w:val="nil"/>
                  <w:left w:val="nil"/>
                  <w:bottom w:val="nil"/>
                  <w:right w:val="nil"/>
                </w:tcBorders>
                <w:shd w:val="clear" w:color="auto" w:fill="auto"/>
                <w:noWrap/>
                <w:vAlign w:val="bottom"/>
                <w:hideMark/>
              </w:tcPr>
            </w:tcPrChange>
          </w:tcPr>
          <w:p w14:paraId="2D140427" w14:textId="77777777" w:rsidR="00150177" w:rsidRPr="00150177" w:rsidRDefault="00150177" w:rsidP="00150177">
            <w:pPr>
              <w:widowControl/>
              <w:jc w:val="left"/>
              <w:rPr>
                <w:ins w:id="1804" w:author="Guo, Shicheng" w:date="2019-11-07T23:48:00Z"/>
                <w:rFonts w:ascii="Calibri" w:eastAsia="Times New Roman" w:hAnsi="Calibri" w:cs="Calibri"/>
                <w:color w:val="000000"/>
                <w:kern w:val="0"/>
                <w:sz w:val="22"/>
                <w:lang w:eastAsia="en-US"/>
              </w:rPr>
            </w:pPr>
            <w:ins w:id="1805" w:author="Guo, Shicheng" w:date="2019-11-07T23:48:00Z">
              <w:r w:rsidRPr="00150177">
                <w:rPr>
                  <w:rFonts w:ascii="Calibri" w:eastAsia="Times New Roman" w:hAnsi="Calibri" w:cs="Calibri"/>
                  <w:color w:val="000000"/>
                  <w:kern w:val="0"/>
                  <w:sz w:val="22"/>
                  <w:lang w:eastAsia="en-US"/>
                </w:rPr>
                <w:t>chr5</w:t>
              </w:r>
            </w:ins>
          </w:p>
        </w:tc>
        <w:tc>
          <w:tcPr>
            <w:tcW w:w="1220" w:type="dxa"/>
            <w:noWrap/>
            <w:hideMark/>
            <w:tcPrChange w:id="1806" w:author="Guo, Shicheng" w:date="2019-11-07T23:48:00Z">
              <w:tcPr>
                <w:tcW w:w="1060" w:type="dxa"/>
                <w:tcBorders>
                  <w:top w:val="nil"/>
                  <w:left w:val="nil"/>
                  <w:bottom w:val="nil"/>
                  <w:right w:val="nil"/>
                </w:tcBorders>
                <w:shd w:val="clear" w:color="auto" w:fill="auto"/>
                <w:noWrap/>
                <w:vAlign w:val="bottom"/>
                <w:hideMark/>
              </w:tcPr>
            </w:tcPrChange>
          </w:tcPr>
          <w:p w14:paraId="73F01538"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07" w:author="Guo, Shicheng" w:date="2019-11-07T23:48:00Z"/>
                <w:rFonts w:ascii="Calibri" w:eastAsia="Times New Roman" w:hAnsi="Calibri" w:cs="Calibri"/>
                <w:color w:val="000000"/>
                <w:kern w:val="0"/>
                <w:sz w:val="22"/>
                <w:lang w:eastAsia="en-US"/>
              </w:rPr>
            </w:pPr>
            <w:ins w:id="1808" w:author="Guo, Shicheng" w:date="2019-11-07T23:48:00Z">
              <w:r w:rsidRPr="00150177">
                <w:rPr>
                  <w:rFonts w:ascii="Calibri" w:eastAsia="Times New Roman" w:hAnsi="Calibri" w:cs="Calibri"/>
                  <w:color w:val="000000"/>
                  <w:kern w:val="0"/>
                  <w:sz w:val="22"/>
                  <w:lang w:eastAsia="en-US"/>
                </w:rPr>
                <w:t>135097961</w:t>
              </w:r>
            </w:ins>
          </w:p>
        </w:tc>
        <w:tc>
          <w:tcPr>
            <w:tcW w:w="1220" w:type="dxa"/>
            <w:noWrap/>
            <w:hideMark/>
            <w:tcPrChange w:id="1809" w:author="Guo, Shicheng" w:date="2019-11-07T23:48:00Z">
              <w:tcPr>
                <w:tcW w:w="1060" w:type="dxa"/>
                <w:tcBorders>
                  <w:top w:val="nil"/>
                  <w:left w:val="nil"/>
                  <w:bottom w:val="nil"/>
                  <w:right w:val="nil"/>
                </w:tcBorders>
                <w:shd w:val="clear" w:color="auto" w:fill="auto"/>
                <w:noWrap/>
                <w:vAlign w:val="bottom"/>
                <w:hideMark/>
              </w:tcPr>
            </w:tcPrChange>
          </w:tcPr>
          <w:p w14:paraId="5C6B095E"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10" w:author="Guo, Shicheng" w:date="2019-11-07T23:48:00Z"/>
                <w:rFonts w:ascii="Calibri" w:eastAsia="Times New Roman" w:hAnsi="Calibri" w:cs="Calibri"/>
                <w:color w:val="000000"/>
                <w:kern w:val="0"/>
                <w:sz w:val="22"/>
                <w:lang w:eastAsia="en-US"/>
              </w:rPr>
            </w:pPr>
            <w:ins w:id="1811" w:author="Guo, Shicheng" w:date="2019-11-07T23:48:00Z">
              <w:r w:rsidRPr="00150177">
                <w:rPr>
                  <w:rFonts w:ascii="Calibri" w:eastAsia="Times New Roman" w:hAnsi="Calibri" w:cs="Calibri"/>
                  <w:color w:val="000000"/>
                  <w:kern w:val="0"/>
                  <w:sz w:val="22"/>
                  <w:lang w:eastAsia="en-US"/>
                </w:rPr>
                <w:t>135099845</w:t>
              </w:r>
            </w:ins>
          </w:p>
        </w:tc>
        <w:tc>
          <w:tcPr>
            <w:tcW w:w="1387" w:type="dxa"/>
            <w:noWrap/>
            <w:hideMark/>
            <w:tcPrChange w:id="1812" w:author="Guo, Shicheng" w:date="2019-11-07T23:48:00Z">
              <w:tcPr>
                <w:tcW w:w="1260" w:type="dxa"/>
                <w:tcBorders>
                  <w:top w:val="nil"/>
                  <w:left w:val="nil"/>
                  <w:bottom w:val="nil"/>
                  <w:right w:val="nil"/>
                </w:tcBorders>
                <w:shd w:val="clear" w:color="auto" w:fill="auto"/>
                <w:noWrap/>
                <w:vAlign w:val="bottom"/>
                <w:hideMark/>
              </w:tcPr>
            </w:tcPrChange>
          </w:tcPr>
          <w:p w14:paraId="11533717"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13" w:author="Guo, Shicheng" w:date="2019-11-07T23:48:00Z"/>
                <w:rFonts w:ascii="Calibri" w:eastAsia="Times New Roman" w:hAnsi="Calibri" w:cs="Calibri"/>
                <w:color w:val="000000"/>
                <w:kern w:val="0"/>
                <w:sz w:val="22"/>
                <w:lang w:eastAsia="en-US"/>
              </w:rPr>
            </w:pPr>
            <w:ins w:id="1814" w:author="Guo, Shicheng" w:date="2019-11-07T23:48:00Z">
              <w:r w:rsidRPr="00150177">
                <w:rPr>
                  <w:rFonts w:ascii="Calibri" w:eastAsia="Times New Roman" w:hAnsi="Calibri" w:cs="Calibri"/>
                  <w:color w:val="000000"/>
                  <w:kern w:val="0"/>
                  <w:sz w:val="22"/>
                  <w:lang w:eastAsia="en-US"/>
                </w:rPr>
                <w:t>0.038961648</w:t>
              </w:r>
            </w:ins>
          </w:p>
        </w:tc>
        <w:tc>
          <w:tcPr>
            <w:tcW w:w="1387" w:type="dxa"/>
            <w:noWrap/>
            <w:hideMark/>
            <w:tcPrChange w:id="1815" w:author="Guo, Shicheng" w:date="2019-11-07T23:48:00Z">
              <w:tcPr>
                <w:tcW w:w="1260" w:type="dxa"/>
                <w:tcBorders>
                  <w:top w:val="nil"/>
                  <w:left w:val="nil"/>
                  <w:bottom w:val="nil"/>
                  <w:right w:val="nil"/>
                </w:tcBorders>
                <w:shd w:val="clear" w:color="auto" w:fill="auto"/>
                <w:noWrap/>
                <w:vAlign w:val="bottom"/>
                <w:hideMark/>
              </w:tcPr>
            </w:tcPrChange>
          </w:tcPr>
          <w:p w14:paraId="40751BF6"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16" w:author="Guo, Shicheng" w:date="2019-11-07T23:48:00Z"/>
                <w:rFonts w:ascii="Calibri" w:eastAsia="Times New Roman" w:hAnsi="Calibri" w:cs="Calibri"/>
                <w:color w:val="000000"/>
                <w:kern w:val="0"/>
                <w:sz w:val="22"/>
                <w:lang w:eastAsia="en-US"/>
              </w:rPr>
            </w:pPr>
            <w:ins w:id="1817" w:author="Guo, Shicheng" w:date="2019-11-07T23:48:00Z">
              <w:r w:rsidRPr="00150177">
                <w:rPr>
                  <w:rFonts w:ascii="Calibri" w:eastAsia="Times New Roman" w:hAnsi="Calibri" w:cs="Calibri"/>
                  <w:color w:val="000000"/>
                  <w:kern w:val="0"/>
                  <w:sz w:val="22"/>
                  <w:lang w:eastAsia="en-US"/>
                </w:rPr>
                <w:t>0.007570319</w:t>
              </w:r>
            </w:ins>
          </w:p>
        </w:tc>
        <w:tc>
          <w:tcPr>
            <w:tcW w:w="1387" w:type="dxa"/>
            <w:noWrap/>
            <w:hideMark/>
            <w:tcPrChange w:id="1818" w:author="Guo, Shicheng" w:date="2019-11-07T23:48:00Z">
              <w:tcPr>
                <w:tcW w:w="1260" w:type="dxa"/>
                <w:tcBorders>
                  <w:top w:val="nil"/>
                  <w:left w:val="nil"/>
                  <w:bottom w:val="nil"/>
                  <w:right w:val="nil"/>
                </w:tcBorders>
                <w:shd w:val="clear" w:color="auto" w:fill="auto"/>
                <w:noWrap/>
                <w:vAlign w:val="bottom"/>
                <w:hideMark/>
              </w:tcPr>
            </w:tcPrChange>
          </w:tcPr>
          <w:p w14:paraId="67BE8574"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19" w:author="Guo, Shicheng" w:date="2019-11-07T23:48:00Z"/>
                <w:rFonts w:ascii="Calibri" w:eastAsia="Times New Roman" w:hAnsi="Calibri" w:cs="Calibri"/>
                <w:color w:val="000000"/>
                <w:kern w:val="0"/>
                <w:sz w:val="22"/>
                <w:lang w:eastAsia="en-US"/>
              </w:rPr>
            </w:pPr>
            <w:ins w:id="1820" w:author="Guo, Shicheng" w:date="2019-11-07T23:48:00Z">
              <w:r w:rsidRPr="00150177">
                <w:rPr>
                  <w:rFonts w:ascii="Calibri" w:eastAsia="Times New Roman" w:hAnsi="Calibri" w:cs="Calibri"/>
                  <w:color w:val="000000"/>
                  <w:kern w:val="0"/>
                  <w:sz w:val="22"/>
                  <w:lang w:eastAsia="en-US"/>
                </w:rPr>
                <w:t>5.146631982</w:t>
              </w:r>
            </w:ins>
          </w:p>
        </w:tc>
        <w:tc>
          <w:tcPr>
            <w:tcW w:w="1387" w:type="dxa"/>
            <w:noWrap/>
            <w:hideMark/>
            <w:tcPrChange w:id="1821" w:author="Guo, Shicheng" w:date="2019-11-07T23:48:00Z">
              <w:tcPr>
                <w:tcW w:w="1260" w:type="dxa"/>
                <w:tcBorders>
                  <w:top w:val="nil"/>
                  <w:left w:val="nil"/>
                  <w:bottom w:val="nil"/>
                  <w:right w:val="nil"/>
                </w:tcBorders>
                <w:shd w:val="clear" w:color="auto" w:fill="auto"/>
                <w:noWrap/>
                <w:vAlign w:val="bottom"/>
                <w:hideMark/>
              </w:tcPr>
            </w:tcPrChange>
          </w:tcPr>
          <w:p w14:paraId="1312B239"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22" w:author="Guo, Shicheng" w:date="2019-11-07T23:48:00Z"/>
                <w:rFonts w:ascii="Calibri" w:eastAsia="Times New Roman" w:hAnsi="Calibri" w:cs="Calibri"/>
                <w:color w:val="000000"/>
                <w:kern w:val="0"/>
                <w:sz w:val="22"/>
                <w:lang w:eastAsia="en-US"/>
              </w:rPr>
            </w:pPr>
            <w:ins w:id="1823" w:author="Guo, Shicheng" w:date="2019-11-07T23:48:00Z">
              <w:r w:rsidRPr="00150177">
                <w:rPr>
                  <w:rFonts w:ascii="Calibri" w:eastAsia="Times New Roman" w:hAnsi="Calibri" w:cs="Calibri"/>
                  <w:color w:val="000000"/>
                  <w:kern w:val="0"/>
                  <w:sz w:val="22"/>
                  <w:lang w:eastAsia="en-US"/>
                </w:rPr>
                <w:t>2.87E-05</w:t>
              </w:r>
            </w:ins>
          </w:p>
        </w:tc>
        <w:tc>
          <w:tcPr>
            <w:tcW w:w="1575" w:type="dxa"/>
            <w:noWrap/>
            <w:hideMark/>
            <w:tcPrChange w:id="1824" w:author="Guo, Shicheng" w:date="2019-11-07T23:48:00Z">
              <w:tcPr>
                <w:tcW w:w="1540" w:type="dxa"/>
                <w:tcBorders>
                  <w:top w:val="nil"/>
                  <w:left w:val="nil"/>
                  <w:bottom w:val="nil"/>
                  <w:right w:val="nil"/>
                </w:tcBorders>
                <w:shd w:val="clear" w:color="auto" w:fill="auto"/>
                <w:noWrap/>
                <w:vAlign w:val="bottom"/>
                <w:hideMark/>
              </w:tcPr>
            </w:tcPrChange>
          </w:tcPr>
          <w:p w14:paraId="4F4BEA94"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1825" w:author="Guo, Shicheng" w:date="2019-11-07T23:48:00Z"/>
                <w:rFonts w:ascii="Calibri" w:eastAsia="Times New Roman" w:hAnsi="Calibri" w:cs="Calibri"/>
                <w:color w:val="000000"/>
                <w:kern w:val="0"/>
                <w:sz w:val="22"/>
                <w:lang w:eastAsia="en-US"/>
              </w:rPr>
            </w:pPr>
            <w:ins w:id="1826" w:author="Guo, Shicheng" w:date="2019-11-07T23:48:00Z">
              <w:r w:rsidRPr="00150177">
                <w:rPr>
                  <w:rFonts w:ascii="Calibri" w:eastAsia="Times New Roman" w:hAnsi="Calibri" w:cs="Calibri"/>
                  <w:color w:val="000000"/>
                  <w:kern w:val="0"/>
                  <w:sz w:val="22"/>
                  <w:lang w:eastAsia="en-US"/>
                </w:rPr>
                <w:t>SLC25A48</w:t>
              </w:r>
            </w:ins>
          </w:p>
        </w:tc>
      </w:tr>
      <w:tr w:rsidR="00150177" w:rsidRPr="00150177" w14:paraId="4B7D434F" w14:textId="77777777" w:rsidTr="00464089">
        <w:trPr>
          <w:trHeight w:val="300"/>
          <w:ins w:id="1827" w:author="Guo, Shicheng" w:date="2019-11-07T23:48:00Z"/>
          <w:trPrChange w:id="1828"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1829" w:author="Guo, Shicheng" w:date="2019-11-07T23:48:00Z">
              <w:tcPr>
                <w:tcW w:w="600" w:type="dxa"/>
                <w:tcBorders>
                  <w:top w:val="nil"/>
                  <w:left w:val="nil"/>
                  <w:bottom w:val="nil"/>
                  <w:right w:val="nil"/>
                </w:tcBorders>
                <w:shd w:val="clear" w:color="auto" w:fill="auto"/>
                <w:noWrap/>
                <w:vAlign w:val="bottom"/>
                <w:hideMark/>
              </w:tcPr>
            </w:tcPrChange>
          </w:tcPr>
          <w:p w14:paraId="11B6C948" w14:textId="77777777" w:rsidR="00150177" w:rsidRPr="00150177" w:rsidRDefault="00150177" w:rsidP="00150177">
            <w:pPr>
              <w:widowControl/>
              <w:jc w:val="left"/>
              <w:rPr>
                <w:ins w:id="1830" w:author="Guo, Shicheng" w:date="2019-11-07T23:48:00Z"/>
                <w:rFonts w:ascii="Calibri" w:eastAsia="Times New Roman" w:hAnsi="Calibri" w:cs="Calibri"/>
                <w:color w:val="000000"/>
                <w:kern w:val="0"/>
                <w:sz w:val="22"/>
                <w:lang w:eastAsia="en-US"/>
              </w:rPr>
            </w:pPr>
            <w:ins w:id="1831" w:author="Guo, Shicheng" w:date="2019-11-07T23:48:00Z">
              <w:r w:rsidRPr="00150177">
                <w:rPr>
                  <w:rFonts w:ascii="Calibri" w:eastAsia="Times New Roman" w:hAnsi="Calibri" w:cs="Calibri"/>
                  <w:color w:val="000000"/>
                  <w:kern w:val="0"/>
                  <w:sz w:val="22"/>
                  <w:lang w:eastAsia="en-US"/>
                </w:rPr>
                <w:t>chr18</w:t>
              </w:r>
            </w:ins>
          </w:p>
        </w:tc>
        <w:tc>
          <w:tcPr>
            <w:tcW w:w="1220" w:type="dxa"/>
            <w:noWrap/>
            <w:hideMark/>
            <w:tcPrChange w:id="1832" w:author="Guo, Shicheng" w:date="2019-11-07T23:48:00Z">
              <w:tcPr>
                <w:tcW w:w="1060" w:type="dxa"/>
                <w:tcBorders>
                  <w:top w:val="nil"/>
                  <w:left w:val="nil"/>
                  <w:bottom w:val="nil"/>
                  <w:right w:val="nil"/>
                </w:tcBorders>
                <w:shd w:val="clear" w:color="auto" w:fill="auto"/>
                <w:noWrap/>
                <w:vAlign w:val="bottom"/>
                <w:hideMark/>
              </w:tcPr>
            </w:tcPrChange>
          </w:tcPr>
          <w:p w14:paraId="2C548302"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33" w:author="Guo, Shicheng" w:date="2019-11-07T23:48:00Z"/>
                <w:rFonts w:ascii="Calibri" w:eastAsia="Times New Roman" w:hAnsi="Calibri" w:cs="Calibri"/>
                <w:color w:val="000000"/>
                <w:kern w:val="0"/>
                <w:sz w:val="22"/>
                <w:lang w:eastAsia="en-US"/>
              </w:rPr>
            </w:pPr>
            <w:ins w:id="1834" w:author="Guo, Shicheng" w:date="2019-11-07T23:48:00Z">
              <w:r w:rsidRPr="00150177">
                <w:rPr>
                  <w:rFonts w:ascii="Calibri" w:eastAsia="Times New Roman" w:hAnsi="Calibri" w:cs="Calibri"/>
                  <w:color w:val="000000"/>
                  <w:kern w:val="0"/>
                  <w:sz w:val="22"/>
                  <w:lang w:eastAsia="en-US"/>
                </w:rPr>
                <w:t>55134480</w:t>
              </w:r>
            </w:ins>
          </w:p>
        </w:tc>
        <w:tc>
          <w:tcPr>
            <w:tcW w:w="1220" w:type="dxa"/>
            <w:noWrap/>
            <w:hideMark/>
            <w:tcPrChange w:id="1835" w:author="Guo, Shicheng" w:date="2019-11-07T23:48:00Z">
              <w:tcPr>
                <w:tcW w:w="1060" w:type="dxa"/>
                <w:tcBorders>
                  <w:top w:val="nil"/>
                  <w:left w:val="nil"/>
                  <w:bottom w:val="nil"/>
                  <w:right w:val="nil"/>
                </w:tcBorders>
                <w:shd w:val="clear" w:color="auto" w:fill="auto"/>
                <w:noWrap/>
                <w:vAlign w:val="bottom"/>
                <w:hideMark/>
              </w:tcPr>
            </w:tcPrChange>
          </w:tcPr>
          <w:p w14:paraId="4132B1E1"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36" w:author="Guo, Shicheng" w:date="2019-11-07T23:48:00Z"/>
                <w:rFonts w:ascii="Calibri" w:eastAsia="Times New Roman" w:hAnsi="Calibri" w:cs="Calibri"/>
                <w:color w:val="000000"/>
                <w:kern w:val="0"/>
                <w:sz w:val="22"/>
                <w:lang w:eastAsia="en-US"/>
              </w:rPr>
            </w:pPr>
            <w:ins w:id="1837" w:author="Guo, Shicheng" w:date="2019-11-07T23:48:00Z">
              <w:r w:rsidRPr="00150177">
                <w:rPr>
                  <w:rFonts w:ascii="Calibri" w:eastAsia="Times New Roman" w:hAnsi="Calibri" w:cs="Calibri"/>
                  <w:color w:val="000000"/>
                  <w:kern w:val="0"/>
                  <w:sz w:val="22"/>
                  <w:lang w:eastAsia="en-US"/>
                </w:rPr>
                <w:t>55135151</w:t>
              </w:r>
            </w:ins>
          </w:p>
        </w:tc>
        <w:tc>
          <w:tcPr>
            <w:tcW w:w="1387" w:type="dxa"/>
            <w:noWrap/>
            <w:hideMark/>
            <w:tcPrChange w:id="1838" w:author="Guo, Shicheng" w:date="2019-11-07T23:48:00Z">
              <w:tcPr>
                <w:tcW w:w="1260" w:type="dxa"/>
                <w:tcBorders>
                  <w:top w:val="nil"/>
                  <w:left w:val="nil"/>
                  <w:bottom w:val="nil"/>
                  <w:right w:val="nil"/>
                </w:tcBorders>
                <w:shd w:val="clear" w:color="auto" w:fill="auto"/>
                <w:noWrap/>
                <w:vAlign w:val="bottom"/>
                <w:hideMark/>
              </w:tcPr>
            </w:tcPrChange>
          </w:tcPr>
          <w:p w14:paraId="50DEC986"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39" w:author="Guo, Shicheng" w:date="2019-11-07T23:48:00Z"/>
                <w:rFonts w:ascii="Calibri" w:eastAsia="Times New Roman" w:hAnsi="Calibri" w:cs="Calibri"/>
                <w:color w:val="000000"/>
                <w:kern w:val="0"/>
                <w:sz w:val="22"/>
                <w:lang w:eastAsia="en-US"/>
              </w:rPr>
            </w:pPr>
            <w:ins w:id="1840" w:author="Guo, Shicheng" w:date="2019-11-07T23:48:00Z">
              <w:r w:rsidRPr="00150177">
                <w:rPr>
                  <w:rFonts w:ascii="Calibri" w:eastAsia="Times New Roman" w:hAnsi="Calibri" w:cs="Calibri"/>
                  <w:color w:val="000000"/>
                  <w:kern w:val="0"/>
                  <w:sz w:val="22"/>
                  <w:lang w:eastAsia="en-US"/>
                </w:rPr>
                <w:t>0.044239913</w:t>
              </w:r>
            </w:ins>
          </w:p>
        </w:tc>
        <w:tc>
          <w:tcPr>
            <w:tcW w:w="1387" w:type="dxa"/>
            <w:noWrap/>
            <w:hideMark/>
            <w:tcPrChange w:id="1841" w:author="Guo, Shicheng" w:date="2019-11-07T23:48:00Z">
              <w:tcPr>
                <w:tcW w:w="1260" w:type="dxa"/>
                <w:tcBorders>
                  <w:top w:val="nil"/>
                  <w:left w:val="nil"/>
                  <w:bottom w:val="nil"/>
                  <w:right w:val="nil"/>
                </w:tcBorders>
                <w:shd w:val="clear" w:color="auto" w:fill="auto"/>
                <w:noWrap/>
                <w:vAlign w:val="bottom"/>
                <w:hideMark/>
              </w:tcPr>
            </w:tcPrChange>
          </w:tcPr>
          <w:p w14:paraId="0DE5E9C8"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42" w:author="Guo, Shicheng" w:date="2019-11-07T23:48:00Z"/>
                <w:rFonts w:ascii="Calibri" w:eastAsia="Times New Roman" w:hAnsi="Calibri" w:cs="Calibri"/>
                <w:color w:val="000000"/>
                <w:kern w:val="0"/>
                <w:sz w:val="22"/>
                <w:lang w:eastAsia="en-US"/>
              </w:rPr>
            </w:pPr>
            <w:ins w:id="1843" w:author="Guo, Shicheng" w:date="2019-11-07T23:48:00Z">
              <w:r w:rsidRPr="00150177">
                <w:rPr>
                  <w:rFonts w:ascii="Calibri" w:eastAsia="Times New Roman" w:hAnsi="Calibri" w:cs="Calibri"/>
                  <w:color w:val="000000"/>
                  <w:kern w:val="0"/>
                  <w:sz w:val="22"/>
                  <w:lang w:eastAsia="en-US"/>
                </w:rPr>
                <w:t>0.008606869</w:t>
              </w:r>
            </w:ins>
          </w:p>
        </w:tc>
        <w:tc>
          <w:tcPr>
            <w:tcW w:w="1387" w:type="dxa"/>
            <w:noWrap/>
            <w:hideMark/>
            <w:tcPrChange w:id="1844" w:author="Guo, Shicheng" w:date="2019-11-07T23:48:00Z">
              <w:tcPr>
                <w:tcW w:w="1260" w:type="dxa"/>
                <w:tcBorders>
                  <w:top w:val="nil"/>
                  <w:left w:val="nil"/>
                  <w:bottom w:val="nil"/>
                  <w:right w:val="nil"/>
                </w:tcBorders>
                <w:shd w:val="clear" w:color="auto" w:fill="auto"/>
                <w:noWrap/>
                <w:vAlign w:val="bottom"/>
                <w:hideMark/>
              </w:tcPr>
            </w:tcPrChange>
          </w:tcPr>
          <w:p w14:paraId="484657CD"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45" w:author="Guo, Shicheng" w:date="2019-11-07T23:48:00Z"/>
                <w:rFonts w:ascii="Calibri" w:eastAsia="Times New Roman" w:hAnsi="Calibri" w:cs="Calibri"/>
                <w:color w:val="000000"/>
                <w:kern w:val="0"/>
                <w:sz w:val="22"/>
                <w:lang w:eastAsia="en-US"/>
              </w:rPr>
            </w:pPr>
            <w:ins w:id="1846" w:author="Guo, Shicheng" w:date="2019-11-07T23:48:00Z">
              <w:r w:rsidRPr="00150177">
                <w:rPr>
                  <w:rFonts w:ascii="Calibri" w:eastAsia="Times New Roman" w:hAnsi="Calibri" w:cs="Calibri"/>
                  <w:color w:val="000000"/>
                  <w:kern w:val="0"/>
                  <w:sz w:val="22"/>
                  <w:lang w:eastAsia="en-US"/>
                </w:rPr>
                <w:t>5.140070192</w:t>
              </w:r>
            </w:ins>
          </w:p>
        </w:tc>
        <w:tc>
          <w:tcPr>
            <w:tcW w:w="1387" w:type="dxa"/>
            <w:noWrap/>
            <w:hideMark/>
            <w:tcPrChange w:id="1847" w:author="Guo, Shicheng" w:date="2019-11-07T23:48:00Z">
              <w:tcPr>
                <w:tcW w:w="1260" w:type="dxa"/>
                <w:tcBorders>
                  <w:top w:val="nil"/>
                  <w:left w:val="nil"/>
                  <w:bottom w:val="nil"/>
                  <w:right w:val="nil"/>
                </w:tcBorders>
                <w:shd w:val="clear" w:color="auto" w:fill="auto"/>
                <w:noWrap/>
                <w:vAlign w:val="bottom"/>
                <w:hideMark/>
              </w:tcPr>
            </w:tcPrChange>
          </w:tcPr>
          <w:p w14:paraId="4DA32B83"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48" w:author="Guo, Shicheng" w:date="2019-11-07T23:48:00Z"/>
                <w:rFonts w:ascii="Calibri" w:eastAsia="Times New Roman" w:hAnsi="Calibri" w:cs="Calibri"/>
                <w:color w:val="000000"/>
                <w:kern w:val="0"/>
                <w:sz w:val="22"/>
                <w:lang w:eastAsia="en-US"/>
              </w:rPr>
            </w:pPr>
            <w:ins w:id="1849" w:author="Guo, Shicheng" w:date="2019-11-07T23:48:00Z">
              <w:r w:rsidRPr="00150177">
                <w:rPr>
                  <w:rFonts w:ascii="Calibri" w:eastAsia="Times New Roman" w:hAnsi="Calibri" w:cs="Calibri"/>
                  <w:color w:val="000000"/>
                  <w:kern w:val="0"/>
                  <w:sz w:val="22"/>
                  <w:lang w:eastAsia="en-US"/>
                </w:rPr>
                <w:t>2.92E-05</w:t>
              </w:r>
            </w:ins>
          </w:p>
        </w:tc>
        <w:tc>
          <w:tcPr>
            <w:tcW w:w="1575" w:type="dxa"/>
            <w:noWrap/>
            <w:hideMark/>
            <w:tcPrChange w:id="1850" w:author="Guo, Shicheng" w:date="2019-11-07T23:48:00Z">
              <w:tcPr>
                <w:tcW w:w="1540" w:type="dxa"/>
                <w:tcBorders>
                  <w:top w:val="nil"/>
                  <w:left w:val="nil"/>
                  <w:bottom w:val="nil"/>
                  <w:right w:val="nil"/>
                </w:tcBorders>
                <w:shd w:val="clear" w:color="auto" w:fill="auto"/>
                <w:noWrap/>
                <w:vAlign w:val="bottom"/>
                <w:hideMark/>
              </w:tcPr>
            </w:tcPrChange>
          </w:tcPr>
          <w:p w14:paraId="07C92AD8"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1851" w:author="Guo, Shicheng" w:date="2019-11-07T23:48:00Z"/>
                <w:rFonts w:ascii="Calibri" w:eastAsia="Times New Roman" w:hAnsi="Calibri" w:cs="Calibri"/>
                <w:color w:val="000000"/>
                <w:kern w:val="0"/>
                <w:sz w:val="22"/>
                <w:lang w:eastAsia="en-US"/>
              </w:rPr>
            </w:pPr>
            <w:ins w:id="1852" w:author="Guo, Shicheng" w:date="2019-11-07T23:48:00Z">
              <w:r w:rsidRPr="00150177">
                <w:rPr>
                  <w:rFonts w:ascii="Calibri" w:eastAsia="Times New Roman" w:hAnsi="Calibri" w:cs="Calibri"/>
                  <w:color w:val="000000"/>
                  <w:kern w:val="0"/>
                  <w:sz w:val="22"/>
                  <w:lang w:eastAsia="en-US"/>
                </w:rPr>
                <w:t>ONECUT2</w:t>
              </w:r>
            </w:ins>
          </w:p>
        </w:tc>
      </w:tr>
      <w:tr w:rsidR="00150177" w:rsidRPr="00150177" w14:paraId="51E52898" w14:textId="77777777" w:rsidTr="00464089">
        <w:trPr>
          <w:trHeight w:val="300"/>
          <w:ins w:id="1853" w:author="Guo, Shicheng" w:date="2019-11-07T23:48:00Z"/>
          <w:trPrChange w:id="1854"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1855" w:author="Guo, Shicheng" w:date="2019-11-07T23:48:00Z">
              <w:tcPr>
                <w:tcW w:w="600" w:type="dxa"/>
                <w:tcBorders>
                  <w:top w:val="nil"/>
                  <w:left w:val="nil"/>
                  <w:bottom w:val="nil"/>
                  <w:right w:val="nil"/>
                </w:tcBorders>
                <w:shd w:val="clear" w:color="auto" w:fill="auto"/>
                <w:noWrap/>
                <w:vAlign w:val="bottom"/>
                <w:hideMark/>
              </w:tcPr>
            </w:tcPrChange>
          </w:tcPr>
          <w:p w14:paraId="1F8C194C" w14:textId="77777777" w:rsidR="00150177" w:rsidRPr="00150177" w:rsidRDefault="00150177" w:rsidP="00150177">
            <w:pPr>
              <w:widowControl/>
              <w:jc w:val="left"/>
              <w:rPr>
                <w:ins w:id="1856" w:author="Guo, Shicheng" w:date="2019-11-07T23:48:00Z"/>
                <w:rFonts w:ascii="Calibri" w:eastAsia="Times New Roman" w:hAnsi="Calibri" w:cs="Calibri"/>
                <w:color w:val="000000"/>
                <w:kern w:val="0"/>
                <w:sz w:val="22"/>
                <w:lang w:eastAsia="en-US"/>
              </w:rPr>
            </w:pPr>
            <w:ins w:id="1857" w:author="Guo, Shicheng" w:date="2019-11-07T23:48:00Z">
              <w:r w:rsidRPr="00150177">
                <w:rPr>
                  <w:rFonts w:ascii="Calibri" w:eastAsia="Times New Roman" w:hAnsi="Calibri" w:cs="Calibri"/>
                  <w:color w:val="000000"/>
                  <w:kern w:val="0"/>
                  <w:sz w:val="22"/>
                  <w:lang w:eastAsia="en-US"/>
                </w:rPr>
                <w:t>chr14</w:t>
              </w:r>
            </w:ins>
          </w:p>
        </w:tc>
        <w:tc>
          <w:tcPr>
            <w:tcW w:w="1220" w:type="dxa"/>
            <w:noWrap/>
            <w:hideMark/>
            <w:tcPrChange w:id="1858" w:author="Guo, Shicheng" w:date="2019-11-07T23:48:00Z">
              <w:tcPr>
                <w:tcW w:w="1060" w:type="dxa"/>
                <w:tcBorders>
                  <w:top w:val="nil"/>
                  <w:left w:val="nil"/>
                  <w:bottom w:val="nil"/>
                  <w:right w:val="nil"/>
                </w:tcBorders>
                <w:shd w:val="clear" w:color="auto" w:fill="auto"/>
                <w:noWrap/>
                <w:vAlign w:val="bottom"/>
                <w:hideMark/>
              </w:tcPr>
            </w:tcPrChange>
          </w:tcPr>
          <w:p w14:paraId="5CB34C27"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59" w:author="Guo, Shicheng" w:date="2019-11-07T23:48:00Z"/>
                <w:rFonts w:ascii="Calibri" w:eastAsia="Times New Roman" w:hAnsi="Calibri" w:cs="Calibri"/>
                <w:color w:val="000000"/>
                <w:kern w:val="0"/>
                <w:sz w:val="22"/>
                <w:lang w:eastAsia="en-US"/>
              </w:rPr>
            </w:pPr>
            <w:ins w:id="1860" w:author="Guo, Shicheng" w:date="2019-11-07T23:48:00Z">
              <w:r w:rsidRPr="00150177">
                <w:rPr>
                  <w:rFonts w:ascii="Calibri" w:eastAsia="Times New Roman" w:hAnsi="Calibri" w:cs="Calibri"/>
                  <w:color w:val="000000"/>
                  <w:kern w:val="0"/>
                  <w:sz w:val="22"/>
                  <w:lang w:eastAsia="en-US"/>
                </w:rPr>
                <w:t>24456264</w:t>
              </w:r>
            </w:ins>
          </w:p>
        </w:tc>
        <w:tc>
          <w:tcPr>
            <w:tcW w:w="1220" w:type="dxa"/>
            <w:noWrap/>
            <w:hideMark/>
            <w:tcPrChange w:id="1861" w:author="Guo, Shicheng" w:date="2019-11-07T23:48:00Z">
              <w:tcPr>
                <w:tcW w:w="1060" w:type="dxa"/>
                <w:tcBorders>
                  <w:top w:val="nil"/>
                  <w:left w:val="nil"/>
                  <w:bottom w:val="nil"/>
                  <w:right w:val="nil"/>
                </w:tcBorders>
                <w:shd w:val="clear" w:color="auto" w:fill="auto"/>
                <w:noWrap/>
                <w:vAlign w:val="bottom"/>
                <w:hideMark/>
              </w:tcPr>
            </w:tcPrChange>
          </w:tcPr>
          <w:p w14:paraId="657D6250"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62" w:author="Guo, Shicheng" w:date="2019-11-07T23:48:00Z"/>
                <w:rFonts w:ascii="Calibri" w:eastAsia="Times New Roman" w:hAnsi="Calibri" w:cs="Calibri"/>
                <w:color w:val="000000"/>
                <w:kern w:val="0"/>
                <w:sz w:val="22"/>
                <w:lang w:eastAsia="en-US"/>
              </w:rPr>
            </w:pPr>
            <w:ins w:id="1863" w:author="Guo, Shicheng" w:date="2019-11-07T23:48:00Z">
              <w:r w:rsidRPr="00150177">
                <w:rPr>
                  <w:rFonts w:ascii="Calibri" w:eastAsia="Times New Roman" w:hAnsi="Calibri" w:cs="Calibri"/>
                  <w:color w:val="000000"/>
                  <w:kern w:val="0"/>
                  <w:sz w:val="22"/>
                  <w:lang w:eastAsia="en-US"/>
                </w:rPr>
                <w:t>24456641</w:t>
              </w:r>
            </w:ins>
          </w:p>
        </w:tc>
        <w:tc>
          <w:tcPr>
            <w:tcW w:w="1387" w:type="dxa"/>
            <w:noWrap/>
            <w:hideMark/>
            <w:tcPrChange w:id="1864" w:author="Guo, Shicheng" w:date="2019-11-07T23:48:00Z">
              <w:tcPr>
                <w:tcW w:w="1260" w:type="dxa"/>
                <w:tcBorders>
                  <w:top w:val="nil"/>
                  <w:left w:val="nil"/>
                  <w:bottom w:val="nil"/>
                  <w:right w:val="nil"/>
                </w:tcBorders>
                <w:shd w:val="clear" w:color="auto" w:fill="auto"/>
                <w:noWrap/>
                <w:vAlign w:val="bottom"/>
                <w:hideMark/>
              </w:tcPr>
            </w:tcPrChange>
          </w:tcPr>
          <w:p w14:paraId="1631715B"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65" w:author="Guo, Shicheng" w:date="2019-11-07T23:48:00Z"/>
                <w:rFonts w:ascii="Calibri" w:eastAsia="Times New Roman" w:hAnsi="Calibri" w:cs="Calibri"/>
                <w:color w:val="000000"/>
                <w:kern w:val="0"/>
                <w:sz w:val="22"/>
                <w:lang w:eastAsia="en-US"/>
              </w:rPr>
            </w:pPr>
            <w:ins w:id="1866" w:author="Guo, Shicheng" w:date="2019-11-07T23:48:00Z">
              <w:r w:rsidRPr="00150177">
                <w:rPr>
                  <w:rFonts w:ascii="Calibri" w:eastAsia="Times New Roman" w:hAnsi="Calibri" w:cs="Calibri"/>
                  <w:color w:val="000000"/>
                  <w:kern w:val="0"/>
                  <w:sz w:val="22"/>
                  <w:lang w:eastAsia="en-US"/>
                </w:rPr>
                <w:t>0.033839233</w:t>
              </w:r>
            </w:ins>
          </w:p>
        </w:tc>
        <w:tc>
          <w:tcPr>
            <w:tcW w:w="1387" w:type="dxa"/>
            <w:noWrap/>
            <w:hideMark/>
            <w:tcPrChange w:id="1867" w:author="Guo, Shicheng" w:date="2019-11-07T23:48:00Z">
              <w:tcPr>
                <w:tcW w:w="1260" w:type="dxa"/>
                <w:tcBorders>
                  <w:top w:val="nil"/>
                  <w:left w:val="nil"/>
                  <w:bottom w:val="nil"/>
                  <w:right w:val="nil"/>
                </w:tcBorders>
                <w:shd w:val="clear" w:color="auto" w:fill="auto"/>
                <w:noWrap/>
                <w:vAlign w:val="bottom"/>
                <w:hideMark/>
              </w:tcPr>
            </w:tcPrChange>
          </w:tcPr>
          <w:p w14:paraId="01D65ED1"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68" w:author="Guo, Shicheng" w:date="2019-11-07T23:48:00Z"/>
                <w:rFonts w:ascii="Calibri" w:eastAsia="Times New Roman" w:hAnsi="Calibri" w:cs="Calibri"/>
                <w:color w:val="000000"/>
                <w:kern w:val="0"/>
                <w:sz w:val="22"/>
                <w:lang w:eastAsia="en-US"/>
              </w:rPr>
            </w:pPr>
            <w:ins w:id="1869" w:author="Guo, Shicheng" w:date="2019-11-07T23:48:00Z">
              <w:r w:rsidRPr="00150177">
                <w:rPr>
                  <w:rFonts w:ascii="Calibri" w:eastAsia="Times New Roman" w:hAnsi="Calibri" w:cs="Calibri"/>
                  <w:color w:val="000000"/>
                  <w:kern w:val="0"/>
                  <w:sz w:val="22"/>
                  <w:lang w:eastAsia="en-US"/>
                </w:rPr>
                <w:t>0.00661441</w:t>
              </w:r>
            </w:ins>
          </w:p>
        </w:tc>
        <w:tc>
          <w:tcPr>
            <w:tcW w:w="1387" w:type="dxa"/>
            <w:noWrap/>
            <w:hideMark/>
            <w:tcPrChange w:id="1870" w:author="Guo, Shicheng" w:date="2019-11-07T23:48:00Z">
              <w:tcPr>
                <w:tcW w:w="1260" w:type="dxa"/>
                <w:tcBorders>
                  <w:top w:val="nil"/>
                  <w:left w:val="nil"/>
                  <w:bottom w:val="nil"/>
                  <w:right w:val="nil"/>
                </w:tcBorders>
                <w:shd w:val="clear" w:color="auto" w:fill="auto"/>
                <w:noWrap/>
                <w:vAlign w:val="bottom"/>
                <w:hideMark/>
              </w:tcPr>
            </w:tcPrChange>
          </w:tcPr>
          <w:p w14:paraId="18003897"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71" w:author="Guo, Shicheng" w:date="2019-11-07T23:48:00Z"/>
                <w:rFonts w:ascii="Calibri" w:eastAsia="Times New Roman" w:hAnsi="Calibri" w:cs="Calibri"/>
                <w:color w:val="000000"/>
                <w:kern w:val="0"/>
                <w:sz w:val="22"/>
                <w:lang w:eastAsia="en-US"/>
              </w:rPr>
            </w:pPr>
            <w:ins w:id="1872" w:author="Guo, Shicheng" w:date="2019-11-07T23:48:00Z">
              <w:r w:rsidRPr="00150177">
                <w:rPr>
                  <w:rFonts w:ascii="Calibri" w:eastAsia="Times New Roman" w:hAnsi="Calibri" w:cs="Calibri"/>
                  <w:color w:val="000000"/>
                  <w:kern w:val="0"/>
                  <w:sz w:val="22"/>
                  <w:lang w:eastAsia="en-US"/>
                </w:rPr>
                <w:t>5.115986845</w:t>
              </w:r>
            </w:ins>
          </w:p>
        </w:tc>
        <w:tc>
          <w:tcPr>
            <w:tcW w:w="1387" w:type="dxa"/>
            <w:noWrap/>
            <w:hideMark/>
            <w:tcPrChange w:id="1873" w:author="Guo, Shicheng" w:date="2019-11-07T23:48:00Z">
              <w:tcPr>
                <w:tcW w:w="1260" w:type="dxa"/>
                <w:tcBorders>
                  <w:top w:val="nil"/>
                  <w:left w:val="nil"/>
                  <w:bottom w:val="nil"/>
                  <w:right w:val="nil"/>
                </w:tcBorders>
                <w:shd w:val="clear" w:color="auto" w:fill="auto"/>
                <w:noWrap/>
                <w:vAlign w:val="bottom"/>
                <w:hideMark/>
              </w:tcPr>
            </w:tcPrChange>
          </w:tcPr>
          <w:p w14:paraId="5B87C954"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74" w:author="Guo, Shicheng" w:date="2019-11-07T23:48:00Z"/>
                <w:rFonts w:ascii="Calibri" w:eastAsia="Times New Roman" w:hAnsi="Calibri" w:cs="Calibri"/>
                <w:color w:val="000000"/>
                <w:kern w:val="0"/>
                <w:sz w:val="22"/>
                <w:lang w:eastAsia="en-US"/>
              </w:rPr>
            </w:pPr>
            <w:ins w:id="1875" w:author="Guo, Shicheng" w:date="2019-11-07T23:48:00Z">
              <w:r w:rsidRPr="00150177">
                <w:rPr>
                  <w:rFonts w:ascii="Calibri" w:eastAsia="Times New Roman" w:hAnsi="Calibri" w:cs="Calibri"/>
                  <w:color w:val="000000"/>
                  <w:kern w:val="0"/>
                  <w:sz w:val="22"/>
                  <w:lang w:eastAsia="en-US"/>
                </w:rPr>
                <w:t>3.10E-05</w:t>
              </w:r>
            </w:ins>
          </w:p>
        </w:tc>
        <w:tc>
          <w:tcPr>
            <w:tcW w:w="1575" w:type="dxa"/>
            <w:noWrap/>
            <w:hideMark/>
            <w:tcPrChange w:id="1876" w:author="Guo, Shicheng" w:date="2019-11-07T23:48:00Z">
              <w:tcPr>
                <w:tcW w:w="1540" w:type="dxa"/>
                <w:tcBorders>
                  <w:top w:val="nil"/>
                  <w:left w:val="nil"/>
                  <w:bottom w:val="nil"/>
                  <w:right w:val="nil"/>
                </w:tcBorders>
                <w:shd w:val="clear" w:color="auto" w:fill="auto"/>
                <w:noWrap/>
                <w:vAlign w:val="bottom"/>
                <w:hideMark/>
              </w:tcPr>
            </w:tcPrChange>
          </w:tcPr>
          <w:p w14:paraId="03438F82"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1877" w:author="Guo, Shicheng" w:date="2019-11-07T23:48:00Z"/>
                <w:rFonts w:ascii="Calibri" w:eastAsia="Times New Roman" w:hAnsi="Calibri" w:cs="Calibri"/>
                <w:color w:val="000000"/>
                <w:kern w:val="0"/>
                <w:sz w:val="22"/>
                <w:lang w:eastAsia="en-US"/>
              </w:rPr>
            </w:pPr>
            <w:ins w:id="1878" w:author="Guo, Shicheng" w:date="2019-11-07T23:48:00Z">
              <w:r w:rsidRPr="00150177">
                <w:rPr>
                  <w:rFonts w:ascii="Calibri" w:eastAsia="Times New Roman" w:hAnsi="Calibri" w:cs="Calibri"/>
                  <w:color w:val="000000"/>
                  <w:kern w:val="0"/>
                  <w:sz w:val="22"/>
                  <w:lang w:eastAsia="en-US"/>
                </w:rPr>
                <w:t>DHRS4L2</w:t>
              </w:r>
            </w:ins>
          </w:p>
        </w:tc>
      </w:tr>
      <w:tr w:rsidR="00150177" w:rsidRPr="00150177" w14:paraId="6B8B6491" w14:textId="77777777" w:rsidTr="00464089">
        <w:trPr>
          <w:trHeight w:val="300"/>
          <w:ins w:id="1879" w:author="Guo, Shicheng" w:date="2019-11-07T23:48:00Z"/>
          <w:trPrChange w:id="1880"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1881" w:author="Guo, Shicheng" w:date="2019-11-07T23:48:00Z">
              <w:tcPr>
                <w:tcW w:w="600" w:type="dxa"/>
                <w:tcBorders>
                  <w:top w:val="nil"/>
                  <w:left w:val="nil"/>
                  <w:bottom w:val="nil"/>
                  <w:right w:val="nil"/>
                </w:tcBorders>
                <w:shd w:val="clear" w:color="auto" w:fill="auto"/>
                <w:noWrap/>
                <w:vAlign w:val="bottom"/>
                <w:hideMark/>
              </w:tcPr>
            </w:tcPrChange>
          </w:tcPr>
          <w:p w14:paraId="5F533C2A" w14:textId="77777777" w:rsidR="00150177" w:rsidRPr="00150177" w:rsidRDefault="00150177" w:rsidP="00150177">
            <w:pPr>
              <w:widowControl/>
              <w:jc w:val="left"/>
              <w:rPr>
                <w:ins w:id="1882" w:author="Guo, Shicheng" w:date="2019-11-07T23:48:00Z"/>
                <w:rFonts w:ascii="Calibri" w:eastAsia="Times New Roman" w:hAnsi="Calibri" w:cs="Calibri"/>
                <w:color w:val="000000"/>
                <w:kern w:val="0"/>
                <w:sz w:val="22"/>
                <w:lang w:eastAsia="en-US"/>
              </w:rPr>
            </w:pPr>
            <w:ins w:id="1883" w:author="Guo, Shicheng" w:date="2019-11-07T23:48:00Z">
              <w:r w:rsidRPr="00150177">
                <w:rPr>
                  <w:rFonts w:ascii="Calibri" w:eastAsia="Times New Roman" w:hAnsi="Calibri" w:cs="Calibri"/>
                  <w:color w:val="000000"/>
                  <w:kern w:val="0"/>
                  <w:sz w:val="22"/>
                  <w:lang w:eastAsia="en-US"/>
                </w:rPr>
                <w:t>chr8</w:t>
              </w:r>
            </w:ins>
          </w:p>
        </w:tc>
        <w:tc>
          <w:tcPr>
            <w:tcW w:w="1220" w:type="dxa"/>
            <w:noWrap/>
            <w:hideMark/>
            <w:tcPrChange w:id="1884" w:author="Guo, Shicheng" w:date="2019-11-07T23:48:00Z">
              <w:tcPr>
                <w:tcW w:w="1060" w:type="dxa"/>
                <w:tcBorders>
                  <w:top w:val="nil"/>
                  <w:left w:val="nil"/>
                  <w:bottom w:val="nil"/>
                  <w:right w:val="nil"/>
                </w:tcBorders>
                <w:shd w:val="clear" w:color="auto" w:fill="auto"/>
                <w:noWrap/>
                <w:vAlign w:val="bottom"/>
                <w:hideMark/>
              </w:tcPr>
            </w:tcPrChange>
          </w:tcPr>
          <w:p w14:paraId="17380C26"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85" w:author="Guo, Shicheng" w:date="2019-11-07T23:48:00Z"/>
                <w:rFonts w:ascii="Calibri" w:eastAsia="Times New Roman" w:hAnsi="Calibri" w:cs="Calibri"/>
                <w:color w:val="000000"/>
                <w:kern w:val="0"/>
                <w:sz w:val="22"/>
                <w:lang w:eastAsia="en-US"/>
              </w:rPr>
            </w:pPr>
            <w:ins w:id="1886" w:author="Guo, Shicheng" w:date="2019-11-07T23:48:00Z">
              <w:r w:rsidRPr="00150177">
                <w:rPr>
                  <w:rFonts w:ascii="Calibri" w:eastAsia="Times New Roman" w:hAnsi="Calibri" w:cs="Calibri"/>
                  <w:color w:val="000000"/>
                  <w:kern w:val="0"/>
                  <w:sz w:val="22"/>
                  <w:lang w:eastAsia="en-US"/>
                </w:rPr>
                <w:t>77585155</w:t>
              </w:r>
            </w:ins>
          </w:p>
        </w:tc>
        <w:tc>
          <w:tcPr>
            <w:tcW w:w="1220" w:type="dxa"/>
            <w:noWrap/>
            <w:hideMark/>
            <w:tcPrChange w:id="1887" w:author="Guo, Shicheng" w:date="2019-11-07T23:48:00Z">
              <w:tcPr>
                <w:tcW w:w="1060" w:type="dxa"/>
                <w:tcBorders>
                  <w:top w:val="nil"/>
                  <w:left w:val="nil"/>
                  <w:bottom w:val="nil"/>
                  <w:right w:val="nil"/>
                </w:tcBorders>
                <w:shd w:val="clear" w:color="auto" w:fill="auto"/>
                <w:noWrap/>
                <w:vAlign w:val="bottom"/>
                <w:hideMark/>
              </w:tcPr>
            </w:tcPrChange>
          </w:tcPr>
          <w:p w14:paraId="5C36CF11"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88" w:author="Guo, Shicheng" w:date="2019-11-07T23:48:00Z"/>
                <w:rFonts w:ascii="Calibri" w:eastAsia="Times New Roman" w:hAnsi="Calibri" w:cs="Calibri"/>
                <w:color w:val="000000"/>
                <w:kern w:val="0"/>
                <w:sz w:val="22"/>
                <w:lang w:eastAsia="en-US"/>
              </w:rPr>
            </w:pPr>
            <w:ins w:id="1889" w:author="Guo, Shicheng" w:date="2019-11-07T23:48:00Z">
              <w:r w:rsidRPr="00150177">
                <w:rPr>
                  <w:rFonts w:ascii="Calibri" w:eastAsia="Times New Roman" w:hAnsi="Calibri" w:cs="Calibri"/>
                  <w:color w:val="000000"/>
                  <w:kern w:val="0"/>
                  <w:sz w:val="22"/>
                  <w:lang w:eastAsia="en-US"/>
                </w:rPr>
                <w:t>77586330</w:t>
              </w:r>
            </w:ins>
          </w:p>
        </w:tc>
        <w:tc>
          <w:tcPr>
            <w:tcW w:w="1387" w:type="dxa"/>
            <w:noWrap/>
            <w:hideMark/>
            <w:tcPrChange w:id="1890" w:author="Guo, Shicheng" w:date="2019-11-07T23:48:00Z">
              <w:tcPr>
                <w:tcW w:w="1260" w:type="dxa"/>
                <w:tcBorders>
                  <w:top w:val="nil"/>
                  <w:left w:val="nil"/>
                  <w:bottom w:val="nil"/>
                  <w:right w:val="nil"/>
                </w:tcBorders>
                <w:shd w:val="clear" w:color="auto" w:fill="auto"/>
                <w:noWrap/>
                <w:vAlign w:val="bottom"/>
                <w:hideMark/>
              </w:tcPr>
            </w:tcPrChange>
          </w:tcPr>
          <w:p w14:paraId="3DB2A108"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91" w:author="Guo, Shicheng" w:date="2019-11-07T23:48:00Z"/>
                <w:rFonts w:ascii="Calibri" w:eastAsia="Times New Roman" w:hAnsi="Calibri" w:cs="Calibri"/>
                <w:color w:val="000000"/>
                <w:kern w:val="0"/>
                <w:sz w:val="22"/>
                <w:lang w:eastAsia="en-US"/>
              </w:rPr>
            </w:pPr>
            <w:ins w:id="1892" w:author="Guo, Shicheng" w:date="2019-11-07T23:48:00Z">
              <w:r w:rsidRPr="00150177">
                <w:rPr>
                  <w:rFonts w:ascii="Calibri" w:eastAsia="Times New Roman" w:hAnsi="Calibri" w:cs="Calibri"/>
                  <w:color w:val="000000"/>
                  <w:kern w:val="0"/>
                  <w:sz w:val="22"/>
                  <w:lang w:eastAsia="en-US"/>
                </w:rPr>
                <w:t>0.030396192</w:t>
              </w:r>
            </w:ins>
          </w:p>
        </w:tc>
        <w:tc>
          <w:tcPr>
            <w:tcW w:w="1387" w:type="dxa"/>
            <w:noWrap/>
            <w:hideMark/>
            <w:tcPrChange w:id="1893" w:author="Guo, Shicheng" w:date="2019-11-07T23:48:00Z">
              <w:tcPr>
                <w:tcW w:w="1260" w:type="dxa"/>
                <w:tcBorders>
                  <w:top w:val="nil"/>
                  <w:left w:val="nil"/>
                  <w:bottom w:val="nil"/>
                  <w:right w:val="nil"/>
                </w:tcBorders>
                <w:shd w:val="clear" w:color="auto" w:fill="auto"/>
                <w:noWrap/>
                <w:vAlign w:val="bottom"/>
                <w:hideMark/>
              </w:tcPr>
            </w:tcPrChange>
          </w:tcPr>
          <w:p w14:paraId="08D8924A"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94" w:author="Guo, Shicheng" w:date="2019-11-07T23:48:00Z"/>
                <w:rFonts w:ascii="Calibri" w:eastAsia="Times New Roman" w:hAnsi="Calibri" w:cs="Calibri"/>
                <w:color w:val="000000"/>
                <w:kern w:val="0"/>
                <w:sz w:val="22"/>
                <w:lang w:eastAsia="en-US"/>
              </w:rPr>
            </w:pPr>
            <w:ins w:id="1895" w:author="Guo, Shicheng" w:date="2019-11-07T23:48:00Z">
              <w:r w:rsidRPr="00150177">
                <w:rPr>
                  <w:rFonts w:ascii="Calibri" w:eastAsia="Times New Roman" w:hAnsi="Calibri" w:cs="Calibri"/>
                  <w:color w:val="000000"/>
                  <w:kern w:val="0"/>
                  <w:sz w:val="22"/>
                  <w:lang w:eastAsia="en-US"/>
                </w:rPr>
                <w:t>0.005944863</w:t>
              </w:r>
            </w:ins>
          </w:p>
        </w:tc>
        <w:tc>
          <w:tcPr>
            <w:tcW w:w="1387" w:type="dxa"/>
            <w:noWrap/>
            <w:hideMark/>
            <w:tcPrChange w:id="1896" w:author="Guo, Shicheng" w:date="2019-11-07T23:48:00Z">
              <w:tcPr>
                <w:tcW w:w="1260" w:type="dxa"/>
                <w:tcBorders>
                  <w:top w:val="nil"/>
                  <w:left w:val="nil"/>
                  <w:bottom w:val="nil"/>
                  <w:right w:val="nil"/>
                </w:tcBorders>
                <w:shd w:val="clear" w:color="auto" w:fill="auto"/>
                <w:noWrap/>
                <w:vAlign w:val="bottom"/>
                <w:hideMark/>
              </w:tcPr>
            </w:tcPrChange>
          </w:tcPr>
          <w:p w14:paraId="7770E750"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897" w:author="Guo, Shicheng" w:date="2019-11-07T23:48:00Z"/>
                <w:rFonts w:ascii="Calibri" w:eastAsia="Times New Roman" w:hAnsi="Calibri" w:cs="Calibri"/>
                <w:color w:val="000000"/>
                <w:kern w:val="0"/>
                <w:sz w:val="22"/>
                <w:lang w:eastAsia="en-US"/>
              </w:rPr>
            </w:pPr>
            <w:ins w:id="1898" w:author="Guo, Shicheng" w:date="2019-11-07T23:48:00Z">
              <w:r w:rsidRPr="00150177">
                <w:rPr>
                  <w:rFonts w:ascii="Calibri" w:eastAsia="Times New Roman" w:hAnsi="Calibri" w:cs="Calibri"/>
                  <w:color w:val="000000"/>
                  <w:kern w:val="0"/>
                  <w:sz w:val="22"/>
                  <w:lang w:eastAsia="en-US"/>
                </w:rPr>
                <w:t>5.113018437</w:t>
              </w:r>
            </w:ins>
          </w:p>
        </w:tc>
        <w:tc>
          <w:tcPr>
            <w:tcW w:w="1387" w:type="dxa"/>
            <w:noWrap/>
            <w:hideMark/>
            <w:tcPrChange w:id="1899" w:author="Guo, Shicheng" w:date="2019-11-07T23:48:00Z">
              <w:tcPr>
                <w:tcW w:w="1260" w:type="dxa"/>
                <w:tcBorders>
                  <w:top w:val="nil"/>
                  <w:left w:val="nil"/>
                  <w:bottom w:val="nil"/>
                  <w:right w:val="nil"/>
                </w:tcBorders>
                <w:shd w:val="clear" w:color="auto" w:fill="auto"/>
                <w:noWrap/>
                <w:vAlign w:val="bottom"/>
                <w:hideMark/>
              </w:tcPr>
            </w:tcPrChange>
          </w:tcPr>
          <w:p w14:paraId="4166DE60"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00" w:author="Guo, Shicheng" w:date="2019-11-07T23:48:00Z"/>
                <w:rFonts w:ascii="Calibri" w:eastAsia="Times New Roman" w:hAnsi="Calibri" w:cs="Calibri"/>
                <w:color w:val="000000"/>
                <w:kern w:val="0"/>
                <w:sz w:val="22"/>
                <w:lang w:eastAsia="en-US"/>
              </w:rPr>
            </w:pPr>
            <w:ins w:id="1901" w:author="Guo, Shicheng" w:date="2019-11-07T23:48:00Z">
              <w:r w:rsidRPr="00150177">
                <w:rPr>
                  <w:rFonts w:ascii="Calibri" w:eastAsia="Times New Roman" w:hAnsi="Calibri" w:cs="Calibri"/>
                  <w:color w:val="000000"/>
                  <w:kern w:val="0"/>
                  <w:sz w:val="22"/>
                  <w:lang w:eastAsia="en-US"/>
                </w:rPr>
                <w:t>3.12E-05</w:t>
              </w:r>
            </w:ins>
          </w:p>
        </w:tc>
        <w:tc>
          <w:tcPr>
            <w:tcW w:w="1575" w:type="dxa"/>
            <w:noWrap/>
            <w:hideMark/>
            <w:tcPrChange w:id="1902" w:author="Guo, Shicheng" w:date="2019-11-07T23:48:00Z">
              <w:tcPr>
                <w:tcW w:w="1540" w:type="dxa"/>
                <w:tcBorders>
                  <w:top w:val="nil"/>
                  <w:left w:val="nil"/>
                  <w:bottom w:val="nil"/>
                  <w:right w:val="nil"/>
                </w:tcBorders>
                <w:shd w:val="clear" w:color="auto" w:fill="auto"/>
                <w:noWrap/>
                <w:vAlign w:val="bottom"/>
                <w:hideMark/>
              </w:tcPr>
            </w:tcPrChange>
          </w:tcPr>
          <w:p w14:paraId="226DDB86"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1903" w:author="Guo, Shicheng" w:date="2019-11-07T23:48:00Z"/>
                <w:rFonts w:ascii="Calibri" w:eastAsia="Times New Roman" w:hAnsi="Calibri" w:cs="Calibri"/>
                <w:color w:val="000000"/>
                <w:kern w:val="0"/>
                <w:sz w:val="22"/>
                <w:lang w:eastAsia="en-US"/>
              </w:rPr>
            </w:pPr>
            <w:ins w:id="1904" w:author="Guo, Shicheng" w:date="2019-11-07T23:48:00Z">
              <w:r w:rsidRPr="00150177">
                <w:rPr>
                  <w:rFonts w:ascii="Calibri" w:eastAsia="Times New Roman" w:hAnsi="Calibri" w:cs="Calibri"/>
                  <w:color w:val="000000"/>
                  <w:kern w:val="0"/>
                  <w:sz w:val="22"/>
                  <w:lang w:eastAsia="en-US"/>
                </w:rPr>
                <w:t>ZFHX4-AS1</w:t>
              </w:r>
            </w:ins>
          </w:p>
        </w:tc>
      </w:tr>
      <w:tr w:rsidR="00150177" w:rsidRPr="00150177" w14:paraId="4F5F494E" w14:textId="77777777" w:rsidTr="00464089">
        <w:trPr>
          <w:trHeight w:val="300"/>
          <w:ins w:id="1905" w:author="Guo, Shicheng" w:date="2019-11-07T23:48:00Z"/>
          <w:trPrChange w:id="1906"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1907" w:author="Guo, Shicheng" w:date="2019-11-07T23:48:00Z">
              <w:tcPr>
                <w:tcW w:w="600" w:type="dxa"/>
                <w:tcBorders>
                  <w:top w:val="nil"/>
                  <w:left w:val="nil"/>
                  <w:bottom w:val="nil"/>
                  <w:right w:val="nil"/>
                </w:tcBorders>
                <w:shd w:val="clear" w:color="auto" w:fill="auto"/>
                <w:noWrap/>
                <w:vAlign w:val="bottom"/>
                <w:hideMark/>
              </w:tcPr>
            </w:tcPrChange>
          </w:tcPr>
          <w:p w14:paraId="5D9DF40D" w14:textId="77777777" w:rsidR="00150177" w:rsidRPr="00150177" w:rsidRDefault="00150177" w:rsidP="00150177">
            <w:pPr>
              <w:widowControl/>
              <w:jc w:val="left"/>
              <w:rPr>
                <w:ins w:id="1908" w:author="Guo, Shicheng" w:date="2019-11-07T23:48:00Z"/>
                <w:rFonts w:ascii="Calibri" w:eastAsia="Times New Roman" w:hAnsi="Calibri" w:cs="Calibri"/>
                <w:color w:val="000000"/>
                <w:kern w:val="0"/>
                <w:sz w:val="22"/>
                <w:lang w:eastAsia="en-US"/>
              </w:rPr>
            </w:pPr>
            <w:ins w:id="1909" w:author="Guo, Shicheng" w:date="2019-11-07T23:48:00Z">
              <w:r w:rsidRPr="00150177">
                <w:rPr>
                  <w:rFonts w:ascii="Calibri" w:eastAsia="Times New Roman" w:hAnsi="Calibri" w:cs="Calibri"/>
                  <w:color w:val="000000"/>
                  <w:kern w:val="0"/>
                  <w:sz w:val="22"/>
                  <w:lang w:eastAsia="en-US"/>
                </w:rPr>
                <w:lastRenderedPageBreak/>
                <w:t>chr22</w:t>
              </w:r>
            </w:ins>
          </w:p>
        </w:tc>
        <w:tc>
          <w:tcPr>
            <w:tcW w:w="1220" w:type="dxa"/>
            <w:noWrap/>
            <w:hideMark/>
            <w:tcPrChange w:id="1910" w:author="Guo, Shicheng" w:date="2019-11-07T23:48:00Z">
              <w:tcPr>
                <w:tcW w:w="1060" w:type="dxa"/>
                <w:tcBorders>
                  <w:top w:val="nil"/>
                  <w:left w:val="nil"/>
                  <w:bottom w:val="nil"/>
                  <w:right w:val="nil"/>
                </w:tcBorders>
                <w:shd w:val="clear" w:color="auto" w:fill="auto"/>
                <w:noWrap/>
                <w:vAlign w:val="bottom"/>
                <w:hideMark/>
              </w:tcPr>
            </w:tcPrChange>
          </w:tcPr>
          <w:p w14:paraId="0FA88DC9"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11" w:author="Guo, Shicheng" w:date="2019-11-07T23:48:00Z"/>
                <w:rFonts w:ascii="Calibri" w:eastAsia="Times New Roman" w:hAnsi="Calibri" w:cs="Calibri"/>
                <w:color w:val="000000"/>
                <w:kern w:val="0"/>
                <w:sz w:val="22"/>
                <w:lang w:eastAsia="en-US"/>
              </w:rPr>
            </w:pPr>
            <w:ins w:id="1912" w:author="Guo, Shicheng" w:date="2019-11-07T23:48:00Z">
              <w:r w:rsidRPr="00150177">
                <w:rPr>
                  <w:rFonts w:ascii="Calibri" w:eastAsia="Times New Roman" w:hAnsi="Calibri" w:cs="Calibri"/>
                  <w:color w:val="000000"/>
                  <w:kern w:val="0"/>
                  <w:sz w:val="22"/>
                  <w:lang w:eastAsia="en-US"/>
                </w:rPr>
                <w:t>21283438</w:t>
              </w:r>
            </w:ins>
          </w:p>
        </w:tc>
        <w:tc>
          <w:tcPr>
            <w:tcW w:w="1220" w:type="dxa"/>
            <w:noWrap/>
            <w:hideMark/>
            <w:tcPrChange w:id="1913" w:author="Guo, Shicheng" w:date="2019-11-07T23:48:00Z">
              <w:tcPr>
                <w:tcW w:w="1060" w:type="dxa"/>
                <w:tcBorders>
                  <w:top w:val="nil"/>
                  <w:left w:val="nil"/>
                  <w:bottom w:val="nil"/>
                  <w:right w:val="nil"/>
                </w:tcBorders>
                <w:shd w:val="clear" w:color="auto" w:fill="auto"/>
                <w:noWrap/>
                <w:vAlign w:val="bottom"/>
                <w:hideMark/>
              </w:tcPr>
            </w:tcPrChange>
          </w:tcPr>
          <w:p w14:paraId="5054238C"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14" w:author="Guo, Shicheng" w:date="2019-11-07T23:48:00Z"/>
                <w:rFonts w:ascii="Calibri" w:eastAsia="Times New Roman" w:hAnsi="Calibri" w:cs="Calibri"/>
                <w:color w:val="000000"/>
                <w:kern w:val="0"/>
                <w:sz w:val="22"/>
                <w:lang w:eastAsia="en-US"/>
              </w:rPr>
            </w:pPr>
            <w:ins w:id="1915" w:author="Guo, Shicheng" w:date="2019-11-07T23:48:00Z">
              <w:r w:rsidRPr="00150177">
                <w:rPr>
                  <w:rFonts w:ascii="Calibri" w:eastAsia="Times New Roman" w:hAnsi="Calibri" w:cs="Calibri"/>
                  <w:color w:val="000000"/>
                  <w:kern w:val="0"/>
                  <w:sz w:val="22"/>
                  <w:lang w:eastAsia="en-US"/>
                </w:rPr>
                <w:t>21283925</w:t>
              </w:r>
            </w:ins>
          </w:p>
        </w:tc>
        <w:tc>
          <w:tcPr>
            <w:tcW w:w="1387" w:type="dxa"/>
            <w:noWrap/>
            <w:hideMark/>
            <w:tcPrChange w:id="1916" w:author="Guo, Shicheng" w:date="2019-11-07T23:48:00Z">
              <w:tcPr>
                <w:tcW w:w="1260" w:type="dxa"/>
                <w:tcBorders>
                  <w:top w:val="nil"/>
                  <w:left w:val="nil"/>
                  <w:bottom w:val="nil"/>
                  <w:right w:val="nil"/>
                </w:tcBorders>
                <w:shd w:val="clear" w:color="auto" w:fill="auto"/>
                <w:noWrap/>
                <w:vAlign w:val="bottom"/>
                <w:hideMark/>
              </w:tcPr>
            </w:tcPrChange>
          </w:tcPr>
          <w:p w14:paraId="46E48F4B"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17" w:author="Guo, Shicheng" w:date="2019-11-07T23:48:00Z"/>
                <w:rFonts w:ascii="Calibri" w:eastAsia="Times New Roman" w:hAnsi="Calibri" w:cs="Calibri"/>
                <w:color w:val="000000"/>
                <w:kern w:val="0"/>
                <w:sz w:val="22"/>
                <w:lang w:eastAsia="en-US"/>
              </w:rPr>
            </w:pPr>
            <w:ins w:id="1918" w:author="Guo, Shicheng" w:date="2019-11-07T23:48:00Z">
              <w:r w:rsidRPr="00150177">
                <w:rPr>
                  <w:rFonts w:ascii="Calibri" w:eastAsia="Times New Roman" w:hAnsi="Calibri" w:cs="Calibri"/>
                  <w:color w:val="000000"/>
                  <w:kern w:val="0"/>
                  <w:sz w:val="22"/>
                  <w:lang w:eastAsia="en-US"/>
                </w:rPr>
                <w:t>0.037378141</w:t>
              </w:r>
            </w:ins>
          </w:p>
        </w:tc>
        <w:tc>
          <w:tcPr>
            <w:tcW w:w="1387" w:type="dxa"/>
            <w:noWrap/>
            <w:hideMark/>
            <w:tcPrChange w:id="1919" w:author="Guo, Shicheng" w:date="2019-11-07T23:48:00Z">
              <w:tcPr>
                <w:tcW w:w="1260" w:type="dxa"/>
                <w:tcBorders>
                  <w:top w:val="nil"/>
                  <w:left w:val="nil"/>
                  <w:bottom w:val="nil"/>
                  <w:right w:val="nil"/>
                </w:tcBorders>
                <w:shd w:val="clear" w:color="auto" w:fill="auto"/>
                <w:noWrap/>
                <w:vAlign w:val="bottom"/>
                <w:hideMark/>
              </w:tcPr>
            </w:tcPrChange>
          </w:tcPr>
          <w:p w14:paraId="495A1D7E"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20" w:author="Guo, Shicheng" w:date="2019-11-07T23:48:00Z"/>
                <w:rFonts w:ascii="Calibri" w:eastAsia="Times New Roman" w:hAnsi="Calibri" w:cs="Calibri"/>
                <w:color w:val="000000"/>
                <w:kern w:val="0"/>
                <w:sz w:val="22"/>
                <w:lang w:eastAsia="en-US"/>
              </w:rPr>
            </w:pPr>
            <w:ins w:id="1921" w:author="Guo, Shicheng" w:date="2019-11-07T23:48:00Z">
              <w:r w:rsidRPr="00150177">
                <w:rPr>
                  <w:rFonts w:ascii="Calibri" w:eastAsia="Times New Roman" w:hAnsi="Calibri" w:cs="Calibri"/>
                  <w:color w:val="000000"/>
                  <w:kern w:val="0"/>
                  <w:sz w:val="22"/>
                  <w:lang w:eastAsia="en-US"/>
                </w:rPr>
                <w:t>0.007415125</w:t>
              </w:r>
            </w:ins>
          </w:p>
        </w:tc>
        <w:tc>
          <w:tcPr>
            <w:tcW w:w="1387" w:type="dxa"/>
            <w:noWrap/>
            <w:hideMark/>
            <w:tcPrChange w:id="1922" w:author="Guo, Shicheng" w:date="2019-11-07T23:48:00Z">
              <w:tcPr>
                <w:tcW w:w="1260" w:type="dxa"/>
                <w:tcBorders>
                  <w:top w:val="nil"/>
                  <w:left w:val="nil"/>
                  <w:bottom w:val="nil"/>
                  <w:right w:val="nil"/>
                </w:tcBorders>
                <w:shd w:val="clear" w:color="auto" w:fill="auto"/>
                <w:noWrap/>
                <w:vAlign w:val="bottom"/>
                <w:hideMark/>
              </w:tcPr>
            </w:tcPrChange>
          </w:tcPr>
          <w:p w14:paraId="212A3E2C"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23" w:author="Guo, Shicheng" w:date="2019-11-07T23:48:00Z"/>
                <w:rFonts w:ascii="Calibri" w:eastAsia="Times New Roman" w:hAnsi="Calibri" w:cs="Calibri"/>
                <w:color w:val="000000"/>
                <w:kern w:val="0"/>
                <w:sz w:val="22"/>
                <w:lang w:eastAsia="en-US"/>
              </w:rPr>
            </w:pPr>
            <w:ins w:id="1924" w:author="Guo, Shicheng" w:date="2019-11-07T23:48:00Z">
              <w:r w:rsidRPr="00150177">
                <w:rPr>
                  <w:rFonts w:ascii="Calibri" w:eastAsia="Times New Roman" w:hAnsi="Calibri" w:cs="Calibri"/>
                  <w:color w:val="000000"/>
                  <w:kern w:val="0"/>
                  <w:sz w:val="22"/>
                  <w:lang w:eastAsia="en-US"/>
                </w:rPr>
                <w:t>5.040797478</w:t>
              </w:r>
            </w:ins>
          </w:p>
        </w:tc>
        <w:tc>
          <w:tcPr>
            <w:tcW w:w="1387" w:type="dxa"/>
            <w:noWrap/>
            <w:hideMark/>
            <w:tcPrChange w:id="1925" w:author="Guo, Shicheng" w:date="2019-11-07T23:48:00Z">
              <w:tcPr>
                <w:tcW w:w="1260" w:type="dxa"/>
                <w:tcBorders>
                  <w:top w:val="nil"/>
                  <w:left w:val="nil"/>
                  <w:bottom w:val="nil"/>
                  <w:right w:val="nil"/>
                </w:tcBorders>
                <w:shd w:val="clear" w:color="auto" w:fill="auto"/>
                <w:noWrap/>
                <w:vAlign w:val="bottom"/>
                <w:hideMark/>
              </w:tcPr>
            </w:tcPrChange>
          </w:tcPr>
          <w:p w14:paraId="6C9FD7D4"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26" w:author="Guo, Shicheng" w:date="2019-11-07T23:48:00Z"/>
                <w:rFonts w:ascii="Calibri" w:eastAsia="Times New Roman" w:hAnsi="Calibri" w:cs="Calibri"/>
                <w:color w:val="000000"/>
                <w:kern w:val="0"/>
                <w:sz w:val="22"/>
                <w:lang w:eastAsia="en-US"/>
              </w:rPr>
            </w:pPr>
            <w:ins w:id="1927" w:author="Guo, Shicheng" w:date="2019-11-07T23:48:00Z">
              <w:r w:rsidRPr="00150177">
                <w:rPr>
                  <w:rFonts w:ascii="Calibri" w:eastAsia="Times New Roman" w:hAnsi="Calibri" w:cs="Calibri"/>
                  <w:color w:val="000000"/>
                  <w:kern w:val="0"/>
                  <w:sz w:val="22"/>
                  <w:lang w:eastAsia="en-US"/>
                </w:rPr>
                <w:t>3.75E-05</w:t>
              </w:r>
            </w:ins>
          </w:p>
        </w:tc>
        <w:tc>
          <w:tcPr>
            <w:tcW w:w="1575" w:type="dxa"/>
            <w:noWrap/>
            <w:hideMark/>
            <w:tcPrChange w:id="1928" w:author="Guo, Shicheng" w:date="2019-11-07T23:48:00Z">
              <w:tcPr>
                <w:tcW w:w="1540" w:type="dxa"/>
                <w:tcBorders>
                  <w:top w:val="nil"/>
                  <w:left w:val="nil"/>
                  <w:bottom w:val="nil"/>
                  <w:right w:val="nil"/>
                </w:tcBorders>
                <w:shd w:val="clear" w:color="auto" w:fill="auto"/>
                <w:noWrap/>
                <w:vAlign w:val="bottom"/>
                <w:hideMark/>
              </w:tcPr>
            </w:tcPrChange>
          </w:tcPr>
          <w:p w14:paraId="4B27C28C"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1929" w:author="Guo, Shicheng" w:date="2019-11-07T23:48:00Z"/>
                <w:rFonts w:ascii="Calibri" w:eastAsia="Times New Roman" w:hAnsi="Calibri" w:cs="Calibri"/>
                <w:color w:val="000000"/>
                <w:kern w:val="0"/>
                <w:sz w:val="22"/>
                <w:lang w:eastAsia="en-US"/>
              </w:rPr>
            </w:pPr>
            <w:ins w:id="1930" w:author="Guo, Shicheng" w:date="2019-11-07T23:48:00Z">
              <w:r w:rsidRPr="00150177">
                <w:rPr>
                  <w:rFonts w:ascii="Calibri" w:eastAsia="Times New Roman" w:hAnsi="Calibri" w:cs="Calibri"/>
                  <w:color w:val="000000"/>
                  <w:kern w:val="0"/>
                  <w:sz w:val="22"/>
                  <w:lang w:eastAsia="en-US"/>
                </w:rPr>
                <w:t>CRKL</w:t>
              </w:r>
            </w:ins>
          </w:p>
        </w:tc>
      </w:tr>
      <w:tr w:rsidR="00150177" w:rsidRPr="00150177" w14:paraId="338187DA" w14:textId="77777777" w:rsidTr="00464089">
        <w:trPr>
          <w:trHeight w:val="300"/>
          <w:ins w:id="1931" w:author="Guo, Shicheng" w:date="2019-11-07T23:48:00Z"/>
          <w:trPrChange w:id="1932"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1933" w:author="Guo, Shicheng" w:date="2019-11-07T23:48:00Z">
              <w:tcPr>
                <w:tcW w:w="600" w:type="dxa"/>
                <w:tcBorders>
                  <w:top w:val="nil"/>
                  <w:left w:val="nil"/>
                  <w:bottom w:val="nil"/>
                  <w:right w:val="nil"/>
                </w:tcBorders>
                <w:shd w:val="clear" w:color="auto" w:fill="auto"/>
                <w:noWrap/>
                <w:vAlign w:val="bottom"/>
                <w:hideMark/>
              </w:tcPr>
            </w:tcPrChange>
          </w:tcPr>
          <w:p w14:paraId="158C0403" w14:textId="77777777" w:rsidR="00150177" w:rsidRPr="00150177" w:rsidRDefault="00150177" w:rsidP="00150177">
            <w:pPr>
              <w:widowControl/>
              <w:jc w:val="left"/>
              <w:rPr>
                <w:ins w:id="1934" w:author="Guo, Shicheng" w:date="2019-11-07T23:48:00Z"/>
                <w:rFonts w:ascii="Calibri" w:eastAsia="Times New Roman" w:hAnsi="Calibri" w:cs="Calibri"/>
                <w:color w:val="000000"/>
                <w:kern w:val="0"/>
                <w:sz w:val="22"/>
                <w:lang w:eastAsia="en-US"/>
              </w:rPr>
            </w:pPr>
            <w:ins w:id="1935" w:author="Guo, Shicheng" w:date="2019-11-07T23:48:00Z">
              <w:r w:rsidRPr="00150177">
                <w:rPr>
                  <w:rFonts w:ascii="Calibri" w:eastAsia="Times New Roman" w:hAnsi="Calibri" w:cs="Calibri"/>
                  <w:color w:val="000000"/>
                  <w:kern w:val="0"/>
                  <w:sz w:val="22"/>
                  <w:lang w:eastAsia="en-US"/>
                </w:rPr>
                <w:t>chr12</w:t>
              </w:r>
            </w:ins>
          </w:p>
        </w:tc>
        <w:tc>
          <w:tcPr>
            <w:tcW w:w="1220" w:type="dxa"/>
            <w:noWrap/>
            <w:hideMark/>
            <w:tcPrChange w:id="1936" w:author="Guo, Shicheng" w:date="2019-11-07T23:48:00Z">
              <w:tcPr>
                <w:tcW w:w="1060" w:type="dxa"/>
                <w:tcBorders>
                  <w:top w:val="nil"/>
                  <w:left w:val="nil"/>
                  <w:bottom w:val="nil"/>
                  <w:right w:val="nil"/>
                </w:tcBorders>
                <w:shd w:val="clear" w:color="auto" w:fill="auto"/>
                <w:noWrap/>
                <w:vAlign w:val="bottom"/>
                <w:hideMark/>
              </w:tcPr>
            </w:tcPrChange>
          </w:tcPr>
          <w:p w14:paraId="3782B64A"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37" w:author="Guo, Shicheng" w:date="2019-11-07T23:48:00Z"/>
                <w:rFonts w:ascii="Calibri" w:eastAsia="Times New Roman" w:hAnsi="Calibri" w:cs="Calibri"/>
                <w:color w:val="000000"/>
                <w:kern w:val="0"/>
                <w:sz w:val="22"/>
                <w:lang w:eastAsia="en-US"/>
              </w:rPr>
            </w:pPr>
            <w:ins w:id="1938" w:author="Guo, Shicheng" w:date="2019-11-07T23:48:00Z">
              <w:r w:rsidRPr="00150177">
                <w:rPr>
                  <w:rFonts w:ascii="Calibri" w:eastAsia="Times New Roman" w:hAnsi="Calibri" w:cs="Calibri"/>
                  <w:color w:val="000000"/>
                  <w:kern w:val="0"/>
                  <w:sz w:val="22"/>
                  <w:lang w:eastAsia="en-US"/>
                </w:rPr>
                <w:t>41100864</w:t>
              </w:r>
            </w:ins>
          </w:p>
        </w:tc>
        <w:tc>
          <w:tcPr>
            <w:tcW w:w="1220" w:type="dxa"/>
            <w:noWrap/>
            <w:hideMark/>
            <w:tcPrChange w:id="1939" w:author="Guo, Shicheng" w:date="2019-11-07T23:48:00Z">
              <w:tcPr>
                <w:tcW w:w="1060" w:type="dxa"/>
                <w:tcBorders>
                  <w:top w:val="nil"/>
                  <w:left w:val="nil"/>
                  <w:bottom w:val="nil"/>
                  <w:right w:val="nil"/>
                </w:tcBorders>
                <w:shd w:val="clear" w:color="auto" w:fill="auto"/>
                <w:noWrap/>
                <w:vAlign w:val="bottom"/>
                <w:hideMark/>
              </w:tcPr>
            </w:tcPrChange>
          </w:tcPr>
          <w:p w14:paraId="2C980E80"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40" w:author="Guo, Shicheng" w:date="2019-11-07T23:48:00Z"/>
                <w:rFonts w:ascii="Calibri" w:eastAsia="Times New Roman" w:hAnsi="Calibri" w:cs="Calibri"/>
                <w:color w:val="000000"/>
                <w:kern w:val="0"/>
                <w:sz w:val="22"/>
                <w:lang w:eastAsia="en-US"/>
              </w:rPr>
            </w:pPr>
            <w:ins w:id="1941" w:author="Guo, Shicheng" w:date="2019-11-07T23:48:00Z">
              <w:r w:rsidRPr="00150177">
                <w:rPr>
                  <w:rFonts w:ascii="Calibri" w:eastAsia="Times New Roman" w:hAnsi="Calibri" w:cs="Calibri"/>
                  <w:color w:val="000000"/>
                  <w:kern w:val="0"/>
                  <w:sz w:val="22"/>
                  <w:lang w:eastAsia="en-US"/>
                </w:rPr>
                <w:t>41101403</w:t>
              </w:r>
            </w:ins>
          </w:p>
        </w:tc>
        <w:tc>
          <w:tcPr>
            <w:tcW w:w="1387" w:type="dxa"/>
            <w:noWrap/>
            <w:hideMark/>
            <w:tcPrChange w:id="1942" w:author="Guo, Shicheng" w:date="2019-11-07T23:48:00Z">
              <w:tcPr>
                <w:tcW w:w="1260" w:type="dxa"/>
                <w:tcBorders>
                  <w:top w:val="nil"/>
                  <w:left w:val="nil"/>
                  <w:bottom w:val="nil"/>
                  <w:right w:val="nil"/>
                </w:tcBorders>
                <w:shd w:val="clear" w:color="auto" w:fill="auto"/>
                <w:noWrap/>
                <w:vAlign w:val="bottom"/>
                <w:hideMark/>
              </w:tcPr>
            </w:tcPrChange>
          </w:tcPr>
          <w:p w14:paraId="60710144"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43" w:author="Guo, Shicheng" w:date="2019-11-07T23:48:00Z"/>
                <w:rFonts w:ascii="Calibri" w:eastAsia="Times New Roman" w:hAnsi="Calibri" w:cs="Calibri"/>
                <w:color w:val="000000"/>
                <w:kern w:val="0"/>
                <w:sz w:val="22"/>
                <w:lang w:eastAsia="en-US"/>
              </w:rPr>
            </w:pPr>
            <w:ins w:id="1944" w:author="Guo, Shicheng" w:date="2019-11-07T23:48:00Z">
              <w:r w:rsidRPr="00150177">
                <w:rPr>
                  <w:rFonts w:ascii="Calibri" w:eastAsia="Times New Roman" w:hAnsi="Calibri" w:cs="Calibri"/>
                  <w:color w:val="000000"/>
                  <w:kern w:val="0"/>
                  <w:sz w:val="22"/>
                  <w:lang w:eastAsia="en-US"/>
                </w:rPr>
                <w:t>0.020656768</w:t>
              </w:r>
            </w:ins>
          </w:p>
        </w:tc>
        <w:tc>
          <w:tcPr>
            <w:tcW w:w="1387" w:type="dxa"/>
            <w:noWrap/>
            <w:hideMark/>
            <w:tcPrChange w:id="1945" w:author="Guo, Shicheng" w:date="2019-11-07T23:48:00Z">
              <w:tcPr>
                <w:tcW w:w="1260" w:type="dxa"/>
                <w:tcBorders>
                  <w:top w:val="nil"/>
                  <w:left w:val="nil"/>
                  <w:bottom w:val="nil"/>
                  <w:right w:val="nil"/>
                </w:tcBorders>
                <w:shd w:val="clear" w:color="auto" w:fill="auto"/>
                <w:noWrap/>
                <w:vAlign w:val="bottom"/>
                <w:hideMark/>
              </w:tcPr>
            </w:tcPrChange>
          </w:tcPr>
          <w:p w14:paraId="6A4A7374"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46" w:author="Guo, Shicheng" w:date="2019-11-07T23:48:00Z"/>
                <w:rFonts w:ascii="Calibri" w:eastAsia="Times New Roman" w:hAnsi="Calibri" w:cs="Calibri"/>
                <w:color w:val="000000"/>
                <w:kern w:val="0"/>
                <w:sz w:val="22"/>
                <w:lang w:eastAsia="en-US"/>
              </w:rPr>
            </w:pPr>
            <w:ins w:id="1947" w:author="Guo, Shicheng" w:date="2019-11-07T23:48:00Z">
              <w:r w:rsidRPr="00150177">
                <w:rPr>
                  <w:rFonts w:ascii="Calibri" w:eastAsia="Times New Roman" w:hAnsi="Calibri" w:cs="Calibri"/>
                  <w:color w:val="000000"/>
                  <w:kern w:val="0"/>
                  <w:sz w:val="22"/>
                  <w:lang w:eastAsia="en-US"/>
                </w:rPr>
                <w:t>0.004103872</w:t>
              </w:r>
            </w:ins>
          </w:p>
        </w:tc>
        <w:tc>
          <w:tcPr>
            <w:tcW w:w="1387" w:type="dxa"/>
            <w:noWrap/>
            <w:hideMark/>
            <w:tcPrChange w:id="1948" w:author="Guo, Shicheng" w:date="2019-11-07T23:48:00Z">
              <w:tcPr>
                <w:tcW w:w="1260" w:type="dxa"/>
                <w:tcBorders>
                  <w:top w:val="nil"/>
                  <w:left w:val="nil"/>
                  <w:bottom w:val="nil"/>
                  <w:right w:val="nil"/>
                </w:tcBorders>
                <w:shd w:val="clear" w:color="auto" w:fill="auto"/>
                <w:noWrap/>
                <w:vAlign w:val="bottom"/>
                <w:hideMark/>
              </w:tcPr>
            </w:tcPrChange>
          </w:tcPr>
          <w:p w14:paraId="453C1C9B"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49" w:author="Guo, Shicheng" w:date="2019-11-07T23:48:00Z"/>
                <w:rFonts w:ascii="Calibri" w:eastAsia="Times New Roman" w:hAnsi="Calibri" w:cs="Calibri"/>
                <w:color w:val="000000"/>
                <w:kern w:val="0"/>
                <w:sz w:val="22"/>
                <w:lang w:eastAsia="en-US"/>
              </w:rPr>
            </w:pPr>
            <w:ins w:id="1950" w:author="Guo, Shicheng" w:date="2019-11-07T23:48:00Z">
              <w:r w:rsidRPr="00150177">
                <w:rPr>
                  <w:rFonts w:ascii="Calibri" w:eastAsia="Times New Roman" w:hAnsi="Calibri" w:cs="Calibri"/>
                  <w:color w:val="000000"/>
                  <w:kern w:val="0"/>
                  <w:sz w:val="22"/>
                  <w:lang w:eastAsia="en-US"/>
                </w:rPr>
                <w:t>5.033482171</w:t>
              </w:r>
            </w:ins>
          </w:p>
        </w:tc>
        <w:tc>
          <w:tcPr>
            <w:tcW w:w="1387" w:type="dxa"/>
            <w:noWrap/>
            <w:hideMark/>
            <w:tcPrChange w:id="1951" w:author="Guo, Shicheng" w:date="2019-11-07T23:48:00Z">
              <w:tcPr>
                <w:tcW w:w="1260" w:type="dxa"/>
                <w:tcBorders>
                  <w:top w:val="nil"/>
                  <w:left w:val="nil"/>
                  <w:bottom w:val="nil"/>
                  <w:right w:val="nil"/>
                </w:tcBorders>
                <w:shd w:val="clear" w:color="auto" w:fill="auto"/>
                <w:noWrap/>
                <w:vAlign w:val="bottom"/>
                <w:hideMark/>
              </w:tcPr>
            </w:tcPrChange>
          </w:tcPr>
          <w:p w14:paraId="2E223CA1"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52" w:author="Guo, Shicheng" w:date="2019-11-07T23:48:00Z"/>
                <w:rFonts w:ascii="Calibri" w:eastAsia="Times New Roman" w:hAnsi="Calibri" w:cs="Calibri"/>
                <w:color w:val="000000"/>
                <w:kern w:val="0"/>
                <w:sz w:val="22"/>
                <w:lang w:eastAsia="en-US"/>
              </w:rPr>
            </w:pPr>
            <w:ins w:id="1953" w:author="Guo, Shicheng" w:date="2019-11-07T23:48:00Z">
              <w:r w:rsidRPr="00150177">
                <w:rPr>
                  <w:rFonts w:ascii="Calibri" w:eastAsia="Times New Roman" w:hAnsi="Calibri" w:cs="Calibri"/>
                  <w:color w:val="000000"/>
                  <w:kern w:val="0"/>
                  <w:sz w:val="22"/>
                  <w:lang w:eastAsia="en-US"/>
                </w:rPr>
                <w:t>3.82E-05</w:t>
              </w:r>
            </w:ins>
          </w:p>
        </w:tc>
        <w:tc>
          <w:tcPr>
            <w:tcW w:w="1575" w:type="dxa"/>
            <w:noWrap/>
            <w:hideMark/>
            <w:tcPrChange w:id="1954" w:author="Guo, Shicheng" w:date="2019-11-07T23:48:00Z">
              <w:tcPr>
                <w:tcW w:w="1540" w:type="dxa"/>
                <w:tcBorders>
                  <w:top w:val="nil"/>
                  <w:left w:val="nil"/>
                  <w:bottom w:val="nil"/>
                  <w:right w:val="nil"/>
                </w:tcBorders>
                <w:shd w:val="clear" w:color="auto" w:fill="auto"/>
                <w:noWrap/>
                <w:vAlign w:val="bottom"/>
                <w:hideMark/>
              </w:tcPr>
            </w:tcPrChange>
          </w:tcPr>
          <w:p w14:paraId="727CA98D"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1955" w:author="Guo, Shicheng" w:date="2019-11-07T23:48:00Z"/>
                <w:rFonts w:ascii="Calibri" w:eastAsia="Times New Roman" w:hAnsi="Calibri" w:cs="Calibri"/>
                <w:color w:val="000000"/>
                <w:kern w:val="0"/>
                <w:sz w:val="22"/>
                <w:lang w:eastAsia="en-US"/>
              </w:rPr>
            </w:pPr>
            <w:ins w:id="1956" w:author="Guo, Shicheng" w:date="2019-11-07T23:48:00Z">
              <w:r w:rsidRPr="00150177">
                <w:rPr>
                  <w:rFonts w:ascii="Calibri" w:eastAsia="Times New Roman" w:hAnsi="Calibri" w:cs="Calibri"/>
                  <w:color w:val="000000"/>
                  <w:kern w:val="0"/>
                  <w:sz w:val="22"/>
                  <w:lang w:eastAsia="en-US"/>
                </w:rPr>
                <w:t>CNTN1</w:t>
              </w:r>
            </w:ins>
          </w:p>
        </w:tc>
      </w:tr>
      <w:tr w:rsidR="00150177" w:rsidRPr="00150177" w14:paraId="137DA147" w14:textId="77777777" w:rsidTr="00464089">
        <w:trPr>
          <w:trHeight w:val="300"/>
          <w:ins w:id="1957" w:author="Guo, Shicheng" w:date="2019-11-07T23:48:00Z"/>
          <w:trPrChange w:id="1958"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1959" w:author="Guo, Shicheng" w:date="2019-11-07T23:48:00Z">
              <w:tcPr>
                <w:tcW w:w="600" w:type="dxa"/>
                <w:tcBorders>
                  <w:top w:val="nil"/>
                  <w:left w:val="nil"/>
                  <w:bottom w:val="nil"/>
                  <w:right w:val="nil"/>
                </w:tcBorders>
                <w:shd w:val="clear" w:color="auto" w:fill="auto"/>
                <w:noWrap/>
                <w:vAlign w:val="bottom"/>
                <w:hideMark/>
              </w:tcPr>
            </w:tcPrChange>
          </w:tcPr>
          <w:p w14:paraId="0B4572F7" w14:textId="77777777" w:rsidR="00150177" w:rsidRPr="00150177" w:rsidRDefault="00150177" w:rsidP="00150177">
            <w:pPr>
              <w:widowControl/>
              <w:jc w:val="left"/>
              <w:rPr>
                <w:ins w:id="1960" w:author="Guo, Shicheng" w:date="2019-11-07T23:48:00Z"/>
                <w:rFonts w:ascii="Calibri" w:eastAsia="Times New Roman" w:hAnsi="Calibri" w:cs="Calibri"/>
                <w:color w:val="000000"/>
                <w:kern w:val="0"/>
                <w:sz w:val="22"/>
                <w:lang w:eastAsia="en-US"/>
              </w:rPr>
            </w:pPr>
            <w:ins w:id="1961" w:author="Guo, Shicheng" w:date="2019-11-07T23:48:00Z">
              <w:r w:rsidRPr="00150177">
                <w:rPr>
                  <w:rFonts w:ascii="Calibri" w:eastAsia="Times New Roman" w:hAnsi="Calibri" w:cs="Calibri"/>
                  <w:color w:val="000000"/>
                  <w:kern w:val="0"/>
                  <w:sz w:val="22"/>
                  <w:lang w:eastAsia="en-US"/>
                </w:rPr>
                <w:t>chr15</w:t>
              </w:r>
            </w:ins>
          </w:p>
        </w:tc>
        <w:tc>
          <w:tcPr>
            <w:tcW w:w="1220" w:type="dxa"/>
            <w:noWrap/>
            <w:hideMark/>
            <w:tcPrChange w:id="1962" w:author="Guo, Shicheng" w:date="2019-11-07T23:48:00Z">
              <w:tcPr>
                <w:tcW w:w="1060" w:type="dxa"/>
                <w:tcBorders>
                  <w:top w:val="nil"/>
                  <w:left w:val="nil"/>
                  <w:bottom w:val="nil"/>
                  <w:right w:val="nil"/>
                </w:tcBorders>
                <w:shd w:val="clear" w:color="auto" w:fill="auto"/>
                <w:noWrap/>
                <w:vAlign w:val="bottom"/>
                <w:hideMark/>
              </w:tcPr>
            </w:tcPrChange>
          </w:tcPr>
          <w:p w14:paraId="02582D20"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63" w:author="Guo, Shicheng" w:date="2019-11-07T23:48:00Z"/>
                <w:rFonts w:ascii="Calibri" w:eastAsia="Times New Roman" w:hAnsi="Calibri" w:cs="Calibri"/>
                <w:color w:val="000000"/>
                <w:kern w:val="0"/>
                <w:sz w:val="22"/>
                <w:lang w:eastAsia="en-US"/>
              </w:rPr>
            </w:pPr>
            <w:ins w:id="1964" w:author="Guo, Shicheng" w:date="2019-11-07T23:48:00Z">
              <w:r w:rsidRPr="00150177">
                <w:rPr>
                  <w:rFonts w:ascii="Calibri" w:eastAsia="Times New Roman" w:hAnsi="Calibri" w:cs="Calibri"/>
                  <w:color w:val="000000"/>
                  <w:kern w:val="0"/>
                  <w:sz w:val="22"/>
                  <w:lang w:eastAsia="en-US"/>
                </w:rPr>
                <w:t>79324293</w:t>
              </w:r>
            </w:ins>
          </w:p>
        </w:tc>
        <w:tc>
          <w:tcPr>
            <w:tcW w:w="1220" w:type="dxa"/>
            <w:noWrap/>
            <w:hideMark/>
            <w:tcPrChange w:id="1965" w:author="Guo, Shicheng" w:date="2019-11-07T23:48:00Z">
              <w:tcPr>
                <w:tcW w:w="1060" w:type="dxa"/>
                <w:tcBorders>
                  <w:top w:val="nil"/>
                  <w:left w:val="nil"/>
                  <w:bottom w:val="nil"/>
                  <w:right w:val="nil"/>
                </w:tcBorders>
                <w:shd w:val="clear" w:color="auto" w:fill="auto"/>
                <w:noWrap/>
                <w:vAlign w:val="bottom"/>
                <w:hideMark/>
              </w:tcPr>
            </w:tcPrChange>
          </w:tcPr>
          <w:p w14:paraId="0BC7CB5E"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66" w:author="Guo, Shicheng" w:date="2019-11-07T23:48:00Z"/>
                <w:rFonts w:ascii="Calibri" w:eastAsia="Times New Roman" w:hAnsi="Calibri" w:cs="Calibri"/>
                <w:color w:val="000000"/>
                <w:kern w:val="0"/>
                <w:sz w:val="22"/>
                <w:lang w:eastAsia="en-US"/>
              </w:rPr>
            </w:pPr>
            <w:ins w:id="1967" w:author="Guo, Shicheng" w:date="2019-11-07T23:48:00Z">
              <w:r w:rsidRPr="00150177">
                <w:rPr>
                  <w:rFonts w:ascii="Calibri" w:eastAsia="Times New Roman" w:hAnsi="Calibri" w:cs="Calibri"/>
                  <w:color w:val="000000"/>
                  <w:kern w:val="0"/>
                  <w:sz w:val="22"/>
                  <w:lang w:eastAsia="en-US"/>
                </w:rPr>
                <w:t>79324689</w:t>
              </w:r>
            </w:ins>
          </w:p>
        </w:tc>
        <w:tc>
          <w:tcPr>
            <w:tcW w:w="1387" w:type="dxa"/>
            <w:noWrap/>
            <w:hideMark/>
            <w:tcPrChange w:id="1968" w:author="Guo, Shicheng" w:date="2019-11-07T23:48:00Z">
              <w:tcPr>
                <w:tcW w:w="1260" w:type="dxa"/>
                <w:tcBorders>
                  <w:top w:val="nil"/>
                  <w:left w:val="nil"/>
                  <w:bottom w:val="nil"/>
                  <w:right w:val="nil"/>
                </w:tcBorders>
                <w:shd w:val="clear" w:color="auto" w:fill="auto"/>
                <w:noWrap/>
                <w:vAlign w:val="bottom"/>
                <w:hideMark/>
              </w:tcPr>
            </w:tcPrChange>
          </w:tcPr>
          <w:p w14:paraId="0AD1851C"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69" w:author="Guo, Shicheng" w:date="2019-11-07T23:48:00Z"/>
                <w:rFonts w:ascii="Calibri" w:eastAsia="Times New Roman" w:hAnsi="Calibri" w:cs="Calibri"/>
                <w:color w:val="000000"/>
                <w:kern w:val="0"/>
                <w:sz w:val="22"/>
                <w:lang w:eastAsia="en-US"/>
              </w:rPr>
            </w:pPr>
            <w:ins w:id="1970" w:author="Guo, Shicheng" w:date="2019-11-07T23:48:00Z">
              <w:r w:rsidRPr="00150177">
                <w:rPr>
                  <w:rFonts w:ascii="Calibri" w:eastAsia="Times New Roman" w:hAnsi="Calibri" w:cs="Calibri"/>
                  <w:color w:val="000000"/>
                  <w:kern w:val="0"/>
                  <w:sz w:val="22"/>
                  <w:lang w:eastAsia="en-US"/>
                </w:rPr>
                <w:t>0.029426077</w:t>
              </w:r>
            </w:ins>
          </w:p>
        </w:tc>
        <w:tc>
          <w:tcPr>
            <w:tcW w:w="1387" w:type="dxa"/>
            <w:noWrap/>
            <w:hideMark/>
            <w:tcPrChange w:id="1971" w:author="Guo, Shicheng" w:date="2019-11-07T23:48:00Z">
              <w:tcPr>
                <w:tcW w:w="1260" w:type="dxa"/>
                <w:tcBorders>
                  <w:top w:val="nil"/>
                  <w:left w:val="nil"/>
                  <w:bottom w:val="nil"/>
                  <w:right w:val="nil"/>
                </w:tcBorders>
                <w:shd w:val="clear" w:color="auto" w:fill="auto"/>
                <w:noWrap/>
                <w:vAlign w:val="bottom"/>
                <w:hideMark/>
              </w:tcPr>
            </w:tcPrChange>
          </w:tcPr>
          <w:p w14:paraId="22EC30DF"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72" w:author="Guo, Shicheng" w:date="2019-11-07T23:48:00Z"/>
                <w:rFonts w:ascii="Calibri" w:eastAsia="Times New Roman" w:hAnsi="Calibri" w:cs="Calibri"/>
                <w:color w:val="000000"/>
                <w:kern w:val="0"/>
                <w:sz w:val="22"/>
                <w:lang w:eastAsia="en-US"/>
              </w:rPr>
            </w:pPr>
            <w:ins w:id="1973" w:author="Guo, Shicheng" w:date="2019-11-07T23:48:00Z">
              <w:r w:rsidRPr="00150177">
                <w:rPr>
                  <w:rFonts w:ascii="Calibri" w:eastAsia="Times New Roman" w:hAnsi="Calibri" w:cs="Calibri"/>
                  <w:color w:val="000000"/>
                  <w:kern w:val="0"/>
                  <w:sz w:val="22"/>
                  <w:lang w:eastAsia="en-US"/>
                </w:rPr>
                <w:t>0.005894294</w:t>
              </w:r>
            </w:ins>
          </w:p>
        </w:tc>
        <w:tc>
          <w:tcPr>
            <w:tcW w:w="1387" w:type="dxa"/>
            <w:noWrap/>
            <w:hideMark/>
            <w:tcPrChange w:id="1974" w:author="Guo, Shicheng" w:date="2019-11-07T23:48:00Z">
              <w:tcPr>
                <w:tcW w:w="1260" w:type="dxa"/>
                <w:tcBorders>
                  <w:top w:val="nil"/>
                  <w:left w:val="nil"/>
                  <w:bottom w:val="nil"/>
                  <w:right w:val="nil"/>
                </w:tcBorders>
                <w:shd w:val="clear" w:color="auto" w:fill="auto"/>
                <w:noWrap/>
                <w:vAlign w:val="bottom"/>
                <w:hideMark/>
              </w:tcPr>
            </w:tcPrChange>
          </w:tcPr>
          <w:p w14:paraId="5A1B9DF3"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75" w:author="Guo, Shicheng" w:date="2019-11-07T23:48:00Z"/>
                <w:rFonts w:ascii="Calibri" w:eastAsia="Times New Roman" w:hAnsi="Calibri" w:cs="Calibri"/>
                <w:color w:val="000000"/>
                <w:kern w:val="0"/>
                <w:sz w:val="22"/>
                <w:lang w:eastAsia="en-US"/>
              </w:rPr>
            </w:pPr>
            <w:ins w:id="1976" w:author="Guo, Shicheng" w:date="2019-11-07T23:48:00Z">
              <w:r w:rsidRPr="00150177">
                <w:rPr>
                  <w:rFonts w:ascii="Calibri" w:eastAsia="Times New Roman" w:hAnsi="Calibri" w:cs="Calibri"/>
                  <w:color w:val="000000"/>
                  <w:kern w:val="0"/>
                  <w:sz w:val="22"/>
                  <w:lang w:eastAsia="en-US"/>
                </w:rPr>
                <w:t>4.992298531</w:t>
              </w:r>
            </w:ins>
          </w:p>
        </w:tc>
        <w:tc>
          <w:tcPr>
            <w:tcW w:w="1387" w:type="dxa"/>
            <w:noWrap/>
            <w:hideMark/>
            <w:tcPrChange w:id="1977" w:author="Guo, Shicheng" w:date="2019-11-07T23:48:00Z">
              <w:tcPr>
                <w:tcW w:w="1260" w:type="dxa"/>
                <w:tcBorders>
                  <w:top w:val="nil"/>
                  <w:left w:val="nil"/>
                  <w:bottom w:val="nil"/>
                  <w:right w:val="nil"/>
                </w:tcBorders>
                <w:shd w:val="clear" w:color="auto" w:fill="auto"/>
                <w:noWrap/>
                <w:vAlign w:val="bottom"/>
                <w:hideMark/>
              </w:tcPr>
            </w:tcPrChange>
          </w:tcPr>
          <w:p w14:paraId="70875C66"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78" w:author="Guo, Shicheng" w:date="2019-11-07T23:48:00Z"/>
                <w:rFonts w:ascii="Calibri" w:eastAsia="Times New Roman" w:hAnsi="Calibri" w:cs="Calibri"/>
                <w:color w:val="000000"/>
                <w:kern w:val="0"/>
                <w:sz w:val="22"/>
                <w:lang w:eastAsia="en-US"/>
              </w:rPr>
            </w:pPr>
            <w:ins w:id="1979" w:author="Guo, Shicheng" w:date="2019-11-07T23:48:00Z">
              <w:r w:rsidRPr="00150177">
                <w:rPr>
                  <w:rFonts w:ascii="Calibri" w:eastAsia="Times New Roman" w:hAnsi="Calibri" w:cs="Calibri"/>
                  <w:color w:val="000000"/>
                  <w:kern w:val="0"/>
                  <w:sz w:val="22"/>
                  <w:lang w:eastAsia="en-US"/>
                </w:rPr>
                <w:t>4.24E-05</w:t>
              </w:r>
            </w:ins>
          </w:p>
        </w:tc>
        <w:tc>
          <w:tcPr>
            <w:tcW w:w="1575" w:type="dxa"/>
            <w:noWrap/>
            <w:hideMark/>
            <w:tcPrChange w:id="1980" w:author="Guo, Shicheng" w:date="2019-11-07T23:48:00Z">
              <w:tcPr>
                <w:tcW w:w="1540" w:type="dxa"/>
                <w:tcBorders>
                  <w:top w:val="nil"/>
                  <w:left w:val="nil"/>
                  <w:bottom w:val="nil"/>
                  <w:right w:val="nil"/>
                </w:tcBorders>
                <w:shd w:val="clear" w:color="auto" w:fill="auto"/>
                <w:noWrap/>
                <w:vAlign w:val="bottom"/>
                <w:hideMark/>
              </w:tcPr>
            </w:tcPrChange>
          </w:tcPr>
          <w:p w14:paraId="13F0AF31"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1981" w:author="Guo, Shicheng" w:date="2019-11-07T23:48:00Z"/>
                <w:rFonts w:ascii="Calibri" w:eastAsia="Times New Roman" w:hAnsi="Calibri" w:cs="Calibri"/>
                <w:color w:val="000000"/>
                <w:kern w:val="0"/>
                <w:sz w:val="22"/>
                <w:lang w:eastAsia="en-US"/>
              </w:rPr>
            </w:pPr>
            <w:ins w:id="1982" w:author="Guo, Shicheng" w:date="2019-11-07T23:48:00Z">
              <w:r w:rsidRPr="00150177">
                <w:rPr>
                  <w:rFonts w:ascii="Calibri" w:eastAsia="Times New Roman" w:hAnsi="Calibri" w:cs="Calibri"/>
                  <w:color w:val="000000"/>
                  <w:kern w:val="0"/>
                  <w:sz w:val="22"/>
                  <w:lang w:eastAsia="en-US"/>
                </w:rPr>
                <w:t>RASGRF1</w:t>
              </w:r>
            </w:ins>
          </w:p>
        </w:tc>
      </w:tr>
      <w:tr w:rsidR="00150177" w:rsidRPr="00150177" w14:paraId="3413B870" w14:textId="77777777" w:rsidTr="00464089">
        <w:trPr>
          <w:trHeight w:val="300"/>
          <w:ins w:id="1983" w:author="Guo, Shicheng" w:date="2019-11-07T23:48:00Z"/>
          <w:trPrChange w:id="1984"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1985" w:author="Guo, Shicheng" w:date="2019-11-07T23:48:00Z">
              <w:tcPr>
                <w:tcW w:w="600" w:type="dxa"/>
                <w:tcBorders>
                  <w:top w:val="nil"/>
                  <w:left w:val="nil"/>
                  <w:bottom w:val="nil"/>
                  <w:right w:val="nil"/>
                </w:tcBorders>
                <w:shd w:val="clear" w:color="auto" w:fill="auto"/>
                <w:noWrap/>
                <w:vAlign w:val="bottom"/>
                <w:hideMark/>
              </w:tcPr>
            </w:tcPrChange>
          </w:tcPr>
          <w:p w14:paraId="55A0D64A" w14:textId="77777777" w:rsidR="00150177" w:rsidRPr="00150177" w:rsidRDefault="00150177" w:rsidP="00150177">
            <w:pPr>
              <w:widowControl/>
              <w:jc w:val="left"/>
              <w:rPr>
                <w:ins w:id="1986" w:author="Guo, Shicheng" w:date="2019-11-07T23:48:00Z"/>
                <w:rFonts w:ascii="Calibri" w:eastAsia="Times New Roman" w:hAnsi="Calibri" w:cs="Calibri"/>
                <w:color w:val="000000"/>
                <w:kern w:val="0"/>
                <w:sz w:val="22"/>
                <w:lang w:eastAsia="en-US"/>
              </w:rPr>
            </w:pPr>
            <w:ins w:id="1987" w:author="Guo, Shicheng" w:date="2019-11-07T23:48:00Z">
              <w:r w:rsidRPr="00150177">
                <w:rPr>
                  <w:rFonts w:ascii="Calibri" w:eastAsia="Times New Roman" w:hAnsi="Calibri" w:cs="Calibri"/>
                  <w:color w:val="000000"/>
                  <w:kern w:val="0"/>
                  <w:sz w:val="22"/>
                  <w:lang w:eastAsia="en-US"/>
                </w:rPr>
                <w:t>chr5</w:t>
              </w:r>
            </w:ins>
          </w:p>
        </w:tc>
        <w:tc>
          <w:tcPr>
            <w:tcW w:w="1220" w:type="dxa"/>
            <w:noWrap/>
            <w:hideMark/>
            <w:tcPrChange w:id="1988" w:author="Guo, Shicheng" w:date="2019-11-07T23:48:00Z">
              <w:tcPr>
                <w:tcW w:w="1060" w:type="dxa"/>
                <w:tcBorders>
                  <w:top w:val="nil"/>
                  <w:left w:val="nil"/>
                  <w:bottom w:val="nil"/>
                  <w:right w:val="nil"/>
                </w:tcBorders>
                <w:shd w:val="clear" w:color="auto" w:fill="auto"/>
                <w:noWrap/>
                <w:vAlign w:val="bottom"/>
                <w:hideMark/>
              </w:tcPr>
            </w:tcPrChange>
          </w:tcPr>
          <w:p w14:paraId="1649C940"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89" w:author="Guo, Shicheng" w:date="2019-11-07T23:48:00Z"/>
                <w:rFonts w:ascii="Calibri" w:eastAsia="Times New Roman" w:hAnsi="Calibri" w:cs="Calibri"/>
                <w:color w:val="000000"/>
                <w:kern w:val="0"/>
                <w:sz w:val="22"/>
                <w:lang w:eastAsia="en-US"/>
              </w:rPr>
            </w:pPr>
            <w:ins w:id="1990" w:author="Guo, Shicheng" w:date="2019-11-07T23:48:00Z">
              <w:r w:rsidRPr="00150177">
                <w:rPr>
                  <w:rFonts w:ascii="Calibri" w:eastAsia="Times New Roman" w:hAnsi="Calibri" w:cs="Calibri"/>
                  <w:color w:val="000000"/>
                  <w:kern w:val="0"/>
                  <w:sz w:val="22"/>
                  <w:lang w:eastAsia="en-US"/>
                </w:rPr>
                <w:t>138120757</w:t>
              </w:r>
            </w:ins>
          </w:p>
        </w:tc>
        <w:tc>
          <w:tcPr>
            <w:tcW w:w="1220" w:type="dxa"/>
            <w:noWrap/>
            <w:hideMark/>
            <w:tcPrChange w:id="1991" w:author="Guo, Shicheng" w:date="2019-11-07T23:48:00Z">
              <w:tcPr>
                <w:tcW w:w="1060" w:type="dxa"/>
                <w:tcBorders>
                  <w:top w:val="nil"/>
                  <w:left w:val="nil"/>
                  <w:bottom w:val="nil"/>
                  <w:right w:val="nil"/>
                </w:tcBorders>
                <w:shd w:val="clear" w:color="auto" w:fill="auto"/>
                <w:noWrap/>
                <w:vAlign w:val="bottom"/>
                <w:hideMark/>
              </w:tcPr>
            </w:tcPrChange>
          </w:tcPr>
          <w:p w14:paraId="27BA5319"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92" w:author="Guo, Shicheng" w:date="2019-11-07T23:48:00Z"/>
                <w:rFonts w:ascii="Calibri" w:eastAsia="Times New Roman" w:hAnsi="Calibri" w:cs="Calibri"/>
                <w:color w:val="000000"/>
                <w:kern w:val="0"/>
                <w:sz w:val="22"/>
                <w:lang w:eastAsia="en-US"/>
              </w:rPr>
            </w:pPr>
            <w:ins w:id="1993" w:author="Guo, Shicheng" w:date="2019-11-07T23:48:00Z">
              <w:r w:rsidRPr="00150177">
                <w:rPr>
                  <w:rFonts w:ascii="Calibri" w:eastAsia="Times New Roman" w:hAnsi="Calibri" w:cs="Calibri"/>
                  <w:color w:val="000000"/>
                  <w:kern w:val="0"/>
                  <w:sz w:val="22"/>
                  <w:lang w:eastAsia="en-US"/>
                </w:rPr>
                <w:t>138121234</w:t>
              </w:r>
            </w:ins>
          </w:p>
        </w:tc>
        <w:tc>
          <w:tcPr>
            <w:tcW w:w="1387" w:type="dxa"/>
            <w:noWrap/>
            <w:hideMark/>
            <w:tcPrChange w:id="1994" w:author="Guo, Shicheng" w:date="2019-11-07T23:48:00Z">
              <w:tcPr>
                <w:tcW w:w="1260" w:type="dxa"/>
                <w:tcBorders>
                  <w:top w:val="nil"/>
                  <w:left w:val="nil"/>
                  <w:bottom w:val="nil"/>
                  <w:right w:val="nil"/>
                </w:tcBorders>
                <w:shd w:val="clear" w:color="auto" w:fill="auto"/>
                <w:noWrap/>
                <w:vAlign w:val="bottom"/>
                <w:hideMark/>
              </w:tcPr>
            </w:tcPrChange>
          </w:tcPr>
          <w:p w14:paraId="3212BE6C"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95" w:author="Guo, Shicheng" w:date="2019-11-07T23:48:00Z"/>
                <w:rFonts w:ascii="Calibri" w:eastAsia="Times New Roman" w:hAnsi="Calibri" w:cs="Calibri"/>
                <w:color w:val="000000"/>
                <w:kern w:val="0"/>
                <w:sz w:val="22"/>
                <w:lang w:eastAsia="en-US"/>
              </w:rPr>
            </w:pPr>
            <w:ins w:id="1996" w:author="Guo, Shicheng" w:date="2019-11-07T23:48:00Z">
              <w:r w:rsidRPr="00150177">
                <w:rPr>
                  <w:rFonts w:ascii="Calibri" w:eastAsia="Times New Roman" w:hAnsi="Calibri" w:cs="Calibri"/>
                  <w:color w:val="000000"/>
                  <w:kern w:val="0"/>
                  <w:sz w:val="22"/>
                  <w:lang w:eastAsia="en-US"/>
                </w:rPr>
                <w:t>0.021332153</w:t>
              </w:r>
            </w:ins>
          </w:p>
        </w:tc>
        <w:tc>
          <w:tcPr>
            <w:tcW w:w="1387" w:type="dxa"/>
            <w:noWrap/>
            <w:hideMark/>
            <w:tcPrChange w:id="1997" w:author="Guo, Shicheng" w:date="2019-11-07T23:48:00Z">
              <w:tcPr>
                <w:tcW w:w="1260" w:type="dxa"/>
                <w:tcBorders>
                  <w:top w:val="nil"/>
                  <w:left w:val="nil"/>
                  <w:bottom w:val="nil"/>
                  <w:right w:val="nil"/>
                </w:tcBorders>
                <w:shd w:val="clear" w:color="auto" w:fill="auto"/>
                <w:noWrap/>
                <w:vAlign w:val="bottom"/>
                <w:hideMark/>
              </w:tcPr>
            </w:tcPrChange>
          </w:tcPr>
          <w:p w14:paraId="142014FF"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1998" w:author="Guo, Shicheng" w:date="2019-11-07T23:48:00Z"/>
                <w:rFonts w:ascii="Calibri" w:eastAsia="Times New Roman" w:hAnsi="Calibri" w:cs="Calibri"/>
                <w:color w:val="000000"/>
                <w:kern w:val="0"/>
                <w:sz w:val="22"/>
                <w:lang w:eastAsia="en-US"/>
              </w:rPr>
            </w:pPr>
            <w:ins w:id="1999" w:author="Guo, Shicheng" w:date="2019-11-07T23:48:00Z">
              <w:r w:rsidRPr="00150177">
                <w:rPr>
                  <w:rFonts w:ascii="Calibri" w:eastAsia="Times New Roman" w:hAnsi="Calibri" w:cs="Calibri"/>
                  <w:color w:val="000000"/>
                  <w:kern w:val="0"/>
                  <w:sz w:val="22"/>
                  <w:lang w:eastAsia="en-US"/>
                </w:rPr>
                <w:t>0.004316851</w:t>
              </w:r>
            </w:ins>
          </w:p>
        </w:tc>
        <w:tc>
          <w:tcPr>
            <w:tcW w:w="1387" w:type="dxa"/>
            <w:noWrap/>
            <w:hideMark/>
            <w:tcPrChange w:id="2000" w:author="Guo, Shicheng" w:date="2019-11-07T23:48:00Z">
              <w:tcPr>
                <w:tcW w:w="1260" w:type="dxa"/>
                <w:tcBorders>
                  <w:top w:val="nil"/>
                  <w:left w:val="nil"/>
                  <w:bottom w:val="nil"/>
                  <w:right w:val="nil"/>
                </w:tcBorders>
                <w:shd w:val="clear" w:color="auto" w:fill="auto"/>
                <w:noWrap/>
                <w:vAlign w:val="bottom"/>
                <w:hideMark/>
              </w:tcPr>
            </w:tcPrChange>
          </w:tcPr>
          <w:p w14:paraId="2DD2335C"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01" w:author="Guo, Shicheng" w:date="2019-11-07T23:48:00Z"/>
                <w:rFonts w:ascii="Calibri" w:eastAsia="Times New Roman" w:hAnsi="Calibri" w:cs="Calibri"/>
                <w:color w:val="000000"/>
                <w:kern w:val="0"/>
                <w:sz w:val="22"/>
                <w:lang w:eastAsia="en-US"/>
              </w:rPr>
            </w:pPr>
            <w:ins w:id="2002" w:author="Guo, Shicheng" w:date="2019-11-07T23:48:00Z">
              <w:r w:rsidRPr="00150177">
                <w:rPr>
                  <w:rFonts w:ascii="Calibri" w:eastAsia="Times New Roman" w:hAnsi="Calibri" w:cs="Calibri"/>
                  <w:color w:val="000000"/>
                  <w:kern w:val="0"/>
                  <w:sz w:val="22"/>
                  <w:lang w:eastAsia="en-US"/>
                </w:rPr>
                <w:t>4.941600501</w:t>
              </w:r>
            </w:ins>
          </w:p>
        </w:tc>
        <w:tc>
          <w:tcPr>
            <w:tcW w:w="1387" w:type="dxa"/>
            <w:noWrap/>
            <w:hideMark/>
            <w:tcPrChange w:id="2003" w:author="Guo, Shicheng" w:date="2019-11-07T23:48:00Z">
              <w:tcPr>
                <w:tcW w:w="1260" w:type="dxa"/>
                <w:tcBorders>
                  <w:top w:val="nil"/>
                  <w:left w:val="nil"/>
                  <w:bottom w:val="nil"/>
                  <w:right w:val="nil"/>
                </w:tcBorders>
                <w:shd w:val="clear" w:color="auto" w:fill="auto"/>
                <w:noWrap/>
                <w:vAlign w:val="bottom"/>
                <w:hideMark/>
              </w:tcPr>
            </w:tcPrChange>
          </w:tcPr>
          <w:p w14:paraId="74091727"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04" w:author="Guo, Shicheng" w:date="2019-11-07T23:48:00Z"/>
                <w:rFonts w:ascii="Calibri" w:eastAsia="Times New Roman" w:hAnsi="Calibri" w:cs="Calibri"/>
                <w:color w:val="000000"/>
                <w:kern w:val="0"/>
                <w:sz w:val="22"/>
                <w:lang w:eastAsia="en-US"/>
              </w:rPr>
            </w:pPr>
            <w:ins w:id="2005" w:author="Guo, Shicheng" w:date="2019-11-07T23:48:00Z">
              <w:r w:rsidRPr="00150177">
                <w:rPr>
                  <w:rFonts w:ascii="Calibri" w:eastAsia="Times New Roman" w:hAnsi="Calibri" w:cs="Calibri"/>
                  <w:color w:val="000000"/>
                  <w:kern w:val="0"/>
                  <w:sz w:val="22"/>
                  <w:lang w:eastAsia="en-US"/>
                </w:rPr>
                <w:t>4.82E-05</w:t>
              </w:r>
            </w:ins>
          </w:p>
        </w:tc>
        <w:tc>
          <w:tcPr>
            <w:tcW w:w="1575" w:type="dxa"/>
            <w:noWrap/>
            <w:hideMark/>
            <w:tcPrChange w:id="2006" w:author="Guo, Shicheng" w:date="2019-11-07T23:48:00Z">
              <w:tcPr>
                <w:tcW w:w="1540" w:type="dxa"/>
                <w:tcBorders>
                  <w:top w:val="nil"/>
                  <w:left w:val="nil"/>
                  <w:bottom w:val="nil"/>
                  <w:right w:val="nil"/>
                </w:tcBorders>
                <w:shd w:val="clear" w:color="auto" w:fill="auto"/>
                <w:noWrap/>
                <w:vAlign w:val="bottom"/>
                <w:hideMark/>
              </w:tcPr>
            </w:tcPrChange>
          </w:tcPr>
          <w:p w14:paraId="1BCA1EFE"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2007" w:author="Guo, Shicheng" w:date="2019-11-07T23:48:00Z"/>
                <w:rFonts w:ascii="Calibri" w:eastAsia="Times New Roman" w:hAnsi="Calibri" w:cs="Calibri"/>
                <w:color w:val="000000"/>
                <w:kern w:val="0"/>
                <w:sz w:val="22"/>
                <w:lang w:eastAsia="en-US"/>
              </w:rPr>
            </w:pPr>
            <w:ins w:id="2008" w:author="Guo, Shicheng" w:date="2019-11-07T23:48:00Z">
              <w:r w:rsidRPr="00150177">
                <w:rPr>
                  <w:rFonts w:ascii="Calibri" w:eastAsia="Times New Roman" w:hAnsi="Calibri" w:cs="Calibri"/>
                  <w:color w:val="000000"/>
                  <w:kern w:val="0"/>
                  <w:sz w:val="22"/>
                  <w:lang w:eastAsia="en-US"/>
                </w:rPr>
                <w:t>CTNNA1</w:t>
              </w:r>
            </w:ins>
          </w:p>
        </w:tc>
      </w:tr>
      <w:tr w:rsidR="00150177" w:rsidRPr="00150177" w14:paraId="14D8C0E0" w14:textId="77777777" w:rsidTr="00464089">
        <w:trPr>
          <w:trHeight w:val="300"/>
          <w:ins w:id="2009" w:author="Guo, Shicheng" w:date="2019-11-07T23:48:00Z"/>
          <w:trPrChange w:id="2010"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2011" w:author="Guo, Shicheng" w:date="2019-11-07T23:48:00Z">
              <w:tcPr>
                <w:tcW w:w="600" w:type="dxa"/>
                <w:tcBorders>
                  <w:top w:val="nil"/>
                  <w:left w:val="nil"/>
                  <w:bottom w:val="nil"/>
                  <w:right w:val="nil"/>
                </w:tcBorders>
                <w:shd w:val="clear" w:color="auto" w:fill="auto"/>
                <w:noWrap/>
                <w:vAlign w:val="bottom"/>
                <w:hideMark/>
              </w:tcPr>
            </w:tcPrChange>
          </w:tcPr>
          <w:p w14:paraId="73976312" w14:textId="77777777" w:rsidR="00150177" w:rsidRPr="00150177" w:rsidRDefault="00150177" w:rsidP="00150177">
            <w:pPr>
              <w:widowControl/>
              <w:jc w:val="left"/>
              <w:rPr>
                <w:ins w:id="2012" w:author="Guo, Shicheng" w:date="2019-11-07T23:48:00Z"/>
                <w:rFonts w:ascii="Calibri" w:eastAsia="Times New Roman" w:hAnsi="Calibri" w:cs="Calibri"/>
                <w:color w:val="000000"/>
                <w:kern w:val="0"/>
                <w:sz w:val="22"/>
                <w:lang w:eastAsia="en-US"/>
              </w:rPr>
            </w:pPr>
            <w:ins w:id="2013" w:author="Guo, Shicheng" w:date="2019-11-07T23:48:00Z">
              <w:r w:rsidRPr="00150177">
                <w:rPr>
                  <w:rFonts w:ascii="Calibri" w:eastAsia="Times New Roman" w:hAnsi="Calibri" w:cs="Calibri"/>
                  <w:color w:val="000000"/>
                  <w:kern w:val="0"/>
                  <w:sz w:val="22"/>
                  <w:lang w:eastAsia="en-US"/>
                </w:rPr>
                <w:t>chr3</w:t>
              </w:r>
            </w:ins>
          </w:p>
        </w:tc>
        <w:tc>
          <w:tcPr>
            <w:tcW w:w="1220" w:type="dxa"/>
            <w:noWrap/>
            <w:hideMark/>
            <w:tcPrChange w:id="2014" w:author="Guo, Shicheng" w:date="2019-11-07T23:48:00Z">
              <w:tcPr>
                <w:tcW w:w="1060" w:type="dxa"/>
                <w:tcBorders>
                  <w:top w:val="nil"/>
                  <w:left w:val="nil"/>
                  <w:bottom w:val="nil"/>
                  <w:right w:val="nil"/>
                </w:tcBorders>
                <w:shd w:val="clear" w:color="auto" w:fill="auto"/>
                <w:noWrap/>
                <w:vAlign w:val="bottom"/>
                <w:hideMark/>
              </w:tcPr>
            </w:tcPrChange>
          </w:tcPr>
          <w:p w14:paraId="11C0A732"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15" w:author="Guo, Shicheng" w:date="2019-11-07T23:48:00Z"/>
                <w:rFonts w:ascii="Calibri" w:eastAsia="Times New Roman" w:hAnsi="Calibri" w:cs="Calibri"/>
                <w:color w:val="000000"/>
                <w:kern w:val="0"/>
                <w:sz w:val="22"/>
                <w:lang w:eastAsia="en-US"/>
              </w:rPr>
            </w:pPr>
            <w:ins w:id="2016" w:author="Guo, Shicheng" w:date="2019-11-07T23:48:00Z">
              <w:r w:rsidRPr="00150177">
                <w:rPr>
                  <w:rFonts w:ascii="Calibri" w:eastAsia="Times New Roman" w:hAnsi="Calibri" w:cs="Calibri"/>
                  <w:color w:val="000000"/>
                  <w:kern w:val="0"/>
                  <w:sz w:val="22"/>
                  <w:lang w:eastAsia="en-US"/>
                </w:rPr>
                <w:t>186447464</w:t>
              </w:r>
            </w:ins>
          </w:p>
        </w:tc>
        <w:tc>
          <w:tcPr>
            <w:tcW w:w="1220" w:type="dxa"/>
            <w:noWrap/>
            <w:hideMark/>
            <w:tcPrChange w:id="2017" w:author="Guo, Shicheng" w:date="2019-11-07T23:48:00Z">
              <w:tcPr>
                <w:tcW w:w="1060" w:type="dxa"/>
                <w:tcBorders>
                  <w:top w:val="nil"/>
                  <w:left w:val="nil"/>
                  <w:bottom w:val="nil"/>
                  <w:right w:val="nil"/>
                </w:tcBorders>
                <w:shd w:val="clear" w:color="auto" w:fill="auto"/>
                <w:noWrap/>
                <w:vAlign w:val="bottom"/>
                <w:hideMark/>
              </w:tcPr>
            </w:tcPrChange>
          </w:tcPr>
          <w:p w14:paraId="26DAF42B"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18" w:author="Guo, Shicheng" w:date="2019-11-07T23:48:00Z"/>
                <w:rFonts w:ascii="Calibri" w:eastAsia="Times New Roman" w:hAnsi="Calibri" w:cs="Calibri"/>
                <w:color w:val="000000"/>
                <w:kern w:val="0"/>
                <w:sz w:val="22"/>
                <w:lang w:eastAsia="en-US"/>
              </w:rPr>
            </w:pPr>
            <w:ins w:id="2019" w:author="Guo, Shicheng" w:date="2019-11-07T23:48:00Z">
              <w:r w:rsidRPr="00150177">
                <w:rPr>
                  <w:rFonts w:ascii="Calibri" w:eastAsia="Times New Roman" w:hAnsi="Calibri" w:cs="Calibri"/>
                  <w:color w:val="000000"/>
                  <w:kern w:val="0"/>
                  <w:sz w:val="22"/>
                  <w:lang w:eastAsia="en-US"/>
                </w:rPr>
                <w:t>186447829</w:t>
              </w:r>
            </w:ins>
          </w:p>
        </w:tc>
        <w:tc>
          <w:tcPr>
            <w:tcW w:w="1387" w:type="dxa"/>
            <w:noWrap/>
            <w:hideMark/>
            <w:tcPrChange w:id="2020" w:author="Guo, Shicheng" w:date="2019-11-07T23:48:00Z">
              <w:tcPr>
                <w:tcW w:w="1260" w:type="dxa"/>
                <w:tcBorders>
                  <w:top w:val="nil"/>
                  <w:left w:val="nil"/>
                  <w:bottom w:val="nil"/>
                  <w:right w:val="nil"/>
                </w:tcBorders>
                <w:shd w:val="clear" w:color="auto" w:fill="auto"/>
                <w:noWrap/>
                <w:vAlign w:val="bottom"/>
                <w:hideMark/>
              </w:tcPr>
            </w:tcPrChange>
          </w:tcPr>
          <w:p w14:paraId="38D5E8A4"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21" w:author="Guo, Shicheng" w:date="2019-11-07T23:48:00Z"/>
                <w:rFonts w:ascii="Calibri" w:eastAsia="Times New Roman" w:hAnsi="Calibri" w:cs="Calibri"/>
                <w:color w:val="000000"/>
                <w:kern w:val="0"/>
                <w:sz w:val="22"/>
                <w:lang w:eastAsia="en-US"/>
              </w:rPr>
            </w:pPr>
            <w:ins w:id="2022" w:author="Guo, Shicheng" w:date="2019-11-07T23:48:00Z">
              <w:r w:rsidRPr="00150177">
                <w:rPr>
                  <w:rFonts w:ascii="Calibri" w:eastAsia="Times New Roman" w:hAnsi="Calibri" w:cs="Calibri"/>
                  <w:color w:val="000000"/>
                  <w:kern w:val="0"/>
                  <w:sz w:val="22"/>
                  <w:lang w:eastAsia="en-US"/>
                </w:rPr>
                <w:t>0.036594616</w:t>
              </w:r>
            </w:ins>
          </w:p>
        </w:tc>
        <w:tc>
          <w:tcPr>
            <w:tcW w:w="1387" w:type="dxa"/>
            <w:noWrap/>
            <w:hideMark/>
            <w:tcPrChange w:id="2023" w:author="Guo, Shicheng" w:date="2019-11-07T23:48:00Z">
              <w:tcPr>
                <w:tcW w:w="1260" w:type="dxa"/>
                <w:tcBorders>
                  <w:top w:val="nil"/>
                  <w:left w:val="nil"/>
                  <w:bottom w:val="nil"/>
                  <w:right w:val="nil"/>
                </w:tcBorders>
                <w:shd w:val="clear" w:color="auto" w:fill="auto"/>
                <w:noWrap/>
                <w:vAlign w:val="bottom"/>
                <w:hideMark/>
              </w:tcPr>
            </w:tcPrChange>
          </w:tcPr>
          <w:p w14:paraId="014ABF50"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24" w:author="Guo, Shicheng" w:date="2019-11-07T23:48:00Z"/>
                <w:rFonts w:ascii="Calibri" w:eastAsia="Times New Roman" w:hAnsi="Calibri" w:cs="Calibri"/>
                <w:color w:val="000000"/>
                <w:kern w:val="0"/>
                <w:sz w:val="22"/>
                <w:lang w:eastAsia="en-US"/>
              </w:rPr>
            </w:pPr>
            <w:ins w:id="2025" w:author="Guo, Shicheng" w:date="2019-11-07T23:48:00Z">
              <w:r w:rsidRPr="00150177">
                <w:rPr>
                  <w:rFonts w:ascii="Calibri" w:eastAsia="Times New Roman" w:hAnsi="Calibri" w:cs="Calibri"/>
                  <w:color w:val="000000"/>
                  <w:kern w:val="0"/>
                  <w:sz w:val="22"/>
                  <w:lang w:eastAsia="en-US"/>
                </w:rPr>
                <w:t>0.007484354</w:t>
              </w:r>
            </w:ins>
          </w:p>
        </w:tc>
        <w:tc>
          <w:tcPr>
            <w:tcW w:w="1387" w:type="dxa"/>
            <w:noWrap/>
            <w:hideMark/>
            <w:tcPrChange w:id="2026" w:author="Guo, Shicheng" w:date="2019-11-07T23:48:00Z">
              <w:tcPr>
                <w:tcW w:w="1260" w:type="dxa"/>
                <w:tcBorders>
                  <w:top w:val="nil"/>
                  <w:left w:val="nil"/>
                  <w:bottom w:val="nil"/>
                  <w:right w:val="nil"/>
                </w:tcBorders>
                <w:shd w:val="clear" w:color="auto" w:fill="auto"/>
                <w:noWrap/>
                <w:vAlign w:val="bottom"/>
                <w:hideMark/>
              </w:tcPr>
            </w:tcPrChange>
          </w:tcPr>
          <w:p w14:paraId="2B9A0A79"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27" w:author="Guo, Shicheng" w:date="2019-11-07T23:48:00Z"/>
                <w:rFonts w:ascii="Calibri" w:eastAsia="Times New Roman" w:hAnsi="Calibri" w:cs="Calibri"/>
                <w:color w:val="000000"/>
                <w:kern w:val="0"/>
                <w:sz w:val="22"/>
                <w:lang w:eastAsia="en-US"/>
              </w:rPr>
            </w:pPr>
            <w:ins w:id="2028" w:author="Guo, Shicheng" w:date="2019-11-07T23:48:00Z">
              <w:r w:rsidRPr="00150177">
                <w:rPr>
                  <w:rFonts w:ascii="Calibri" w:eastAsia="Times New Roman" w:hAnsi="Calibri" w:cs="Calibri"/>
                  <w:color w:val="000000"/>
                  <w:kern w:val="0"/>
                  <w:sz w:val="22"/>
                  <w:lang w:eastAsia="en-US"/>
                </w:rPr>
                <w:t>4.889481939</w:t>
              </w:r>
            </w:ins>
          </w:p>
        </w:tc>
        <w:tc>
          <w:tcPr>
            <w:tcW w:w="1387" w:type="dxa"/>
            <w:noWrap/>
            <w:hideMark/>
            <w:tcPrChange w:id="2029" w:author="Guo, Shicheng" w:date="2019-11-07T23:48:00Z">
              <w:tcPr>
                <w:tcW w:w="1260" w:type="dxa"/>
                <w:tcBorders>
                  <w:top w:val="nil"/>
                  <w:left w:val="nil"/>
                  <w:bottom w:val="nil"/>
                  <w:right w:val="nil"/>
                </w:tcBorders>
                <w:shd w:val="clear" w:color="auto" w:fill="auto"/>
                <w:noWrap/>
                <w:vAlign w:val="bottom"/>
                <w:hideMark/>
              </w:tcPr>
            </w:tcPrChange>
          </w:tcPr>
          <w:p w14:paraId="4F909674"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30" w:author="Guo, Shicheng" w:date="2019-11-07T23:48:00Z"/>
                <w:rFonts w:ascii="Calibri" w:eastAsia="Times New Roman" w:hAnsi="Calibri" w:cs="Calibri"/>
                <w:color w:val="000000"/>
                <w:kern w:val="0"/>
                <w:sz w:val="22"/>
                <w:lang w:eastAsia="en-US"/>
              </w:rPr>
            </w:pPr>
            <w:ins w:id="2031" w:author="Guo, Shicheng" w:date="2019-11-07T23:48:00Z">
              <w:r w:rsidRPr="00150177">
                <w:rPr>
                  <w:rFonts w:ascii="Calibri" w:eastAsia="Times New Roman" w:hAnsi="Calibri" w:cs="Calibri"/>
                  <w:color w:val="000000"/>
                  <w:kern w:val="0"/>
                  <w:sz w:val="22"/>
                  <w:lang w:eastAsia="en-US"/>
                </w:rPr>
                <w:t>5.50E-05</w:t>
              </w:r>
            </w:ins>
          </w:p>
        </w:tc>
        <w:tc>
          <w:tcPr>
            <w:tcW w:w="1575" w:type="dxa"/>
            <w:noWrap/>
            <w:hideMark/>
            <w:tcPrChange w:id="2032" w:author="Guo, Shicheng" w:date="2019-11-07T23:48:00Z">
              <w:tcPr>
                <w:tcW w:w="1540" w:type="dxa"/>
                <w:tcBorders>
                  <w:top w:val="nil"/>
                  <w:left w:val="nil"/>
                  <w:bottom w:val="nil"/>
                  <w:right w:val="nil"/>
                </w:tcBorders>
                <w:shd w:val="clear" w:color="auto" w:fill="auto"/>
                <w:noWrap/>
                <w:vAlign w:val="bottom"/>
                <w:hideMark/>
              </w:tcPr>
            </w:tcPrChange>
          </w:tcPr>
          <w:p w14:paraId="78E8C4F4"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2033" w:author="Guo, Shicheng" w:date="2019-11-07T23:48:00Z"/>
                <w:rFonts w:ascii="Calibri" w:eastAsia="Times New Roman" w:hAnsi="Calibri" w:cs="Calibri"/>
                <w:color w:val="000000"/>
                <w:kern w:val="0"/>
                <w:sz w:val="22"/>
                <w:lang w:eastAsia="en-US"/>
              </w:rPr>
            </w:pPr>
            <w:ins w:id="2034" w:author="Guo, Shicheng" w:date="2019-11-07T23:48:00Z">
              <w:r w:rsidRPr="00150177">
                <w:rPr>
                  <w:rFonts w:ascii="Calibri" w:eastAsia="Times New Roman" w:hAnsi="Calibri" w:cs="Calibri"/>
                  <w:color w:val="000000"/>
                  <w:kern w:val="0"/>
                  <w:sz w:val="22"/>
                  <w:lang w:eastAsia="en-US"/>
                </w:rPr>
                <w:t>KNG1</w:t>
              </w:r>
            </w:ins>
          </w:p>
        </w:tc>
      </w:tr>
      <w:tr w:rsidR="00150177" w:rsidRPr="00150177" w14:paraId="4CBD6B73" w14:textId="77777777" w:rsidTr="00464089">
        <w:trPr>
          <w:trHeight w:val="300"/>
          <w:ins w:id="2035" w:author="Guo, Shicheng" w:date="2019-11-07T23:48:00Z"/>
          <w:trPrChange w:id="2036"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2037" w:author="Guo, Shicheng" w:date="2019-11-07T23:48:00Z">
              <w:tcPr>
                <w:tcW w:w="600" w:type="dxa"/>
                <w:tcBorders>
                  <w:top w:val="nil"/>
                  <w:left w:val="nil"/>
                  <w:bottom w:val="nil"/>
                  <w:right w:val="nil"/>
                </w:tcBorders>
                <w:shd w:val="clear" w:color="auto" w:fill="auto"/>
                <w:noWrap/>
                <w:vAlign w:val="bottom"/>
                <w:hideMark/>
              </w:tcPr>
            </w:tcPrChange>
          </w:tcPr>
          <w:p w14:paraId="5A6C0B25" w14:textId="77777777" w:rsidR="00150177" w:rsidRPr="00150177" w:rsidRDefault="00150177" w:rsidP="00150177">
            <w:pPr>
              <w:widowControl/>
              <w:jc w:val="left"/>
              <w:rPr>
                <w:ins w:id="2038" w:author="Guo, Shicheng" w:date="2019-11-07T23:48:00Z"/>
                <w:rFonts w:ascii="Calibri" w:eastAsia="Times New Roman" w:hAnsi="Calibri" w:cs="Calibri"/>
                <w:color w:val="000000"/>
                <w:kern w:val="0"/>
                <w:sz w:val="22"/>
                <w:lang w:eastAsia="en-US"/>
              </w:rPr>
            </w:pPr>
            <w:ins w:id="2039" w:author="Guo, Shicheng" w:date="2019-11-07T23:48:00Z">
              <w:r w:rsidRPr="00150177">
                <w:rPr>
                  <w:rFonts w:ascii="Calibri" w:eastAsia="Times New Roman" w:hAnsi="Calibri" w:cs="Calibri"/>
                  <w:color w:val="000000"/>
                  <w:kern w:val="0"/>
                  <w:sz w:val="22"/>
                  <w:lang w:eastAsia="en-US"/>
                </w:rPr>
                <w:t>chr10</w:t>
              </w:r>
            </w:ins>
          </w:p>
        </w:tc>
        <w:tc>
          <w:tcPr>
            <w:tcW w:w="1220" w:type="dxa"/>
            <w:noWrap/>
            <w:hideMark/>
            <w:tcPrChange w:id="2040" w:author="Guo, Shicheng" w:date="2019-11-07T23:48:00Z">
              <w:tcPr>
                <w:tcW w:w="1060" w:type="dxa"/>
                <w:tcBorders>
                  <w:top w:val="nil"/>
                  <w:left w:val="nil"/>
                  <w:bottom w:val="nil"/>
                  <w:right w:val="nil"/>
                </w:tcBorders>
                <w:shd w:val="clear" w:color="auto" w:fill="auto"/>
                <w:noWrap/>
                <w:vAlign w:val="bottom"/>
                <w:hideMark/>
              </w:tcPr>
            </w:tcPrChange>
          </w:tcPr>
          <w:p w14:paraId="7DF46600"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41" w:author="Guo, Shicheng" w:date="2019-11-07T23:48:00Z"/>
                <w:rFonts w:ascii="Calibri" w:eastAsia="Times New Roman" w:hAnsi="Calibri" w:cs="Calibri"/>
                <w:color w:val="000000"/>
                <w:kern w:val="0"/>
                <w:sz w:val="22"/>
                <w:lang w:eastAsia="en-US"/>
              </w:rPr>
            </w:pPr>
            <w:ins w:id="2042" w:author="Guo, Shicheng" w:date="2019-11-07T23:48:00Z">
              <w:r w:rsidRPr="00150177">
                <w:rPr>
                  <w:rFonts w:ascii="Calibri" w:eastAsia="Times New Roman" w:hAnsi="Calibri" w:cs="Calibri"/>
                  <w:color w:val="000000"/>
                  <w:kern w:val="0"/>
                  <w:sz w:val="22"/>
                  <w:lang w:eastAsia="en-US"/>
                </w:rPr>
                <w:t>69591710</w:t>
              </w:r>
            </w:ins>
          </w:p>
        </w:tc>
        <w:tc>
          <w:tcPr>
            <w:tcW w:w="1220" w:type="dxa"/>
            <w:noWrap/>
            <w:hideMark/>
            <w:tcPrChange w:id="2043" w:author="Guo, Shicheng" w:date="2019-11-07T23:48:00Z">
              <w:tcPr>
                <w:tcW w:w="1060" w:type="dxa"/>
                <w:tcBorders>
                  <w:top w:val="nil"/>
                  <w:left w:val="nil"/>
                  <w:bottom w:val="nil"/>
                  <w:right w:val="nil"/>
                </w:tcBorders>
                <w:shd w:val="clear" w:color="auto" w:fill="auto"/>
                <w:noWrap/>
                <w:vAlign w:val="bottom"/>
                <w:hideMark/>
              </w:tcPr>
            </w:tcPrChange>
          </w:tcPr>
          <w:p w14:paraId="23FA0CDB"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44" w:author="Guo, Shicheng" w:date="2019-11-07T23:48:00Z"/>
                <w:rFonts w:ascii="Calibri" w:eastAsia="Times New Roman" w:hAnsi="Calibri" w:cs="Calibri"/>
                <w:color w:val="000000"/>
                <w:kern w:val="0"/>
                <w:sz w:val="22"/>
                <w:lang w:eastAsia="en-US"/>
              </w:rPr>
            </w:pPr>
            <w:ins w:id="2045" w:author="Guo, Shicheng" w:date="2019-11-07T23:48:00Z">
              <w:r w:rsidRPr="00150177">
                <w:rPr>
                  <w:rFonts w:ascii="Calibri" w:eastAsia="Times New Roman" w:hAnsi="Calibri" w:cs="Calibri"/>
                  <w:color w:val="000000"/>
                  <w:kern w:val="0"/>
                  <w:sz w:val="22"/>
                  <w:lang w:eastAsia="en-US"/>
                </w:rPr>
                <w:t>69592081</w:t>
              </w:r>
            </w:ins>
          </w:p>
        </w:tc>
        <w:tc>
          <w:tcPr>
            <w:tcW w:w="1387" w:type="dxa"/>
            <w:noWrap/>
            <w:hideMark/>
            <w:tcPrChange w:id="2046" w:author="Guo, Shicheng" w:date="2019-11-07T23:48:00Z">
              <w:tcPr>
                <w:tcW w:w="1260" w:type="dxa"/>
                <w:tcBorders>
                  <w:top w:val="nil"/>
                  <w:left w:val="nil"/>
                  <w:bottom w:val="nil"/>
                  <w:right w:val="nil"/>
                </w:tcBorders>
                <w:shd w:val="clear" w:color="auto" w:fill="auto"/>
                <w:noWrap/>
                <w:vAlign w:val="bottom"/>
                <w:hideMark/>
              </w:tcPr>
            </w:tcPrChange>
          </w:tcPr>
          <w:p w14:paraId="4ACBF4F7"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47" w:author="Guo, Shicheng" w:date="2019-11-07T23:48:00Z"/>
                <w:rFonts w:ascii="Calibri" w:eastAsia="Times New Roman" w:hAnsi="Calibri" w:cs="Calibri"/>
                <w:color w:val="000000"/>
                <w:kern w:val="0"/>
                <w:sz w:val="22"/>
                <w:lang w:eastAsia="en-US"/>
              </w:rPr>
            </w:pPr>
            <w:ins w:id="2048" w:author="Guo, Shicheng" w:date="2019-11-07T23:48:00Z">
              <w:r w:rsidRPr="00150177">
                <w:rPr>
                  <w:rFonts w:ascii="Calibri" w:eastAsia="Times New Roman" w:hAnsi="Calibri" w:cs="Calibri"/>
                  <w:color w:val="000000"/>
                  <w:kern w:val="0"/>
                  <w:sz w:val="22"/>
                  <w:lang w:eastAsia="en-US"/>
                </w:rPr>
                <w:t>0.018148367</w:t>
              </w:r>
            </w:ins>
          </w:p>
        </w:tc>
        <w:tc>
          <w:tcPr>
            <w:tcW w:w="1387" w:type="dxa"/>
            <w:noWrap/>
            <w:hideMark/>
            <w:tcPrChange w:id="2049" w:author="Guo, Shicheng" w:date="2019-11-07T23:48:00Z">
              <w:tcPr>
                <w:tcW w:w="1260" w:type="dxa"/>
                <w:tcBorders>
                  <w:top w:val="nil"/>
                  <w:left w:val="nil"/>
                  <w:bottom w:val="nil"/>
                  <w:right w:val="nil"/>
                </w:tcBorders>
                <w:shd w:val="clear" w:color="auto" w:fill="auto"/>
                <w:noWrap/>
                <w:vAlign w:val="bottom"/>
                <w:hideMark/>
              </w:tcPr>
            </w:tcPrChange>
          </w:tcPr>
          <w:p w14:paraId="0D81858B"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50" w:author="Guo, Shicheng" w:date="2019-11-07T23:48:00Z"/>
                <w:rFonts w:ascii="Calibri" w:eastAsia="Times New Roman" w:hAnsi="Calibri" w:cs="Calibri"/>
                <w:color w:val="000000"/>
                <w:kern w:val="0"/>
                <w:sz w:val="22"/>
                <w:lang w:eastAsia="en-US"/>
              </w:rPr>
            </w:pPr>
            <w:ins w:id="2051" w:author="Guo, Shicheng" w:date="2019-11-07T23:48:00Z">
              <w:r w:rsidRPr="00150177">
                <w:rPr>
                  <w:rFonts w:ascii="Calibri" w:eastAsia="Times New Roman" w:hAnsi="Calibri" w:cs="Calibri"/>
                  <w:color w:val="000000"/>
                  <w:kern w:val="0"/>
                  <w:sz w:val="22"/>
                  <w:lang w:eastAsia="en-US"/>
                </w:rPr>
                <w:t>0.003734013</w:t>
              </w:r>
            </w:ins>
          </w:p>
        </w:tc>
        <w:tc>
          <w:tcPr>
            <w:tcW w:w="1387" w:type="dxa"/>
            <w:noWrap/>
            <w:hideMark/>
            <w:tcPrChange w:id="2052" w:author="Guo, Shicheng" w:date="2019-11-07T23:48:00Z">
              <w:tcPr>
                <w:tcW w:w="1260" w:type="dxa"/>
                <w:tcBorders>
                  <w:top w:val="nil"/>
                  <w:left w:val="nil"/>
                  <w:bottom w:val="nil"/>
                  <w:right w:val="nil"/>
                </w:tcBorders>
                <w:shd w:val="clear" w:color="auto" w:fill="auto"/>
                <w:noWrap/>
                <w:vAlign w:val="bottom"/>
                <w:hideMark/>
              </w:tcPr>
            </w:tcPrChange>
          </w:tcPr>
          <w:p w14:paraId="3CECE8DB"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53" w:author="Guo, Shicheng" w:date="2019-11-07T23:48:00Z"/>
                <w:rFonts w:ascii="Calibri" w:eastAsia="Times New Roman" w:hAnsi="Calibri" w:cs="Calibri"/>
                <w:color w:val="000000"/>
                <w:kern w:val="0"/>
                <w:sz w:val="22"/>
                <w:lang w:eastAsia="en-US"/>
              </w:rPr>
            </w:pPr>
            <w:ins w:id="2054" w:author="Guo, Shicheng" w:date="2019-11-07T23:48:00Z">
              <w:r w:rsidRPr="00150177">
                <w:rPr>
                  <w:rFonts w:ascii="Calibri" w:eastAsia="Times New Roman" w:hAnsi="Calibri" w:cs="Calibri"/>
                  <w:color w:val="000000"/>
                  <w:kern w:val="0"/>
                  <w:sz w:val="22"/>
                  <w:lang w:eastAsia="en-US"/>
                </w:rPr>
                <w:t>4.860285447</w:t>
              </w:r>
            </w:ins>
          </w:p>
        </w:tc>
        <w:tc>
          <w:tcPr>
            <w:tcW w:w="1387" w:type="dxa"/>
            <w:noWrap/>
            <w:hideMark/>
            <w:tcPrChange w:id="2055" w:author="Guo, Shicheng" w:date="2019-11-07T23:48:00Z">
              <w:tcPr>
                <w:tcW w:w="1260" w:type="dxa"/>
                <w:tcBorders>
                  <w:top w:val="nil"/>
                  <w:left w:val="nil"/>
                  <w:bottom w:val="nil"/>
                  <w:right w:val="nil"/>
                </w:tcBorders>
                <w:shd w:val="clear" w:color="auto" w:fill="auto"/>
                <w:noWrap/>
                <w:vAlign w:val="bottom"/>
                <w:hideMark/>
              </w:tcPr>
            </w:tcPrChange>
          </w:tcPr>
          <w:p w14:paraId="67ADFEB6"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56" w:author="Guo, Shicheng" w:date="2019-11-07T23:48:00Z"/>
                <w:rFonts w:ascii="Calibri" w:eastAsia="Times New Roman" w:hAnsi="Calibri" w:cs="Calibri"/>
                <w:color w:val="000000"/>
                <w:kern w:val="0"/>
                <w:sz w:val="22"/>
                <w:lang w:eastAsia="en-US"/>
              </w:rPr>
            </w:pPr>
            <w:ins w:id="2057" w:author="Guo, Shicheng" w:date="2019-11-07T23:48:00Z">
              <w:r w:rsidRPr="00150177">
                <w:rPr>
                  <w:rFonts w:ascii="Calibri" w:eastAsia="Times New Roman" w:hAnsi="Calibri" w:cs="Calibri"/>
                  <w:color w:val="000000"/>
                  <w:kern w:val="0"/>
                  <w:sz w:val="22"/>
                  <w:lang w:eastAsia="en-US"/>
                </w:rPr>
                <w:t>5.93E-05</w:t>
              </w:r>
            </w:ins>
          </w:p>
        </w:tc>
        <w:tc>
          <w:tcPr>
            <w:tcW w:w="1575" w:type="dxa"/>
            <w:noWrap/>
            <w:hideMark/>
            <w:tcPrChange w:id="2058" w:author="Guo, Shicheng" w:date="2019-11-07T23:48:00Z">
              <w:tcPr>
                <w:tcW w:w="1540" w:type="dxa"/>
                <w:tcBorders>
                  <w:top w:val="nil"/>
                  <w:left w:val="nil"/>
                  <w:bottom w:val="nil"/>
                  <w:right w:val="nil"/>
                </w:tcBorders>
                <w:shd w:val="clear" w:color="auto" w:fill="auto"/>
                <w:noWrap/>
                <w:vAlign w:val="bottom"/>
                <w:hideMark/>
              </w:tcPr>
            </w:tcPrChange>
          </w:tcPr>
          <w:p w14:paraId="19116E33"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2059" w:author="Guo, Shicheng" w:date="2019-11-07T23:48:00Z"/>
                <w:rFonts w:ascii="Calibri" w:eastAsia="Times New Roman" w:hAnsi="Calibri" w:cs="Calibri"/>
                <w:color w:val="000000"/>
                <w:kern w:val="0"/>
                <w:sz w:val="22"/>
                <w:lang w:eastAsia="en-US"/>
              </w:rPr>
            </w:pPr>
            <w:ins w:id="2060" w:author="Guo, Shicheng" w:date="2019-11-07T23:48:00Z">
              <w:r w:rsidRPr="00150177">
                <w:rPr>
                  <w:rFonts w:ascii="Calibri" w:eastAsia="Times New Roman" w:hAnsi="Calibri" w:cs="Calibri"/>
                  <w:color w:val="000000"/>
                  <w:kern w:val="0"/>
                  <w:sz w:val="22"/>
                  <w:lang w:eastAsia="en-US"/>
                </w:rPr>
                <w:t>DNAJC12</w:t>
              </w:r>
            </w:ins>
          </w:p>
        </w:tc>
      </w:tr>
      <w:tr w:rsidR="00150177" w:rsidRPr="00150177" w14:paraId="30623A48" w14:textId="77777777" w:rsidTr="00464089">
        <w:trPr>
          <w:trHeight w:val="300"/>
          <w:ins w:id="2061" w:author="Guo, Shicheng" w:date="2019-11-07T23:48:00Z"/>
          <w:trPrChange w:id="2062"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2063" w:author="Guo, Shicheng" w:date="2019-11-07T23:48:00Z">
              <w:tcPr>
                <w:tcW w:w="600" w:type="dxa"/>
                <w:tcBorders>
                  <w:top w:val="nil"/>
                  <w:left w:val="nil"/>
                  <w:bottom w:val="nil"/>
                  <w:right w:val="nil"/>
                </w:tcBorders>
                <w:shd w:val="clear" w:color="auto" w:fill="auto"/>
                <w:noWrap/>
                <w:vAlign w:val="bottom"/>
                <w:hideMark/>
              </w:tcPr>
            </w:tcPrChange>
          </w:tcPr>
          <w:p w14:paraId="19CFFB36" w14:textId="77777777" w:rsidR="00150177" w:rsidRPr="00150177" w:rsidRDefault="00150177" w:rsidP="00150177">
            <w:pPr>
              <w:widowControl/>
              <w:jc w:val="left"/>
              <w:rPr>
                <w:ins w:id="2064" w:author="Guo, Shicheng" w:date="2019-11-07T23:48:00Z"/>
                <w:rFonts w:ascii="Calibri" w:eastAsia="Times New Roman" w:hAnsi="Calibri" w:cs="Calibri"/>
                <w:color w:val="000000"/>
                <w:kern w:val="0"/>
                <w:sz w:val="22"/>
                <w:lang w:eastAsia="en-US"/>
              </w:rPr>
            </w:pPr>
            <w:ins w:id="2065" w:author="Guo, Shicheng" w:date="2019-11-07T23:48:00Z">
              <w:r w:rsidRPr="00150177">
                <w:rPr>
                  <w:rFonts w:ascii="Calibri" w:eastAsia="Times New Roman" w:hAnsi="Calibri" w:cs="Calibri"/>
                  <w:color w:val="000000"/>
                  <w:kern w:val="0"/>
                  <w:sz w:val="22"/>
                  <w:lang w:eastAsia="en-US"/>
                </w:rPr>
                <w:t>chr7</w:t>
              </w:r>
            </w:ins>
          </w:p>
        </w:tc>
        <w:tc>
          <w:tcPr>
            <w:tcW w:w="1220" w:type="dxa"/>
            <w:noWrap/>
            <w:hideMark/>
            <w:tcPrChange w:id="2066" w:author="Guo, Shicheng" w:date="2019-11-07T23:48:00Z">
              <w:tcPr>
                <w:tcW w:w="1060" w:type="dxa"/>
                <w:tcBorders>
                  <w:top w:val="nil"/>
                  <w:left w:val="nil"/>
                  <w:bottom w:val="nil"/>
                  <w:right w:val="nil"/>
                </w:tcBorders>
                <w:shd w:val="clear" w:color="auto" w:fill="auto"/>
                <w:noWrap/>
                <w:vAlign w:val="bottom"/>
                <w:hideMark/>
              </w:tcPr>
            </w:tcPrChange>
          </w:tcPr>
          <w:p w14:paraId="5AE517B0"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67" w:author="Guo, Shicheng" w:date="2019-11-07T23:48:00Z"/>
                <w:rFonts w:ascii="Calibri" w:eastAsia="Times New Roman" w:hAnsi="Calibri" w:cs="Calibri"/>
                <w:color w:val="000000"/>
                <w:kern w:val="0"/>
                <w:sz w:val="22"/>
                <w:lang w:eastAsia="en-US"/>
              </w:rPr>
            </w:pPr>
            <w:ins w:id="2068" w:author="Guo, Shicheng" w:date="2019-11-07T23:48:00Z">
              <w:r w:rsidRPr="00150177">
                <w:rPr>
                  <w:rFonts w:ascii="Calibri" w:eastAsia="Times New Roman" w:hAnsi="Calibri" w:cs="Calibri"/>
                  <w:color w:val="000000"/>
                  <w:kern w:val="0"/>
                  <w:sz w:val="22"/>
                  <w:lang w:eastAsia="en-US"/>
                </w:rPr>
                <w:t>139878003</w:t>
              </w:r>
            </w:ins>
          </w:p>
        </w:tc>
        <w:tc>
          <w:tcPr>
            <w:tcW w:w="1220" w:type="dxa"/>
            <w:noWrap/>
            <w:hideMark/>
            <w:tcPrChange w:id="2069" w:author="Guo, Shicheng" w:date="2019-11-07T23:48:00Z">
              <w:tcPr>
                <w:tcW w:w="1060" w:type="dxa"/>
                <w:tcBorders>
                  <w:top w:val="nil"/>
                  <w:left w:val="nil"/>
                  <w:bottom w:val="nil"/>
                  <w:right w:val="nil"/>
                </w:tcBorders>
                <w:shd w:val="clear" w:color="auto" w:fill="auto"/>
                <w:noWrap/>
                <w:vAlign w:val="bottom"/>
                <w:hideMark/>
              </w:tcPr>
            </w:tcPrChange>
          </w:tcPr>
          <w:p w14:paraId="21CAA94F"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70" w:author="Guo, Shicheng" w:date="2019-11-07T23:48:00Z"/>
                <w:rFonts w:ascii="Calibri" w:eastAsia="Times New Roman" w:hAnsi="Calibri" w:cs="Calibri"/>
                <w:color w:val="000000"/>
                <w:kern w:val="0"/>
                <w:sz w:val="22"/>
                <w:lang w:eastAsia="en-US"/>
              </w:rPr>
            </w:pPr>
            <w:ins w:id="2071" w:author="Guo, Shicheng" w:date="2019-11-07T23:48:00Z">
              <w:r w:rsidRPr="00150177">
                <w:rPr>
                  <w:rFonts w:ascii="Calibri" w:eastAsia="Times New Roman" w:hAnsi="Calibri" w:cs="Calibri"/>
                  <w:color w:val="000000"/>
                  <w:kern w:val="0"/>
                  <w:sz w:val="22"/>
                  <w:lang w:eastAsia="en-US"/>
                </w:rPr>
                <w:t>139878431</w:t>
              </w:r>
            </w:ins>
          </w:p>
        </w:tc>
        <w:tc>
          <w:tcPr>
            <w:tcW w:w="1387" w:type="dxa"/>
            <w:noWrap/>
            <w:hideMark/>
            <w:tcPrChange w:id="2072" w:author="Guo, Shicheng" w:date="2019-11-07T23:48:00Z">
              <w:tcPr>
                <w:tcW w:w="1260" w:type="dxa"/>
                <w:tcBorders>
                  <w:top w:val="nil"/>
                  <w:left w:val="nil"/>
                  <w:bottom w:val="nil"/>
                  <w:right w:val="nil"/>
                </w:tcBorders>
                <w:shd w:val="clear" w:color="auto" w:fill="auto"/>
                <w:noWrap/>
                <w:vAlign w:val="bottom"/>
                <w:hideMark/>
              </w:tcPr>
            </w:tcPrChange>
          </w:tcPr>
          <w:p w14:paraId="76CE0487"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73" w:author="Guo, Shicheng" w:date="2019-11-07T23:48:00Z"/>
                <w:rFonts w:ascii="Calibri" w:eastAsia="Times New Roman" w:hAnsi="Calibri" w:cs="Calibri"/>
                <w:color w:val="000000"/>
                <w:kern w:val="0"/>
                <w:sz w:val="22"/>
                <w:lang w:eastAsia="en-US"/>
              </w:rPr>
            </w:pPr>
            <w:ins w:id="2074" w:author="Guo, Shicheng" w:date="2019-11-07T23:48:00Z">
              <w:r w:rsidRPr="00150177">
                <w:rPr>
                  <w:rFonts w:ascii="Calibri" w:eastAsia="Times New Roman" w:hAnsi="Calibri" w:cs="Calibri"/>
                  <w:color w:val="000000"/>
                  <w:kern w:val="0"/>
                  <w:sz w:val="22"/>
                  <w:lang w:eastAsia="en-US"/>
                </w:rPr>
                <w:t>0.027312429</w:t>
              </w:r>
            </w:ins>
          </w:p>
        </w:tc>
        <w:tc>
          <w:tcPr>
            <w:tcW w:w="1387" w:type="dxa"/>
            <w:noWrap/>
            <w:hideMark/>
            <w:tcPrChange w:id="2075" w:author="Guo, Shicheng" w:date="2019-11-07T23:48:00Z">
              <w:tcPr>
                <w:tcW w:w="1260" w:type="dxa"/>
                <w:tcBorders>
                  <w:top w:val="nil"/>
                  <w:left w:val="nil"/>
                  <w:bottom w:val="nil"/>
                  <w:right w:val="nil"/>
                </w:tcBorders>
                <w:shd w:val="clear" w:color="auto" w:fill="auto"/>
                <w:noWrap/>
                <w:vAlign w:val="bottom"/>
                <w:hideMark/>
              </w:tcPr>
            </w:tcPrChange>
          </w:tcPr>
          <w:p w14:paraId="58909E29"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76" w:author="Guo, Shicheng" w:date="2019-11-07T23:48:00Z"/>
                <w:rFonts w:ascii="Calibri" w:eastAsia="Times New Roman" w:hAnsi="Calibri" w:cs="Calibri"/>
                <w:color w:val="000000"/>
                <w:kern w:val="0"/>
                <w:sz w:val="22"/>
                <w:lang w:eastAsia="en-US"/>
              </w:rPr>
            </w:pPr>
            <w:ins w:id="2077" w:author="Guo, Shicheng" w:date="2019-11-07T23:48:00Z">
              <w:r w:rsidRPr="00150177">
                <w:rPr>
                  <w:rFonts w:ascii="Calibri" w:eastAsia="Times New Roman" w:hAnsi="Calibri" w:cs="Calibri"/>
                  <w:color w:val="000000"/>
                  <w:kern w:val="0"/>
                  <w:sz w:val="22"/>
                  <w:lang w:eastAsia="en-US"/>
                </w:rPr>
                <w:t>0.005628006</w:t>
              </w:r>
            </w:ins>
          </w:p>
        </w:tc>
        <w:tc>
          <w:tcPr>
            <w:tcW w:w="1387" w:type="dxa"/>
            <w:noWrap/>
            <w:hideMark/>
            <w:tcPrChange w:id="2078" w:author="Guo, Shicheng" w:date="2019-11-07T23:48:00Z">
              <w:tcPr>
                <w:tcW w:w="1260" w:type="dxa"/>
                <w:tcBorders>
                  <w:top w:val="nil"/>
                  <w:left w:val="nil"/>
                  <w:bottom w:val="nil"/>
                  <w:right w:val="nil"/>
                </w:tcBorders>
                <w:shd w:val="clear" w:color="auto" w:fill="auto"/>
                <w:noWrap/>
                <w:vAlign w:val="bottom"/>
                <w:hideMark/>
              </w:tcPr>
            </w:tcPrChange>
          </w:tcPr>
          <w:p w14:paraId="3F10731F"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79" w:author="Guo, Shicheng" w:date="2019-11-07T23:48:00Z"/>
                <w:rFonts w:ascii="Calibri" w:eastAsia="Times New Roman" w:hAnsi="Calibri" w:cs="Calibri"/>
                <w:color w:val="000000"/>
                <w:kern w:val="0"/>
                <w:sz w:val="22"/>
                <w:lang w:eastAsia="en-US"/>
              </w:rPr>
            </w:pPr>
            <w:ins w:id="2080" w:author="Guo, Shicheng" w:date="2019-11-07T23:48:00Z">
              <w:r w:rsidRPr="00150177">
                <w:rPr>
                  <w:rFonts w:ascii="Calibri" w:eastAsia="Times New Roman" w:hAnsi="Calibri" w:cs="Calibri"/>
                  <w:color w:val="000000"/>
                  <w:kern w:val="0"/>
                  <w:sz w:val="22"/>
                  <w:lang w:eastAsia="en-US"/>
                </w:rPr>
                <w:t>4.852949771</w:t>
              </w:r>
            </w:ins>
          </w:p>
        </w:tc>
        <w:tc>
          <w:tcPr>
            <w:tcW w:w="1387" w:type="dxa"/>
            <w:noWrap/>
            <w:hideMark/>
            <w:tcPrChange w:id="2081" w:author="Guo, Shicheng" w:date="2019-11-07T23:48:00Z">
              <w:tcPr>
                <w:tcW w:w="1260" w:type="dxa"/>
                <w:tcBorders>
                  <w:top w:val="nil"/>
                  <w:left w:val="nil"/>
                  <w:bottom w:val="nil"/>
                  <w:right w:val="nil"/>
                </w:tcBorders>
                <w:shd w:val="clear" w:color="auto" w:fill="auto"/>
                <w:noWrap/>
                <w:vAlign w:val="bottom"/>
                <w:hideMark/>
              </w:tcPr>
            </w:tcPrChange>
          </w:tcPr>
          <w:p w14:paraId="751D3923"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82" w:author="Guo, Shicheng" w:date="2019-11-07T23:48:00Z"/>
                <w:rFonts w:ascii="Calibri" w:eastAsia="Times New Roman" w:hAnsi="Calibri" w:cs="Calibri"/>
                <w:color w:val="000000"/>
                <w:kern w:val="0"/>
                <w:sz w:val="22"/>
                <w:lang w:eastAsia="en-US"/>
              </w:rPr>
            </w:pPr>
            <w:ins w:id="2083" w:author="Guo, Shicheng" w:date="2019-11-07T23:48:00Z">
              <w:r w:rsidRPr="00150177">
                <w:rPr>
                  <w:rFonts w:ascii="Calibri" w:eastAsia="Times New Roman" w:hAnsi="Calibri" w:cs="Calibri"/>
                  <w:color w:val="000000"/>
                  <w:kern w:val="0"/>
                  <w:sz w:val="22"/>
                  <w:lang w:eastAsia="en-US"/>
                </w:rPr>
                <w:t>6.04E-05</w:t>
              </w:r>
            </w:ins>
          </w:p>
        </w:tc>
        <w:tc>
          <w:tcPr>
            <w:tcW w:w="1575" w:type="dxa"/>
            <w:noWrap/>
            <w:hideMark/>
            <w:tcPrChange w:id="2084" w:author="Guo, Shicheng" w:date="2019-11-07T23:48:00Z">
              <w:tcPr>
                <w:tcW w:w="1540" w:type="dxa"/>
                <w:tcBorders>
                  <w:top w:val="nil"/>
                  <w:left w:val="nil"/>
                  <w:bottom w:val="nil"/>
                  <w:right w:val="nil"/>
                </w:tcBorders>
                <w:shd w:val="clear" w:color="auto" w:fill="auto"/>
                <w:noWrap/>
                <w:vAlign w:val="bottom"/>
                <w:hideMark/>
              </w:tcPr>
            </w:tcPrChange>
          </w:tcPr>
          <w:p w14:paraId="7D25DB7D"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2085" w:author="Guo, Shicheng" w:date="2019-11-07T23:48:00Z"/>
                <w:rFonts w:ascii="Calibri" w:eastAsia="Times New Roman" w:hAnsi="Calibri" w:cs="Calibri"/>
                <w:color w:val="000000"/>
                <w:kern w:val="0"/>
                <w:sz w:val="22"/>
                <w:lang w:eastAsia="en-US"/>
              </w:rPr>
            </w:pPr>
            <w:ins w:id="2086" w:author="Guo, Shicheng" w:date="2019-11-07T23:48:00Z">
              <w:r w:rsidRPr="00150177">
                <w:rPr>
                  <w:rFonts w:ascii="Calibri" w:eastAsia="Times New Roman" w:hAnsi="Calibri" w:cs="Calibri"/>
                  <w:color w:val="000000"/>
                  <w:kern w:val="0"/>
                  <w:sz w:val="22"/>
                  <w:lang w:eastAsia="en-US"/>
                </w:rPr>
                <w:t>KDM7A-DT</w:t>
              </w:r>
            </w:ins>
          </w:p>
        </w:tc>
      </w:tr>
      <w:tr w:rsidR="00150177" w:rsidRPr="00150177" w14:paraId="5919C17E" w14:textId="77777777" w:rsidTr="00464089">
        <w:trPr>
          <w:trHeight w:val="300"/>
          <w:ins w:id="2087" w:author="Guo, Shicheng" w:date="2019-11-07T23:48:00Z"/>
          <w:trPrChange w:id="2088"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2089" w:author="Guo, Shicheng" w:date="2019-11-07T23:48:00Z">
              <w:tcPr>
                <w:tcW w:w="600" w:type="dxa"/>
                <w:tcBorders>
                  <w:top w:val="nil"/>
                  <w:left w:val="nil"/>
                  <w:bottom w:val="nil"/>
                  <w:right w:val="nil"/>
                </w:tcBorders>
                <w:shd w:val="clear" w:color="auto" w:fill="auto"/>
                <w:noWrap/>
                <w:vAlign w:val="bottom"/>
                <w:hideMark/>
              </w:tcPr>
            </w:tcPrChange>
          </w:tcPr>
          <w:p w14:paraId="436296FA" w14:textId="77777777" w:rsidR="00150177" w:rsidRPr="00150177" w:rsidRDefault="00150177" w:rsidP="00150177">
            <w:pPr>
              <w:widowControl/>
              <w:jc w:val="left"/>
              <w:rPr>
                <w:ins w:id="2090" w:author="Guo, Shicheng" w:date="2019-11-07T23:48:00Z"/>
                <w:rFonts w:ascii="Calibri" w:eastAsia="Times New Roman" w:hAnsi="Calibri" w:cs="Calibri"/>
                <w:color w:val="000000"/>
                <w:kern w:val="0"/>
                <w:sz w:val="22"/>
                <w:lang w:eastAsia="en-US"/>
              </w:rPr>
            </w:pPr>
            <w:ins w:id="2091" w:author="Guo, Shicheng" w:date="2019-11-07T23:48:00Z">
              <w:r w:rsidRPr="00150177">
                <w:rPr>
                  <w:rFonts w:ascii="Calibri" w:eastAsia="Times New Roman" w:hAnsi="Calibri" w:cs="Calibri"/>
                  <w:color w:val="000000"/>
                  <w:kern w:val="0"/>
                  <w:sz w:val="22"/>
                  <w:lang w:eastAsia="en-US"/>
                </w:rPr>
                <w:t>chr17</w:t>
              </w:r>
            </w:ins>
          </w:p>
        </w:tc>
        <w:tc>
          <w:tcPr>
            <w:tcW w:w="1220" w:type="dxa"/>
            <w:noWrap/>
            <w:hideMark/>
            <w:tcPrChange w:id="2092" w:author="Guo, Shicheng" w:date="2019-11-07T23:48:00Z">
              <w:tcPr>
                <w:tcW w:w="1060" w:type="dxa"/>
                <w:tcBorders>
                  <w:top w:val="nil"/>
                  <w:left w:val="nil"/>
                  <w:bottom w:val="nil"/>
                  <w:right w:val="nil"/>
                </w:tcBorders>
                <w:shd w:val="clear" w:color="auto" w:fill="auto"/>
                <w:noWrap/>
                <w:vAlign w:val="bottom"/>
                <w:hideMark/>
              </w:tcPr>
            </w:tcPrChange>
          </w:tcPr>
          <w:p w14:paraId="3846BEDA"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93" w:author="Guo, Shicheng" w:date="2019-11-07T23:48:00Z"/>
                <w:rFonts w:ascii="Calibri" w:eastAsia="Times New Roman" w:hAnsi="Calibri" w:cs="Calibri"/>
                <w:color w:val="000000"/>
                <w:kern w:val="0"/>
                <w:sz w:val="22"/>
                <w:lang w:eastAsia="en-US"/>
              </w:rPr>
            </w:pPr>
            <w:ins w:id="2094" w:author="Guo, Shicheng" w:date="2019-11-07T23:48:00Z">
              <w:r w:rsidRPr="00150177">
                <w:rPr>
                  <w:rFonts w:ascii="Calibri" w:eastAsia="Times New Roman" w:hAnsi="Calibri" w:cs="Calibri"/>
                  <w:color w:val="000000"/>
                  <w:kern w:val="0"/>
                  <w:sz w:val="22"/>
                  <w:lang w:eastAsia="en-US"/>
                </w:rPr>
                <w:t>30282979</w:t>
              </w:r>
            </w:ins>
          </w:p>
        </w:tc>
        <w:tc>
          <w:tcPr>
            <w:tcW w:w="1220" w:type="dxa"/>
            <w:noWrap/>
            <w:hideMark/>
            <w:tcPrChange w:id="2095" w:author="Guo, Shicheng" w:date="2019-11-07T23:48:00Z">
              <w:tcPr>
                <w:tcW w:w="1060" w:type="dxa"/>
                <w:tcBorders>
                  <w:top w:val="nil"/>
                  <w:left w:val="nil"/>
                  <w:bottom w:val="nil"/>
                  <w:right w:val="nil"/>
                </w:tcBorders>
                <w:shd w:val="clear" w:color="auto" w:fill="auto"/>
                <w:noWrap/>
                <w:vAlign w:val="bottom"/>
                <w:hideMark/>
              </w:tcPr>
            </w:tcPrChange>
          </w:tcPr>
          <w:p w14:paraId="0D14765C"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96" w:author="Guo, Shicheng" w:date="2019-11-07T23:48:00Z"/>
                <w:rFonts w:ascii="Calibri" w:eastAsia="Times New Roman" w:hAnsi="Calibri" w:cs="Calibri"/>
                <w:color w:val="000000"/>
                <w:kern w:val="0"/>
                <w:sz w:val="22"/>
                <w:lang w:eastAsia="en-US"/>
              </w:rPr>
            </w:pPr>
            <w:ins w:id="2097" w:author="Guo, Shicheng" w:date="2019-11-07T23:48:00Z">
              <w:r w:rsidRPr="00150177">
                <w:rPr>
                  <w:rFonts w:ascii="Calibri" w:eastAsia="Times New Roman" w:hAnsi="Calibri" w:cs="Calibri"/>
                  <w:color w:val="000000"/>
                  <w:kern w:val="0"/>
                  <w:sz w:val="22"/>
                  <w:lang w:eastAsia="en-US"/>
                </w:rPr>
                <w:t>30283420</w:t>
              </w:r>
            </w:ins>
          </w:p>
        </w:tc>
        <w:tc>
          <w:tcPr>
            <w:tcW w:w="1387" w:type="dxa"/>
            <w:noWrap/>
            <w:hideMark/>
            <w:tcPrChange w:id="2098" w:author="Guo, Shicheng" w:date="2019-11-07T23:48:00Z">
              <w:tcPr>
                <w:tcW w:w="1260" w:type="dxa"/>
                <w:tcBorders>
                  <w:top w:val="nil"/>
                  <w:left w:val="nil"/>
                  <w:bottom w:val="nil"/>
                  <w:right w:val="nil"/>
                </w:tcBorders>
                <w:shd w:val="clear" w:color="auto" w:fill="auto"/>
                <w:noWrap/>
                <w:vAlign w:val="bottom"/>
                <w:hideMark/>
              </w:tcPr>
            </w:tcPrChange>
          </w:tcPr>
          <w:p w14:paraId="650D4DA2"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099" w:author="Guo, Shicheng" w:date="2019-11-07T23:48:00Z"/>
                <w:rFonts w:ascii="Calibri" w:eastAsia="Times New Roman" w:hAnsi="Calibri" w:cs="Calibri"/>
                <w:color w:val="000000"/>
                <w:kern w:val="0"/>
                <w:sz w:val="22"/>
                <w:lang w:eastAsia="en-US"/>
              </w:rPr>
            </w:pPr>
            <w:ins w:id="2100" w:author="Guo, Shicheng" w:date="2019-11-07T23:48:00Z">
              <w:r w:rsidRPr="00150177">
                <w:rPr>
                  <w:rFonts w:ascii="Calibri" w:eastAsia="Times New Roman" w:hAnsi="Calibri" w:cs="Calibri"/>
                  <w:color w:val="000000"/>
                  <w:kern w:val="0"/>
                  <w:sz w:val="22"/>
                  <w:lang w:eastAsia="en-US"/>
                </w:rPr>
                <w:t>0.029881143</w:t>
              </w:r>
            </w:ins>
          </w:p>
        </w:tc>
        <w:tc>
          <w:tcPr>
            <w:tcW w:w="1387" w:type="dxa"/>
            <w:noWrap/>
            <w:hideMark/>
            <w:tcPrChange w:id="2101" w:author="Guo, Shicheng" w:date="2019-11-07T23:48:00Z">
              <w:tcPr>
                <w:tcW w:w="1260" w:type="dxa"/>
                <w:tcBorders>
                  <w:top w:val="nil"/>
                  <w:left w:val="nil"/>
                  <w:bottom w:val="nil"/>
                  <w:right w:val="nil"/>
                </w:tcBorders>
                <w:shd w:val="clear" w:color="auto" w:fill="auto"/>
                <w:noWrap/>
                <w:vAlign w:val="bottom"/>
                <w:hideMark/>
              </w:tcPr>
            </w:tcPrChange>
          </w:tcPr>
          <w:p w14:paraId="4A68321E"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02" w:author="Guo, Shicheng" w:date="2019-11-07T23:48:00Z"/>
                <w:rFonts w:ascii="Calibri" w:eastAsia="Times New Roman" w:hAnsi="Calibri" w:cs="Calibri"/>
                <w:color w:val="000000"/>
                <w:kern w:val="0"/>
                <w:sz w:val="22"/>
                <w:lang w:eastAsia="en-US"/>
              </w:rPr>
            </w:pPr>
            <w:ins w:id="2103" w:author="Guo, Shicheng" w:date="2019-11-07T23:48:00Z">
              <w:r w:rsidRPr="00150177">
                <w:rPr>
                  <w:rFonts w:ascii="Calibri" w:eastAsia="Times New Roman" w:hAnsi="Calibri" w:cs="Calibri"/>
                  <w:color w:val="000000"/>
                  <w:kern w:val="0"/>
                  <w:sz w:val="22"/>
                  <w:lang w:eastAsia="en-US"/>
                </w:rPr>
                <w:t>0.006172145</w:t>
              </w:r>
            </w:ins>
          </w:p>
        </w:tc>
        <w:tc>
          <w:tcPr>
            <w:tcW w:w="1387" w:type="dxa"/>
            <w:noWrap/>
            <w:hideMark/>
            <w:tcPrChange w:id="2104" w:author="Guo, Shicheng" w:date="2019-11-07T23:48:00Z">
              <w:tcPr>
                <w:tcW w:w="1260" w:type="dxa"/>
                <w:tcBorders>
                  <w:top w:val="nil"/>
                  <w:left w:val="nil"/>
                  <w:bottom w:val="nil"/>
                  <w:right w:val="nil"/>
                </w:tcBorders>
                <w:shd w:val="clear" w:color="auto" w:fill="auto"/>
                <w:noWrap/>
                <w:vAlign w:val="bottom"/>
                <w:hideMark/>
              </w:tcPr>
            </w:tcPrChange>
          </w:tcPr>
          <w:p w14:paraId="1A5782D1"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05" w:author="Guo, Shicheng" w:date="2019-11-07T23:48:00Z"/>
                <w:rFonts w:ascii="Calibri" w:eastAsia="Times New Roman" w:hAnsi="Calibri" w:cs="Calibri"/>
                <w:color w:val="000000"/>
                <w:kern w:val="0"/>
                <w:sz w:val="22"/>
                <w:lang w:eastAsia="en-US"/>
              </w:rPr>
            </w:pPr>
            <w:ins w:id="2106" w:author="Guo, Shicheng" w:date="2019-11-07T23:48:00Z">
              <w:r w:rsidRPr="00150177">
                <w:rPr>
                  <w:rFonts w:ascii="Calibri" w:eastAsia="Times New Roman" w:hAnsi="Calibri" w:cs="Calibri"/>
                  <w:color w:val="000000"/>
                  <w:kern w:val="0"/>
                  <w:sz w:val="22"/>
                  <w:lang w:eastAsia="en-US"/>
                </w:rPr>
                <w:t>4.841289715</w:t>
              </w:r>
            </w:ins>
          </w:p>
        </w:tc>
        <w:tc>
          <w:tcPr>
            <w:tcW w:w="1387" w:type="dxa"/>
            <w:noWrap/>
            <w:hideMark/>
            <w:tcPrChange w:id="2107" w:author="Guo, Shicheng" w:date="2019-11-07T23:48:00Z">
              <w:tcPr>
                <w:tcW w:w="1260" w:type="dxa"/>
                <w:tcBorders>
                  <w:top w:val="nil"/>
                  <w:left w:val="nil"/>
                  <w:bottom w:val="nil"/>
                  <w:right w:val="nil"/>
                </w:tcBorders>
                <w:shd w:val="clear" w:color="auto" w:fill="auto"/>
                <w:noWrap/>
                <w:vAlign w:val="bottom"/>
                <w:hideMark/>
              </w:tcPr>
            </w:tcPrChange>
          </w:tcPr>
          <w:p w14:paraId="2A423E34"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08" w:author="Guo, Shicheng" w:date="2019-11-07T23:48:00Z"/>
                <w:rFonts w:ascii="Calibri" w:eastAsia="Times New Roman" w:hAnsi="Calibri" w:cs="Calibri"/>
                <w:color w:val="000000"/>
                <w:kern w:val="0"/>
                <w:sz w:val="22"/>
                <w:lang w:eastAsia="en-US"/>
              </w:rPr>
            </w:pPr>
            <w:ins w:id="2109" w:author="Guo, Shicheng" w:date="2019-11-07T23:48:00Z">
              <w:r w:rsidRPr="00150177">
                <w:rPr>
                  <w:rFonts w:ascii="Calibri" w:eastAsia="Times New Roman" w:hAnsi="Calibri" w:cs="Calibri"/>
                  <w:color w:val="000000"/>
                  <w:kern w:val="0"/>
                  <w:sz w:val="22"/>
                  <w:lang w:eastAsia="en-US"/>
                </w:rPr>
                <w:t>6.22E-05</w:t>
              </w:r>
            </w:ins>
          </w:p>
        </w:tc>
        <w:tc>
          <w:tcPr>
            <w:tcW w:w="1575" w:type="dxa"/>
            <w:noWrap/>
            <w:hideMark/>
            <w:tcPrChange w:id="2110" w:author="Guo, Shicheng" w:date="2019-11-07T23:48:00Z">
              <w:tcPr>
                <w:tcW w:w="1540" w:type="dxa"/>
                <w:tcBorders>
                  <w:top w:val="nil"/>
                  <w:left w:val="nil"/>
                  <w:bottom w:val="nil"/>
                  <w:right w:val="nil"/>
                </w:tcBorders>
                <w:shd w:val="clear" w:color="auto" w:fill="auto"/>
                <w:noWrap/>
                <w:vAlign w:val="bottom"/>
                <w:hideMark/>
              </w:tcPr>
            </w:tcPrChange>
          </w:tcPr>
          <w:p w14:paraId="4A592629"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2111" w:author="Guo, Shicheng" w:date="2019-11-07T23:48:00Z"/>
                <w:rFonts w:ascii="Calibri" w:eastAsia="Times New Roman" w:hAnsi="Calibri" w:cs="Calibri"/>
                <w:color w:val="000000"/>
                <w:kern w:val="0"/>
                <w:sz w:val="22"/>
                <w:lang w:eastAsia="en-US"/>
              </w:rPr>
            </w:pPr>
            <w:ins w:id="2112" w:author="Guo, Shicheng" w:date="2019-11-07T23:48:00Z">
              <w:r w:rsidRPr="00150177">
                <w:rPr>
                  <w:rFonts w:ascii="Calibri" w:eastAsia="Times New Roman" w:hAnsi="Calibri" w:cs="Calibri"/>
                  <w:color w:val="000000"/>
                  <w:kern w:val="0"/>
                  <w:sz w:val="22"/>
                  <w:lang w:eastAsia="en-US"/>
                </w:rPr>
                <w:t>SUZ12</w:t>
              </w:r>
            </w:ins>
          </w:p>
        </w:tc>
      </w:tr>
      <w:tr w:rsidR="00150177" w:rsidRPr="00150177" w14:paraId="33911D2A" w14:textId="77777777" w:rsidTr="00464089">
        <w:trPr>
          <w:trHeight w:val="300"/>
          <w:ins w:id="2113" w:author="Guo, Shicheng" w:date="2019-11-07T23:48:00Z"/>
          <w:trPrChange w:id="2114"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2115" w:author="Guo, Shicheng" w:date="2019-11-07T23:48:00Z">
              <w:tcPr>
                <w:tcW w:w="600" w:type="dxa"/>
                <w:tcBorders>
                  <w:top w:val="nil"/>
                  <w:left w:val="nil"/>
                  <w:bottom w:val="nil"/>
                  <w:right w:val="nil"/>
                </w:tcBorders>
                <w:shd w:val="clear" w:color="auto" w:fill="auto"/>
                <w:noWrap/>
                <w:vAlign w:val="bottom"/>
                <w:hideMark/>
              </w:tcPr>
            </w:tcPrChange>
          </w:tcPr>
          <w:p w14:paraId="4C20ED5E" w14:textId="77777777" w:rsidR="00150177" w:rsidRPr="00150177" w:rsidRDefault="00150177" w:rsidP="00150177">
            <w:pPr>
              <w:widowControl/>
              <w:jc w:val="left"/>
              <w:rPr>
                <w:ins w:id="2116" w:author="Guo, Shicheng" w:date="2019-11-07T23:48:00Z"/>
                <w:rFonts w:ascii="Calibri" w:eastAsia="Times New Roman" w:hAnsi="Calibri" w:cs="Calibri"/>
                <w:color w:val="000000"/>
                <w:kern w:val="0"/>
                <w:sz w:val="22"/>
                <w:lang w:eastAsia="en-US"/>
              </w:rPr>
            </w:pPr>
            <w:ins w:id="2117" w:author="Guo, Shicheng" w:date="2019-11-07T23:48:00Z">
              <w:r w:rsidRPr="00150177">
                <w:rPr>
                  <w:rFonts w:ascii="Calibri" w:eastAsia="Times New Roman" w:hAnsi="Calibri" w:cs="Calibri"/>
                  <w:color w:val="000000"/>
                  <w:kern w:val="0"/>
                  <w:sz w:val="22"/>
                  <w:lang w:eastAsia="en-US"/>
                </w:rPr>
                <w:t>chr2</w:t>
              </w:r>
            </w:ins>
          </w:p>
        </w:tc>
        <w:tc>
          <w:tcPr>
            <w:tcW w:w="1220" w:type="dxa"/>
            <w:noWrap/>
            <w:hideMark/>
            <w:tcPrChange w:id="2118" w:author="Guo, Shicheng" w:date="2019-11-07T23:48:00Z">
              <w:tcPr>
                <w:tcW w:w="1060" w:type="dxa"/>
                <w:tcBorders>
                  <w:top w:val="nil"/>
                  <w:left w:val="nil"/>
                  <w:bottom w:val="nil"/>
                  <w:right w:val="nil"/>
                </w:tcBorders>
                <w:shd w:val="clear" w:color="auto" w:fill="auto"/>
                <w:noWrap/>
                <w:vAlign w:val="bottom"/>
                <w:hideMark/>
              </w:tcPr>
            </w:tcPrChange>
          </w:tcPr>
          <w:p w14:paraId="263F0CE3"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19" w:author="Guo, Shicheng" w:date="2019-11-07T23:48:00Z"/>
                <w:rFonts w:ascii="Calibri" w:eastAsia="Times New Roman" w:hAnsi="Calibri" w:cs="Calibri"/>
                <w:color w:val="000000"/>
                <w:kern w:val="0"/>
                <w:sz w:val="22"/>
                <w:lang w:eastAsia="en-US"/>
              </w:rPr>
            </w:pPr>
            <w:ins w:id="2120" w:author="Guo, Shicheng" w:date="2019-11-07T23:48:00Z">
              <w:r w:rsidRPr="00150177">
                <w:rPr>
                  <w:rFonts w:ascii="Calibri" w:eastAsia="Times New Roman" w:hAnsi="Calibri" w:cs="Calibri"/>
                  <w:color w:val="000000"/>
                  <w:kern w:val="0"/>
                  <w:sz w:val="22"/>
                  <w:lang w:eastAsia="en-US"/>
                </w:rPr>
                <w:t>86757029</w:t>
              </w:r>
            </w:ins>
          </w:p>
        </w:tc>
        <w:tc>
          <w:tcPr>
            <w:tcW w:w="1220" w:type="dxa"/>
            <w:noWrap/>
            <w:hideMark/>
            <w:tcPrChange w:id="2121" w:author="Guo, Shicheng" w:date="2019-11-07T23:48:00Z">
              <w:tcPr>
                <w:tcW w:w="1060" w:type="dxa"/>
                <w:tcBorders>
                  <w:top w:val="nil"/>
                  <w:left w:val="nil"/>
                  <w:bottom w:val="nil"/>
                  <w:right w:val="nil"/>
                </w:tcBorders>
                <w:shd w:val="clear" w:color="auto" w:fill="auto"/>
                <w:noWrap/>
                <w:vAlign w:val="bottom"/>
                <w:hideMark/>
              </w:tcPr>
            </w:tcPrChange>
          </w:tcPr>
          <w:p w14:paraId="5BDE1CDB"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22" w:author="Guo, Shicheng" w:date="2019-11-07T23:48:00Z"/>
                <w:rFonts w:ascii="Calibri" w:eastAsia="Times New Roman" w:hAnsi="Calibri" w:cs="Calibri"/>
                <w:color w:val="000000"/>
                <w:kern w:val="0"/>
                <w:sz w:val="22"/>
                <w:lang w:eastAsia="en-US"/>
              </w:rPr>
            </w:pPr>
            <w:ins w:id="2123" w:author="Guo, Shicheng" w:date="2019-11-07T23:48:00Z">
              <w:r w:rsidRPr="00150177">
                <w:rPr>
                  <w:rFonts w:ascii="Calibri" w:eastAsia="Times New Roman" w:hAnsi="Calibri" w:cs="Calibri"/>
                  <w:color w:val="000000"/>
                  <w:kern w:val="0"/>
                  <w:sz w:val="22"/>
                  <w:lang w:eastAsia="en-US"/>
                </w:rPr>
                <w:t>86757610</w:t>
              </w:r>
            </w:ins>
          </w:p>
        </w:tc>
        <w:tc>
          <w:tcPr>
            <w:tcW w:w="1387" w:type="dxa"/>
            <w:noWrap/>
            <w:hideMark/>
            <w:tcPrChange w:id="2124" w:author="Guo, Shicheng" w:date="2019-11-07T23:48:00Z">
              <w:tcPr>
                <w:tcW w:w="1260" w:type="dxa"/>
                <w:tcBorders>
                  <w:top w:val="nil"/>
                  <w:left w:val="nil"/>
                  <w:bottom w:val="nil"/>
                  <w:right w:val="nil"/>
                </w:tcBorders>
                <w:shd w:val="clear" w:color="auto" w:fill="auto"/>
                <w:noWrap/>
                <w:vAlign w:val="bottom"/>
                <w:hideMark/>
              </w:tcPr>
            </w:tcPrChange>
          </w:tcPr>
          <w:p w14:paraId="7305E6D4"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25" w:author="Guo, Shicheng" w:date="2019-11-07T23:48:00Z"/>
                <w:rFonts w:ascii="Calibri" w:eastAsia="Times New Roman" w:hAnsi="Calibri" w:cs="Calibri"/>
                <w:color w:val="000000"/>
                <w:kern w:val="0"/>
                <w:sz w:val="22"/>
                <w:lang w:eastAsia="en-US"/>
              </w:rPr>
            </w:pPr>
            <w:ins w:id="2126" w:author="Guo, Shicheng" w:date="2019-11-07T23:48:00Z">
              <w:r w:rsidRPr="00150177">
                <w:rPr>
                  <w:rFonts w:ascii="Calibri" w:eastAsia="Times New Roman" w:hAnsi="Calibri" w:cs="Calibri"/>
                  <w:color w:val="000000"/>
                  <w:kern w:val="0"/>
                  <w:sz w:val="22"/>
                  <w:lang w:eastAsia="en-US"/>
                </w:rPr>
                <w:t>0.017335322</w:t>
              </w:r>
            </w:ins>
          </w:p>
        </w:tc>
        <w:tc>
          <w:tcPr>
            <w:tcW w:w="1387" w:type="dxa"/>
            <w:noWrap/>
            <w:hideMark/>
            <w:tcPrChange w:id="2127" w:author="Guo, Shicheng" w:date="2019-11-07T23:48:00Z">
              <w:tcPr>
                <w:tcW w:w="1260" w:type="dxa"/>
                <w:tcBorders>
                  <w:top w:val="nil"/>
                  <w:left w:val="nil"/>
                  <w:bottom w:val="nil"/>
                  <w:right w:val="nil"/>
                </w:tcBorders>
                <w:shd w:val="clear" w:color="auto" w:fill="auto"/>
                <w:noWrap/>
                <w:vAlign w:val="bottom"/>
                <w:hideMark/>
              </w:tcPr>
            </w:tcPrChange>
          </w:tcPr>
          <w:p w14:paraId="44755B16"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28" w:author="Guo, Shicheng" w:date="2019-11-07T23:48:00Z"/>
                <w:rFonts w:ascii="Calibri" w:eastAsia="Times New Roman" w:hAnsi="Calibri" w:cs="Calibri"/>
                <w:color w:val="000000"/>
                <w:kern w:val="0"/>
                <w:sz w:val="22"/>
                <w:lang w:eastAsia="en-US"/>
              </w:rPr>
            </w:pPr>
            <w:ins w:id="2129" w:author="Guo, Shicheng" w:date="2019-11-07T23:48:00Z">
              <w:r w:rsidRPr="00150177">
                <w:rPr>
                  <w:rFonts w:ascii="Calibri" w:eastAsia="Times New Roman" w:hAnsi="Calibri" w:cs="Calibri"/>
                  <w:color w:val="000000"/>
                  <w:kern w:val="0"/>
                  <w:sz w:val="22"/>
                  <w:lang w:eastAsia="en-US"/>
                </w:rPr>
                <w:t>0.003615053</w:t>
              </w:r>
            </w:ins>
          </w:p>
        </w:tc>
        <w:tc>
          <w:tcPr>
            <w:tcW w:w="1387" w:type="dxa"/>
            <w:noWrap/>
            <w:hideMark/>
            <w:tcPrChange w:id="2130" w:author="Guo, Shicheng" w:date="2019-11-07T23:48:00Z">
              <w:tcPr>
                <w:tcW w:w="1260" w:type="dxa"/>
                <w:tcBorders>
                  <w:top w:val="nil"/>
                  <w:left w:val="nil"/>
                  <w:bottom w:val="nil"/>
                  <w:right w:val="nil"/>
                </w:tcBorders>
                <w:shd w:val="clear" w:color="auto" w:fill="auto"/>
                <w:noWrap/>
                <w:vAlign w:val="bottom"/>
                <w:hideMark/>
              </w:tcPr>
            </w:tcPrChange>
          </w:tcPr>
          <w:p w14:paraId="65342F6F"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31" w:author="Guo, Shicheng" w:date="2019-11-07T23:48:00Z"/>
                <w:rFonts w:ascii="Calibri" w:eastAsia="Times New Roman" w:hAnsi="Calibri" w:cs="Calibri"/>
                <w:color w:val="000000"/>
                <w:kern w:val="0"/>
                <w:sz w:val="22"/>
                <w:lang w:eastAsia="en-US"/>
              </w:rPr>
            </w:pPr>
            <w:ins w:id="2132" w:author="Guo, Shicheng" w:date="2019-11-07T23:48:00Z">
              <w:r w:rsidRPr="00150177">
                <w:rPr>
                  <w:rFonts w:ascii="Calibri" w:eastAsia="Times New Roman" w:hAnsi="Calibri" w:cs="Calibri"/>
                  <w:color w:val="000000"/>
                  <w:kern w:val="0"/>
                  <w:sz w:val="22"/>
                  <w:lang w:eastAsia="en-US"/>
                </w:rPr>
                <w:t>4.79531658</w:t>
              </w:r>
            </w:ins>
          </w:p>
        </w:tc>
        <w:tc>
          <w:tcPr>
            <w:tcW w:w="1387" w:type="dxa"/>
            <w:noWrap/>
            <w:hideMark/>
            <w:tcPrChange w:id="2133" w:author="Guo, Shicheng" w:date="2019-11-07T23:48:00Z">
              <w:tcPr>
                <w:tcW w:w="1260" w:type="dxa"/>
                <w:tcBorders>
                  <w:top w:val="nil"/>
                  <w:left w:val="nil"/>
                  <w:bottom w:val="nil"/>
                  <w:right w:val="nil"/>
                </w:tcBorders>
                <w:shd w:val="clear" w:color="auto" w:fill="auto"/>
                <w:noWrap/>
                <w:vAlign w:val="bottom"/>
                <w:hideMark/>
              </w:tcPr>
            </w:tcPrChange>
          </w:tcPr>
          <w:p w14:paraId="1E0CAA5D"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34" w:author="Guo, Shicheng" w:date="2019-11-07T23:48:00Z"/>
                <w:rFonts w:ascii="Calibri" w:eastAsia="Times New Roman" w:hAnsi="Calibri" w:cs="Calibri"/>
                <w:color w:val="000000"/>
                <w:kern w:val="0"/>
                <w:sz w:val="22"/>
                <w:lang w:eastAsia="en-US"/>
              </w:rPr>
            </w:pPr>
            <w:ins w:id="2135" w:author="Guo, Shicheng" w:date="2019-11-07T23:48:00Z">
              <w:r w:rsidRPr="00150177">
                <w:rPr>
                  <w:rFonts w:ascii="Calibri" w:eastAsia="Times New Roman" w:hAnsi="Calibri" w:cs="Calibri"/>
                  <w:color w:val="000000"/>
                  <w:kern w:val="0"/>
                  <w:sz w:val="22"/>
                  <w:lang w:eastAsia="en-US"/>
                </w:rPr>
                <w:t>6.99E-05</w:t>
              </w:r>
            </w:ins>
          </w:p>
        </w:tc>
        <w:tc>
          <w:tcPr>
            <w:tcW w:w="1575" w:type="dxa"/>
            <w:noWrap/>
            <w:hideMark/>
            <w:tcPrChange w:id="2136" w:author="Guo, Shicheng" w:date="2019-11-07T23:48:00Z">
              <w:tcPr>
                <w:tcW w:w="1540" w:type="dxa"/>
                <w:tcBorders>
                  <w:top w:val="nil"/>
                  <w:left w:val="nil"/>
                  <w:bottom w:val="nil"/>
                  <w:right w:val="nil"/>
                </w:tcBorders>
                <w:shd w:val="clear" w:color="auto" w:fill="auto"/>
                <w:noWrap/>
                <w:vAlign w:val="bottom"/>
                <w:hideMark/>
              </w:tcPr>
            </w:tcPrChange>
          </w:tcPr>
          <w:p w14:paraId="66F080FB"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2137" w:author="Guo, Shicheng" w:date="2019-11-07T23:48:00Z"/>
                <w:rFonts w:ascii="Calibri" w:eastAsia="Times New Roman" w:hAnsi="Calibri" w:cs="Calibri"/>
                <w:color w:val="000000"/>
                <w:kern w:val="0"/>
                <w:sz w:val="22"/>
                <w:lang w:eastAsia="en-US"/>
              </w:rPr>
            </w:pPr>
            <w:ins w:id="2138" w:author="Guo, Shicheng" w:date="2019-11-07T23:48:00Z">
              <w:r w:rsidRPr="00150177">
                <w:rPr>
                  <w:rFonts w:ascii="Calibri" w:eastAsia="Times New Roman" w:hAnsi="Calibri" w:cs="Calibri"/>
                  <w:color w:val="000000"/>
                  <w:kern w:val="0"/>
                  <w:sz w:val="22"/>
                  <w:lang w:eastAsia="en-US"/>
                </w:rPr>
                <w:t>CHMP3</w:t>
              </w:r>
            </w:ins>
          </w:p>
        </w:tc>
      </w:tr>
      <w:tr w:rsidR="00150177" w:rsidRPr="00150177" w14:paraId="4EE6E45F" w14:textId="77777777" w:rsidTr="00464089">
        <w:trPr>
          <w:trHeight w:val="300"/>
          <w:ins w:id="2139" w:author="Guo, Shicheng" w:date="2019-11-07T23:48:00Z"/>
          <w:trPrChange w:id="2140"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2141" w:author="Guo, Shicheng" w:date="2019-11-07T23:48:00Z">
              <w:tcPr>
                <w:tcW w:w="600" w:type="dxa"/>
                <w:tcBorders>
                  <w:top w:val="nil"/>
                  <w:left w:val="nil"/>
                  <w:bottom w:val="nil"/>
                  <w:right w:val="nil"/>
                </w:tcBorders>
                <w:shd w:val="clear" w:color="auto" w:fill="auto"/>
                <w:noWrap/>
                <w:vAlign w:val="bottom"/>
                <w:hideMark/>
              </w:tcPr>
            </w:tcPrChange>
          </w:tcPr>
          <w:p w14:paraId="61189106" w14:textId="77777777" w:rsidR="00150177" w:rsidRPr="00150177" w:rsidRDefault="00150177" w:rsidP="00150177">
            <w:pPr>
              <w:widowControl/>
              <w:jc w:val="left"/>
              <w:rPr>
                <w:ins w:id="2142" w:author="Guo, Shicheng" w:date="2019-11-07T23:48:00Z"/>
                <w:rFonts w:ascii="Calibri" w:eastAsia="Times New Roman" w:hAnsi="Calibri" w:cs="Calibri"/>
                <w:color w:val="000000"/>
                <w:kern w:val="0"/>
                <w:sz w:val="22"/>
                <w:lang w:eastAsia="en-US"/>
              </w:rPr>
            </w:pPr>
            <w:ins w:id="2143" w:author="Guo, Shicheng" w:date="2019-11-07T23:48:00Z">
              <w:r w:rsidRPr="00150177">
                <w:rPr>
                  <w:rFonts w:ascii="Calibri" w:eastAsia="Times New Roman" w:hAnsi="Calibri" w:cs="Calibri"/>
                  <w:color w:val="000000"/>
                  <w:kern w:val="0"/>
                  <w:sz w:val="22"/>
                  <w:lang w:eastAsia="en-US"/>
                </w:rPr>
                <w:t>chr2</w:t>
              </w:r>
            </w:ins>
          </w:p>
        </w:tc>
        <w:tc>
          <w:tcPr>
            <w:tcW w:w="1220" w:type="dxa"/>
            <w:noWrap/>
            <w:hideMark/>
            <w:tcPrChange w:id="2144" w:author="Guo, Shicheng" w:date="2019-11-07T23:48:00Z">
              <w:tcPr>
                <w:tcW w:w="1060" w:type="dxa"/>
                <w:tcBorders>
                  <w:top w:val="nil"/>
                  <w:left w:val="nil"/>
                  <w:bottom w:val="nil"/>
                  <w:right w:val="nil"/>
                </w:tcBorders>
                <w:shd w:val="clear" w:color="auto" w:fill="auto"/>
                <w:noWrap/>
                <w:vAlign w:val="bottom"/>
                <w:hideMark/>
              </w:tcPr>
            </w:tcPrChange>
          </w:tcPr>
          <w:p w14:paraId="068078F0"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45" w:author="Guo, Shicheng" w:date="2019-11-07T23:48:00Z"/>
                <w:rFonts w:ascii="Calibri" w:eastAsia="Times New Roman" w:hAnsi="Calibri" w:cs="Calibri"/>
                <w:color w:val="000000"/>
                <w:kern w:val="0"/>
                <w:sz w:val="22"/>
                <w:lang w:eastAsia="en-US"/>
              </w:rPr>
            </w:pPr>
            <w:ins w:id="2146" w:author="Guo, Shicheng" w:date="2019-11-07T23:48:00Z">
              <w:r w:rsidRPr="00150177">
                <w:rPr>
                  <w:rFonts w:ascii="Calibri" w:eastAsia="Times New Roman" w:hAnsi="Calibri" w:cs="Calibri"/>
                  <w:color w:val="000000"/>
                  <w:kern w:val="0"/>
                  <w:sz w:val="22"/>
                  <w:lang w:eastAsia="en-US"/>
                </w:rPr>
                <w:t>86757029</w:t>
              </w:r>
            </w:ins>
          </w:p>
        </w:tc>
        <w:tc>
          <w:tcPr>
            <w:tcW w:w="1220" w:type="dxa"/>
            <w:noWrap/>
            <w:hideMark/>
            <w:tcPrChange w:id="2147" w:author="Guo, Shicheng" w:date="2019-11-07T23:48:00Z">
              <w:tcPr>
                <w:tcW w:w="1060" w:type="dxa"/>
                <w:tcBorders>
                  <w:top w:val="nil"/>
                  <w:left w:val="nil"/>
                  <w:bottom w:val="nil"/>
                  <w:right w:val="nil"/>
                </w:tcBorders>
                <w:shd w:val="clear" w:color="auto" w:fill="auto"/>
                <w:noWrap/>
                <w:vAlign w:val="bottom"/>
                <w:hideMark/>
              </w:tcPr>
            </w:tcPrChange>
          </w:tcPr>
          <w:p w14:paraId="09AC35EE"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48" w:author="Guo, Shicheng" w:date="2019-11-07T23:48:00Z"/>
                <w:rFonts w:ascii="Calibri" w:eastAsia="Times New Roman" w:hAnsi="Calibri" w:cs="Calibri"/>
                <w:color w:val="000000"/>
                <w:kern w:val="0"/>
                <w:sz w:val="22"/>
                <w:lang w:eastAsia="en-US"/>
              </w:rPr>
            </w:pPr>
            <w:ins w:id="2149" w:author="Guo, Shicheng" w:date="2019-11-07T23:48:00Z">
              <w:r w:rsidRPr="00150177">
                <w:rPr>
                  <w:rFonts w:ascii="Calibri" w:eastAsia="Times New Roman" w:hAnsi="Calibri" w:cs="Calibri"/>
                  <w:color w:val="000000"/>
                  <w:kern w:val="0"/>
                  <w:sz w:val="22"/>
                  <w:lang w:eastAsia="en-US"/>
                </w:rPr>
                <w:t>86757610</w:t>
              </w:r>
            </w:ins>
          </w:p>
        </w:tc>
        <w:tc>
          <w:tcPr>
            <w:tcW w:w="1387" w:type="dxa"/>
            <w:noWrap/>
            <w:hideMark/>
            <w:tcPrChange w:id="2150" w:author="Guo, Shicheng" w:date="2019-11-07T23:48:00Z">
              <w:tcPr>
                <w:tcW w:w="1260" w:type="dxa"/>
                <w:tcBorders>
                  <w:top w:val="nil"/>
                  <w:left w:val="nil"/>
                  <w:bottom w:val="nil"/>
                  <w:right w:val="nil"/>
                </w:tcBorders>
                <w:shd w:val="clear" w:color="auto" w:fill="auto"/>
                <w:noWrap/>
                <w:vAlign w:val="bottom"/>
                <w:hideMark/>
              </w:tcPr>
            </w:tcPrChange>
          </w:tcPr>
          <w:p w14:paraId="2E9D9B6B"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51" w:author="Guo, Shicheng" w:date="2019-11-07T23:48:00Z"/>
                <w:rFonts w:ascii="Calibri" w:eastAsia="Times New Roman" w:hAnsi="Calibri" w:cs="Calibri"/>
                <w:color w:val="000000"/>
                <w:kern w:val="0"/>
                <w:sz w:val="22"/>
                <w:lang w:eastAsia="en-US"/>
              </w:rPr>
            </w:pPr>
            <w:ins w:id="2152" w:author="Guo, Shicheng" w:date="2019-11-07T23:48:00Z">
              <w:r w:rsidRPr="00150177">
                <w:rPr>
                  <w:rFonts w:ascii="Calibri" w:eastAsia="Times New Roman" w:hAnsi="Calibri" w:cs="Calibri"/>
                  <w:color w:val="000000"/>
                  <w:kern w:val="0"/>
                  <w:sz w:val="22"/>
                  <w:lang w:eastAsia="en-US"/>
                </w:rPr>
                <w:t>0.017335322</w:t>
              </w:r>
            </w:ins>
          </w:p>
        </w:tc>
        <w:tc>
          <w:tcPr>
            <w:tcW w:w="1387" w:type="dxa"/>
            <w:noWrap/>
            <w:hideMark/>
            <w:tcPrChange w:id="2153" w:author="Guo, Shicheng" w:date="2019-11-07T23:48:00Z">
              <w:tcPr>
                <w:tcW w:w="1260" w:type="dxa"/>
                <w:tcBorders>
                  <w:top w:val="nil"/>
                  <w:left w:val="nil"/>
                  <w:bottom w:val="nil"/>
                  <w:right w:val="nil"/>
                </w:tcBorders>
                <w:shd w:val="clear" w:color="auto" w:fill="auto"/>
                <w:noWrap/>
                <w:vAlign w:val="bottom"/>
                <w:hideMark/>
              </w:tcPr>
            </w:tcPrChange>
          </w:tcPr>
          <w:p w14:paraId="6F6014EF"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54" w:author="Guo, Shicheng" w:date="2019-11-07T23:48:00Z"/>
                <w:rFonts w:ascii="Calibri" w:eastAsia="Times New Roman" w:hAnsi="Calibri" w:cs="Calibri"/>
                <w:color w:val="000000"/>
                <w:kern w:val="0"/>
                <w:sz w:val="22"/>
                <w:lang w:eastAsia="en-US"/>
              </w:rPr>
            </w:pPr>
            <w:ins w:id="2155" w:author="Guo, Shicheng" w:date="2019-11-07T23:48:00Z">
              <w:r w:rsidRPr="00150177">
                <w:rPr>
                  <w:rFonts w:ascii="Calibri" w:eastAsia="Times New Roman" w:hAnsi="Calibri" w:cs="Calibri"/>
                  <w:color w:val="000000"/>
                  <w:kern w:val="0"/>
                  <w:sz w:val="22"/>
                  <w:lang w:eastAsia="en-US"/>
                </w:rPr>
                <w:t>0.003615053</w:t>
              </w:r>
            </w:ins>
          </w:p>
        </w:tc>
        <w:tc>
          <w:tcPr>
            <w:tcW w:w="1387" w:type="dxa"/>
            <w:noWrap/>
            <w:hideMark/>
            <w:tcPrChange w:id="2156" w:author="Guo, Shicheng" w:date="2019-11-07T23:48:00Z">
              <w:tcPr>
                <w:tcW w:w="1260" w:type="dxa"/>
                <w:tcBorders>
                  <w:top w:val="nil"/>
                  <w:left w:val="nil"/>
                  <w:bottom w:val="nil"/>
                  <w:right w:val="nil"/>
                </w:tcBorders>
                <w:shd w:val="clear" w:color="auto" w:fill="auto"/>
                <w:noWrap/>
                <w:vAlign w:val="bottom"/>
                <w:hideMark/>
              </w:tcPr>
            </w:tcPrChange>
          </w:tcPr>
          <w:p w14:paraId="54101673"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57" w:author="Guo, Shicheng" w:date="2019-11-07T23:48:00Z"/>
                <w:rFonts w:ascii="Calibri" w:eastAsia="Times New Roman" w:hAnsi="Calibri" w:cs="Calibri"/>
                <w:color w:val="000000"/>
                <w:kern w:val="0"/>
                <w:sz w:val="22"/>
                <w:lang w:eastAsia="en-US"/>
              </w:rPr>
            </w:pPr>
            <w:ins w:id="2158" w:author="Guo, Shicheng" w:date="2019-11-07T23:48:00Z">
              <w:r w:rsidRPr="00150177">
                <w:rPr>
                  <w:rFonts w:ascii="Calibri" w:eastAsia="Times New Roman" w:hAnsi="Calibri" w:cs="Calibri"/>
                  <w:color w:val="000000"/>
                  <w:kern w:val="0"/>
                  <w:sz w:val="22"/>
                  <w:lang w:eastAsia="en-US"/>
                </w:rPr>
                <w:t>4.79531658</w:t>
              </w:r>
            </w:ins>
          </w:p>
        </w:tc>
        <w:tc>
          <w:tcPr>
            <w:tcW w:w="1387" w:type="dxa"/>
            <w:noWrap/>
            <w:hideMark/>
            <w:tcPrChange w:id="2159" w:author="Guo, Shicheng" w:date="2019-11-07T23:48:00Z">
              <w:tcPr>
                <w:tcW w:w="1260" w:type="dxa"/>
                <w:tcBorders>
                  <w:top w:val="nil"/>
                  <w:left w:val="nil"/>
                  <w:bottom w:val="nil"/>
                  <w:right w:val="nil"/>
                </w:tcBorders>
                <w:shd w:val="clear" w:color="auto" w:fill="auto"/>
                <w:noWrap/>
                <w:vAlign w:val="bottom"/>
                <w:hideMark/>
              </w:tcPr>
            </w:tcPrChange>
          </w:tcPr>
          <w:p w14:paraId="083A1CE9"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60" w:author="Guo, Shicheng" w:date="2019-11-07T23:48:00Z"/>
                <w:rFonts w:ascii="Calibri" w:eastAsia="Times New Roman" w:hAnsi="Calibri" w:cs="Calibri"/>
                <w:color w:val="000000"/>
                <w:kern w:val="0"/>
                <w:sz w:val="22"/>
                <w:lang w:eastAsia="en-US"/>
              </w:rPr>
            </w:pPr>
            <w:ins w:id="2161" w:author="Guo, Shicheng" w:date="2019-11-07T23:48:00Z">
              <w:r w:rsidRPr="00150177">
                <w:rPr>
                  <w:rFonts w:ascii="Calibri" w:eastAsia="Times New Roman" w:hAnsi="Calibri" w:cs="Calibri"/>
                  <w:color w:val="000000"/>
                  <w:kern w:val="0"/>
                  <w:sz w:val="22"/>
                  <w:lang w:eastAsia="en-US"/>
                </w:rPr>
                <w:t>6.99E-05</w:t>
              </w:r>
            </w:ins>
          </w:p>
        </w:tc>
        <w:tc>
          <w:tcPr>
            <w:tcW w:w="1575" w:type="dxa"/>
            <w:noWrap/>
            <w:hideMark/>
            <w:tcPrChange w:id="2162" w:author="Guo, Shicheng" w:date="2019-11-07T23:48:00Z">
              <w:tcPr>
                <w:tcW w:w="1540" w:type="dxa"/>
                <w:tcBorders>
                  <w:top w:val="nil"/>
                  <w:left w:val="nil"/>
                  <w:bottom w:val="nil"/>
                  <w:right w:val="nil"/>
                </w:tcBorders>
                <w:shd w:val="clear" w:color="auto" w:fill="auto"/>
                <w:noWrap/>
                <w:vAlign w:val="bottom"/>
                <w:hideMark/>
              </w:tcPr>
            </w:tcPrChange>
          </w:tcPr>
          <w:p w14:paraId="3873D609" w14:textId="6CFBE29E" w:rsidR="00150177" w:rsidRPr="00150177" w:rsidRDefault="00150177" w:rsidP="00464089">
            <w:pPr>
              <w:widowControl/>
              <w:jc w:val="left"/>
              <w:cnfStyle w:val="000000000000" w:firstRow="0" w:lastRow="0" w:firstColumn="0" w:lastColumn="0" w:oddVBand="0" w:evenVBand="0" w:oddHBand="0" w:evenHBand="0" w:firstRowFirstColumn="0" w:firstRowLastColumn="0" w:lastRowFirstColumn="0" w:lastRowLastColumn="0"/>
              <w:rPr>
                <w:ins w:id="2163" w:author="Guo, Shicheng" w:date="2019-11-07T23:48:00Z"/>
                <w:rFonts w:ascii="Calibri" w:eastAsia="Times New Roman" w:hAnsi="Calibri" w:cs="Calibri"/>
                <w:color w:val="000000"/>
                <w:kern w:val="0"/>
                <w:sz w:val="22"/>
                <w:lang w:eastAsia="en-US"/>
              </w:rPr>
              <w:pPrChange w:id="2164" w:author="Guo, Shicheng" w:date="2019-11-07T23:48:00Z">
                <w:pPr>
                  <w:widowControl/>
                  <w:jc w:val="left"/>
                  <w:cnfStyle w:val="000000000000" w:firstRow="0" w:lastRow="0" w:firstColumn="0" w:lastColumn="0" w:oddVBand="0" w:evenVBand="0" w:oddHBand="0" w:evenHBand="0" w:firstRowFirstColumn="0" w:firstRowLastColumn="0" w:lastRowFirstColumn="0" w:lastRowLastColumn="0"/>
                </w:pPr>
              </w:pPrChange>
            </w:pPr>
            <w:ins w:id="2165" w:author="Guo, Shicheng" w:date="2019-11-07T23:48:00Z">
              <w:r w:rsidRPr="00150177">
                <w:rPr>
                  <w:rFonts w:ascii="Calibri" w:eastAsia="Times New Roman" w:hAnsi="Calibri" w:cs="Calibri"/>
                  <w:color w:val="000000"/>
                  <w:kern w:val="0"/>
                  <w:sz w:val="22"/>
                  <w:lang w:eastAsia="en-US"/>
                </w:rPr>
                <w:t>RNF103</w:t>
              </w:r>
            </w:ins>
          </w:p>
        </w:tc>
      </w:tr>
      <w:tr w:rsidR="00150177" w:rsidRPr="00150177" w14:paraId="705BD63B" w14:textId="77777777" w:rsidTr="00464089">
        <w:trPr>
          <w:trHeight w:val="300"/>
          <w:ins w:id="2166" w:author="Guo, Shicheng" w:date="2019-11-07T23:48:00Z"/>
          <w:trPrChange w:id="2167"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2168" w:author="Guo, Shicheng" w:date="2019-11-07T23:48:00Z">
              <w:tcPr>
                <w:tcW w:w="600" w:type="dxa"/>
                <w:tcBorders>
                  <w:top w:val="nil"/>
                  <w:left w:val="nil"/>
                  <w:bottom w:val="nil"/>
                  <w:right w:val="nil"/>
                </w:tcBorders>
                <w:shd w:val="clear" w:color="auto" w:fill="auto"/>
                <w:noWrap/>
                <w:vAlign w:val="bottom"/>
                <w:hideMark/>
              </w:tcPr>
            </w:tcPrChange>
          </w:tcPr>
          <w:p w14:paraId="0AD3E6D5" w14:textId="77777777" w:rsidR="00150177" w:rsidRPr="00150177" w:rsidRDefault="00150177" w:rsidP="00150177">
            <w:pPr>
              <w:widowControl/>
              <w:jc w:val="left"/>
              <w:rPr>
                <w:ins w:id="2169" w:author="Guo, Shicheng" w:date="2019-11-07T23:48:00Z"/>
                <w:rFonts w:ascii="Calibri" w:eastAsia="Times New Roman" w:hAnsi="Calibri" w:cs="Calibri"/>
                <w:color w:val="000000"/>
                <w:kern w:val="0"/>
                <w:sz w:val="22"/>
                <w:lang w:eastAsia="en-US"/>
              </w:rPr>
            </w:pPr>
            <w:ins w:id="2170" w:author="Guo, Shicheng" w:date="2019-11-07T23:48:00Z">
              <w:r w:rsidRPr="00150177">
                <w:rPr>
                  <w:rFonts w:ascii="Calibri" w:eastAsia="Times New Roman" w:hAnsi="Calibri" w:cs="Calibri"/>
                  <w:color w:val="000000"/>
                  <w:kern w:val="0"/>
                  <w:sz w:val="22"/>
                  <w:lang w:eastAsia="en-US"/>
                </w:rPr>
                <w:t>chr7</w:t>
              </w:r>
            </w:ins>
          </w:p>
        </w:tc>
        <w:tc>
          <w:tcPr>
            <w:tcW w:w="1220" w:type="dxa"/>
            <w:noWrap/>
            <w:hideMark/>
            <w:tcPrChange w:id="2171" w:author="Guo, Shicheng" w:date="2019-11-07T23:48:00Z">
              <w:tcPr>
                <w:tcW w:w="1060" w:type="dxa"/>
                <w:tcBorders>
                  <w:top w:val="nil"/>
                  <w:left w:val="nil"/>
                  <w:bottom w:val="nil"/>
                  <w:right w:val="nil"/>
                </w:tcBorders>
                <w:shd w:val="clear" w:color="auto" w:fill="auto"/>
                <w:noWrap/>
                <w:vAlign w:val="bottom"/>
                <w:hideMark/>
              </w:tcPr>
            </w:tcPrChange>
          </w:tcPr>
          <w:p w14:paraId="7E4B3671"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72" w:author="Guo, Shicheng" w:date="2019-11-07T23:48:00Z"/>
                <w:rFonts w:ascii="Calibri" w:eastAsia="Times New Roman" w:hAnsi="Calibri" w:cs="Calibri"/>
                <w:color w:val="000000"/>
                <w:kern w:val="0"/>
                <w:sz w:val="22"/>
                <w:lang w:eastAsia="en-US"/>
              </w:rPr>
            </w:pPr>
            <w:ins w:id="2173" w:author="Guo, Shicheng" w:date="2019-11-07T23:48:00Z">
              <w:r w:rsidRPr="00150177">
                <w:rPr>
                  <w:rFonts w:ascii="Calibri" w:eastAsia="Times New Roman" w:hAnsi="Calibri" w:cs="Calibri"/>
                  <w:color w:val="000000"/>
                  <w:kern w:val="0"/>
                  <w:sz w:val="22"/>
                  <w:lang w:eastAsia="en-US"/>
                </w:rPr>
                <w:t>140332774</w:t>
              </w:r>
            </w:ins>
          </w:p>
        </w:tc>
        <w:tc>
          <w:tcPr>
            <w:tcW w:w="1220" w:type="dxa"/>
            <w:noWrap/>
            <w:hideMark/>
            <w:tcPrChange w:id="2174" w:author="Guo, Shicheng" w:date="2019-11-07T23:48:00Z">
              <w:tcPr>
                <w:tcW w:w="1060" w:type="dxa"/>
                <w:tcBorders>
                  <w:top w:val="nil"/>
                  <w:left w:val="nil"/>
                  <w:bottom w:val="nil"/>
                  <w:right w:val="nil"/>
                </w:tcBorders>
                <w:shd w:val="clear" w:color="auto" w:fill="auto"/>
                <w:noWrap/>
                <w:vAlign w:val="bottom"/>
                <w:hideMark/>
              </w:tcPr>
            </w:tcPrChange>
          </w:tcPr>
          <w:p w14:paraId="26748EAE"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75" w:author="Guo, Shicheng" w:date="2019-11-07T23:48:00Z"/>
                <w:rFonts w:ascii="Calibri" w:eastAsia="Times New Roman" w:hAnsi="Calibri" w:cs="Calibri"/>
                <w:color w:val="000000"/>
                <w:kern w:val="0"/>
                <w:sz w:val="22"/>
                <w:lang w:eastAsia="en-US"/>
              </w:rPr>
            </w:pPr>
            <w:ins w:id="2176" w:author="Guo, Shicheng" w:date="2019-11-07T23:48:00Z">
              <w:r w:rsidRPr="00150177">
                <w:rPr>
                  <w:rFonts w:ascii="Calibri" w:eastAsia="Times New Roman" w:hAnsi="Calibri" w:cs="Calibri"/>
                  <w:color w:val="000000"/>
                  <w:kern w:val="0"/>
                  <w:sz w:val="22"/>
                  <w:lang w:eastAsia="en-US"/>
                </w:rPr>
                <w:t>140333187</w:t>
              </w:r>
            </w:ins>
          </w:p>
        </w:tc>
        <w:tc>
          <w:tcPr>
            <w:tcW w:w="1387" w:type="dxa"/>
            <w:noWrap/>
            <w:hideMark/>
            <w:tcPrChange w:id="2177" w:author="Guo, Shicheng" w:date="2019-11-07T23:48:00Z">
              <w:tcPr>
                <w:tcW w:w="1260" w:type="dxa"/>
                <w:tcBorders>
                  <w:top w:val="nil"/>
                  <w:left w:val="nil"/>
                  <w:bottom w:val="nil"/>
                  <w:right w:val="nil"/>
                </w:tcBorders>
                <w:shd w:val="clear" w:color="auto" w:fill="auto"/>
                <w:noWrap/>
                <w:vAlign w:val="bottom"/>
                <w:hideMark/>
              </w:tcPr>
            </w:tcPrChange>
          </w:tcPr>
          <w:p w14:paraId="609265FA"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78" w:author="Guo, Shicheng" w:date="2019-11-07T23:48:00Z"/>
                <w:rFonts w:ascii="Calibri" w:eastAsia="Times New Roman" w:hAnsi="Calibri" w:cs="Calibri"/>
                <w:color w:val="000000"/>
                <w:kern w:val="0"/>
                <w:sz w:val="22"/>
                <w:lang w:eastAsia="en-US"/>
              </w:rPr>
            </w:pPr>
            <w:ins w:id="2179" w:author="Guo, Shicheng" w:date="2019-11-07T23:48:00Z">
              <w:r w:rsidRPr="00150177">
                <w:rPr>
                  <w:rFonts w:ascii="Calibri" w:eastAsia="Times New Roman" w:hAnsi="Calibri" w:cs="Calibri"/>
                  <w:color w:val="000000"/>
                  <w:kern w:val="0"/>
                  <w:sz w:val="22"/>
                  <w:lang w:eastAsia="en-US"/>
                </w:rPr>
                <w:t>0.028360582</w:t>
              </w:r>
            </w:ins>
          </w:p>
        </w:tc>
        <w:tc>
          <w:tcPr>
            <w:tcW w:w="1387" w:type="dxa"/>
            <w:noWrap/>
            <w:hideMark/>
            <w:tcPrChange w:id="2180" w:author="Guo, Shicheng" w:date="2019-11-07T23:48:00Z">
              <w:tcPr>
                <w:tcW w:w="1260" w:type="dxa"/>
                <w:tcBorders>
                  <w:top w:val="nil"/>
                  <w:left w:val="nil"/>
                  <w:bottom w:val="nil"/>
                  <w:right w:val="nil"/>
                </w:tcBorders>
                <w:shd w:val="clear" w:color="auto" w:fill="auto"/>
                <w:noWrap/>
                <w:vAlign w:val="bottom"/>
                <w:hideMark/>
              </w:tcPr>
            </w:tcPrChange>
          </w:tcPr>
          <w:p w14:paraId="6B5F0D92"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81" w:author="Guo, Shicheng" w:date="2019-11-07T23:48:00Z"/>
                <w:rFonts w:ascii="Calibri" w:eastAsia="Times New Roman" w:hAnsi="Calibri" w:cs="Calibri"/>
                <w:color w:val="000000"/>
                <w:kern w:val="0"/>
                <w:sz w:val="22"/>
                <w:lang w:eastAsia="en-US"/>
              </w:rPr>
            </w:pPr>
            <w:ins w:id="2182" w:author="Guo, Shicheng" w:date="2019-11-07T23:48:00Z">
              <w:r w:rsidRPr="00150177">
                <w:rPr>
                  <w:rFonts w:ascii="Calibri" w:eastAsia="Times New Roman" w:hAnsi="Calibri" w:cs="Calibri"/>
                  <w:color w:val="000000"/>
                  <w:kern w:val="0"/>
                  <w:sz w:val="22"/>
                  <w:lang w:eastAsia="en-US"/>
                </w:rPr>
                <w:t>0.005968894</w:t>
              </w:r>
            </w:ins>
          </w:p>
        </w:tc>
        <w:tc>
          <w:tcPr>
            <w:tcW w:w="1387" w:type="dxa"/>
            <w:noWrap/>
            <w:hideMark/>
            <w:tcPrChange w:id="2183" w:author="Guo, Shicheng" w:date="2019-11-07T23:48:00Z">
              <w:tcPr>
                <w:tcW w:w="1260" w:type="dxa"/>
                <w:tcBorders>
                  <w:top w:val="nil"/>
                  <w:left w:val="nil"/>
                  <w:bottom w:val="nil"/>
                  <w:right w:val="nil"/>
                </w:tcBorders>
                <w:shd w:val="clear" w:color="auto" w:fill="auto"/>
                <w:noWrap/>
                <w:vAlign w:val="bottom"/>
                <w:hideMark/>
              </w:tcPr>
            </w:tcPrChange>
          </w:tcPr>
          <w:p w14:paraId="38988D81"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84" w:author="Guo, Shicheng" w:date="2019-11-07T23:48:00Z"/>
                <w:rFonts w:ascii="Calibri" w:eastAsia="Times New Roman" w:hAnsi="Calibri" w:cs="Calibri"/>
                <w:color w:val="000000"/>
                <w:kern w:val="0"/>
                <w:sz w:val="22"/>
                <w:lang w:eastAsia="en-US"/>
              </w:rPr>
            </w:pPr>
            <w:ins w:id="2185" w:author="Guo, Shicheng" w:date="2019-11-07T23:48:00Z">
              <w:r w:rsidRPr="00150177">
                <w:rPr>
                  <w:rFonts w:ascii="Calibri" w:eastAsia="Times New Roman" w:hAnsi="Calibri" w:cs="Calibri"/>
                  <w:color w:val="000000"/>
                  <w:kern w:val="0"/>
                  <w:sz w:val="22"/>
                  <w:lang w:eastAsia="en-US"/>
                </w:rPr>
                <w:t>4.751396269</w:t>
              </w:r>
            </w:ins>
          </w:p>
        </w:tc>
        <w:tc>
          <w:tcPr>
            <w:tcW w:w="1387" w:type="dxa"/>
            <w:noWrap/>
            <w:hideMark/>
            <w:tcPrChange w:id="2186" w:author="Guo, Shicheng" w:date="2019-11-07T23:48:00Z">
              <w:tcPr>
                <w:tcW w:w="1260" w:type="dxa"/>
                <w:tcBorders>
                  <w:top w:val="nil"/>
                  <w:left w:val="nil"/>
                  <w:bottom w:val="nil"/>
                  <w:right w:val="nil"/>
                </w:tcBorders>
                <w:shd w:val="clear" w:color="auto" w:fill="auto"/>
                <w:noWrap/>
                <w:vAlign w:val="bottom"/>
                <w:hideMark/>
              </w:tcPr>
            </w:tcPrChange>
          </w:tcPr>
          <w:p w14:paraId="4F796441"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87" w:author="Guo, Shicheng" w:date="2019-11-07T23:48:00Z"/>
                <w:rFonts w:ascii="Calibri" w:eastAsia="Times New Roman" w:hAnsi="Calibri" w:cs="Calibri"/>
                <w:color w:val="000000"/>
                <w:kern w:val="0"/>
                <w:sz w:val="22"/>
                <w:lang w:eastAsia="en-US"/>
              </w:rPr>
            </w:pPr>
            <w:ins w:id="2188" w:author="Guo, Shicheng" w:date="2019-11-07T23:48:00Z">
              <w:r w:rsidRPr="00150177">
                <w:rPr>
                  <w:rFonts w:ascii="Calibri" w:eastAsia="Times New Roman" w:hAnsi="Calibri" w:cs="Calibri"/>
                  <w:color w:val="000000"/>
                  <w:kern w:val="0"/>
                  <w:sz w:val="22"/>
                  <w:lang w:eastAsia="en-US"/>
                </w:rPr>
                <w:t>7.81E-05</w:t>
              </w:r>
            </w:ins>
          </w:p>
        </w:tc>
        <w:tc>
          <w:tcPr>
            <w:tcW w:w="1575" w:type="dxa"/>
            <w:noWrap/>
            <w:hideMark/>
            <w:tcPrChange w:id="2189" w:author="Guo, Shicheng" w:date="2019-11-07T23:48:00Z">
              <w:tcPr>
                <w:tcW w:w="1540" w:type="dxa"/>
                <w:tcBorders>
                  <w:top w:val="nil"/>
                  <w:left w:val="nil"/>
                  <w:bottom w:val="nil"/>
                  <w:right w:val="nil"/>
                </w:tcBorders>
                <w:shd w:val="clear" w:color="auto" w:fill="auto"/>
                <w:noWrap/>
                <w:vAlign w:val="bottom"/>
                <w:hideMark/>
              </w:tcPr>
            </w:tcPrChange>
          </w:tcPr>
          <w:p w14:paraId="7F07FC02"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2190" w:author="Guo, Shicheng" w:date="2019-11-07T23:48:00Z"/>
                <w:rFonts w:ascii="Calibri" w:eastAsia="Times New Roman" w:hAnsi="Calibri" w:cs="Calibri"/>
                <w:color w:val="000000"/>
                <w:kern w:val="0"/>
                <w:sz w:val="22"/>
                <w:lang w:eastAsia="en-US"/>
              </w:rPr>
            </w:pPr>
            <w:ins w:id="2191" w:author="Guo, Shicheng" w:date="2019-11-07T23:48:00Z">
              <w:r w:rsidRPr="00150177">
                <w:rPr>
                  <w:rFonts w:ascii="Calibri" w:eastAsia="Times New Roman" w:hAnsi="Calibri" w:cs="Calibri"/>
                  <w:color w:val="000000"/>
                  <w:kern w:val="0"/>
                  <w:sz w:val="22"/>
                  <w:lang w:eastAsia="en-US"/>
                </w:rPr>
                <w:t>DENND2A</w:t>
              </w:r>
            </w:ins>
          </w:p>
        </w:tc>
      </w:tr>
      <w:tr w:rsidR="00150177" w:rsidRPr="00150177" w14:paraId="6F02627E" w14:textId="77777777" w:rsidTr="00464089">
        <w:trPr>
          <w:trHeight w:val="300"/>
          <w:ins w:id="2192" w:author="Guo, Shicheng" w:date="2019-11-07T23:48:00Z"/>
          <w:trPrChange w:id="2193"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2194" w:author="Guo, Shicheng" w:date="2019-11-07T23:48:00Z">
              <w:tcPr>
                <w:tcW w:w="600" w:type="dxa"/>
                <w:tcBorders>
                  <w:top w:val="nil"/>
                  <w:left w:val="nil"/>
                  <w:bottom w:val="nil"/>
                  <w:right w:val="nil"/>
                </w:tcBorders>
                <w:shd w:val="clear" w:color="auto" w:fill="auto"/>
                <w:noWrap/>
                <w:vAlign w:val="bottom"/>
                <w:hideMark/>
              </w:tcPr>
            </w:tcPrChange>
          </w:tcPr>
          <w:p w14:paraId="0E3678DE" w14:textId="77777777" w:rsidR="00150177" w:rsidRPr="00150177" w:rsidRDefault="00150177" w:rsidP="00150177">
            <w:pPr>
              <w:widowControl/>
              <w:jc w:val="left"/>
              <w:rPr>
                <w:ins w:id="2195" w:author="Guo, Shicheng" w:date="2019-11-07T23:48:00Z"/>
                <w:rFonts w:ascii="Calibri" w:eastAsia="Times New Roman" w:hAnsi="Calibri" w:cs="Calibri"/>
                <w:color w:val="000000"/>
                <w:kern w:val="0"/>
                <w:sz w:val="22"/>
                <w:lang w:eastAsia="en-US"/>
              </w:rPr>
            </w:pPr>
            <w:ins w:id="2196" w:author="Guo, Shicheng" w:date="2019-11-07T23:48:00Z">
              <w:r w:rsidRPr="00150177">
                <w:rPr>
                  <w:rFonts w:ascii="Calibri" w:eastAsia="Times New Roman" w:hAnsi="Calibri" w:cs="Calibri"/>
                  <w:color w:val="000000"/>
                  <w:kern w:val="0"/>
                  <w:sz w:val="22"/>
                  <w:lang w:eastAsia="en-US"/>
                </w:rPr>
                <w:t>chr8</w:t>
              </w:r>
            </w:ins>
          </w:p>
        </w:tc>
        <w:tc>
          <w:tcPr>
            <w:tcW w:w="1220" w:type="dxa"/>
            <w:noWrap/>
            <w:hideMark/>
            <w:tcPrChange w:id="2197" w:author="Guo, Shicheng" w:date="2019-11-07T23:48:00Z">
              <w:tcPr>
                <w:tcW w:w="1060" w:type="dxa"/>
                <w:tcBorders>
                  <w:top w:val="nil"/>
                  <w:left w:val="nil"/>
                  <w:bottom w:val="nil"/>
                  <w:right w:val="nil"/>
                </w:tcBorders>
                <w:shd w:val="clear" w:color="auto" w:fill="auto"/>
                <w:noWrap/>
                <w:vAlign w:val="bottom"/>
                <w:hideMark/>
              </w:tcPr>
            </w:tcPrChange>
          </w:tcPr>
          <w:p w14:paraId="5AC7919F"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198" w:author="Guo, Shicheng" w:date="2019-11-07T23:48:00Z"/>
                <w:rFonts w:ascii="Calibri" w:eastAsia="Times New Roman" w:hAnsi="Calibri" w:cs="Calibri"/>
                <w:color w:val="000000"/>
                <w:kern w:val="0"/>
                <w:sz w:val="22"/>
                <w:lang w:eastAsia="en-US"/>
              </w:rPr>
            </w:pPr>
            <w:ins w:id="2199" w:author="Guo, Shicheng" w:date="2019-11-07T23:48:00Z">
              <w:r w:rsidRPr="00150177">
                <w:rPr>
                  <w:rFonts w:ascii="Calibri" w:eastAsia="Times New Roman" w:hAnsi="Calibri" w:cs="Calibri"/>
                  <w:color w:val="000000"/>
                  <w:kern w:val="0"/>
                  <w:sz w:val="22"/>
                  <w:lang w:eastAsia="en-US"/>
                </w:rPr>
                <w:t>30279176</w:t>
              </w:r>
            </w:ins>
          </w:p>
        </w:tc>
        <w:tc>
          <w:tcPr>
            <w:tcW w:w="1220" w:type="dxa"/>
            <w:noWrap/>
            <w:hideMark/>
            <w:tcPrChange w:id="2200" w:author="Guo, Shicheng" w:date="2019-11-07T23:48:00Z">
              <w:tcPr>
                <w:tcW w:w="1060" w:type="dxa"/>
                <w:tcBorders>
                  <w:top w:val="nil"/>
                  <w:left w:val="nil"/>
                  <w:bottom w:val="nil"/>
                  <w:right w:val="nil"/>
                </w:tcBorders>
                <w:shd w:val="clear" w:color="auto" w:fill="auto"/>
                <w:noWrap/>
                <w:vAlign w:val="bottom"/>
                <w:hideMark/>
              </w:tcPr>
            </w:tcPrChange>
          </w:tcPr>
          <w:p w14:paraId="352A6AB6"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01" w:author="Guo, Shicheng" w:date="2019-11-07T23:48:00Z"/>
                <w:rFonts w:ascii="Calibri" w:eastAsia="Times New Roman" w:hAnsi="Calibri" w:cs="Calibri"/>
                <w:color w:val="000000"/>
                <w:kern w:val="0"/>
                <w:sz w:val="22"/>
                <w:lang w:eastAsia="en-US"/>
              </w:rPr>
            </w:pPr>
            <w:ins w:id="2202" w:author="Guo, Shicheng" w:date="2019-11-07T23:48:00Z">
              <w:r w:rsidRPr="00150177">
                <w:rPr>
                  <w:rFonts w:ascii="Calibri" w:eastAsia="Times New Roman" w:hAnsi="Calibri" w:cs="Calibri"/>
                  <w:color w:val="000000"/>
                  <w:kern w:val="0"/>
                  <w:sz w:val="22"/>
                  <w:lang w:eastAsia="en-US"/>
                </w:rPr>
                <w:t>30279589</w:t>
              </w:r>
            </w:ins>
          </w:p>
        </w:tc>
        <w:tc>
          <w:tcPr>
            <w:tcW w:w="1387" w:type="dxa"/>
            <w:noWrap/>
            <w:hideMark/>
            <w:tcPrChange w:id="2203" w:author="Guo, Shicheng" w:date="2019-11-07T23:48:00Z">
              <w:tcPr>
                <w:tcW w:w="1260" w:type="dxa"/>
                <w:tcBorders>
                  <w:top w:val="nil"/>
                  <w:left w:val="nil"/>
                  <w:bottom w:val="nil"/>
                  <w:right w:val="nil"/>
                </w:tcBorders>
                <w:shd w:val="clear" w:color="auto" w:fill="auto"/>
                <w:noWrap/>
                <w:vAlign w:val="bottom"/>
                <w:hideMark/>
              </w:tcPr>
            </w:tcPrChange>
          </w:tcPr>
          <w:p w14:paraId="374C9BD0"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04" w:author="Guo, Shicheng" w:date="2019-11-07T23:48:00Z"/>
                <w:rFonts w:ascii="Calibri" w:eastAsia="Times New Roman" w:hAnsi="Calibri" w:cs="Calibri"/>
                <w:color w:val="000000"/>
                <w:kern w:val="0"/>
                <w:sz w:val="22"/>
                <w:lang w:eastAsia="en-US"/>
              </w:rPr>
            </w:pPr>
            <w:ins w:id="2205" w:author="Guo, Shicheng" w:date="2019-11-07T23:48:00Z">
              <w:r w:rsidRPr="00150177">
                <w:rPr>
                  <w:rFonts w:ascii="Calibri" w:eastAsia="Times New Roman" w:hAnsi="Calibri" w:cs="Calibri"/>
                  <w:color w:val="000000"/>
                  <w:kern w:val="0"/>
                  <w:sz w:val="22"/>
                  <w:lang w:eastAsia="en-US"/>
                </w:rPr>
                <w:t>0.016298338</w:t>
              </w:r>
            </w:ins>
          </w:p>
        </w:tc>
        <w:tc>
          <w:tcPr>
            <w:tcW w:w="1387" w:type="dxa"/>
            <w:noWrap/>
            <w:hideMark/>
            <w:tcPrChange w:id="2206" w:author="Guo, Shicheng" w:date="2019-11-07T23:48:00Z">
              <w:tcPr>
                <w:tcW w:w="1260" w:type="dxa"/>
                <w:tcBorders>
                  <w:top w:val="nil"/>
                  <w:left w:val="nil"/>
                  <w:bottom w:val="nil"/>
                  <w:right w:val="nil"/>
                </w:tcBorders>
                <w:shd w:val="clear" w:color="auto" w:fill="auto"/>
                <w:noWrap/>
                <w:vAlign w:val="bottom"/>
                <w:hideMark/>
              </w:tcPr>
            </w:tcPrChange>
          </w:tcPr>
          <w:p w14:paraId="11025049"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07" w:author="Guo, Shicheng" w:date="2019-11-07T23:48:00Z"/>
                <w:rFonts w:ascii="Calibri" w:eastAsia="Times New Roman" w:hAnsi="Calibri" w:cs="Calibri"/>
                <w:color w:val="000000"/>
                <w:kern w:val="0"/>
                <w:sz w:val="22"/>
                <w:lang w:eastAsia="en-US"/>
              </w:rPr>
            </w:pPr>
            <w:ins w:id="2208" w:author="Guo, Shicheng" w:date="2019-11-07T23:48:00Z">
              <w:r w:rsidRPr="00150177">
                <w:rPr>
                  <w:rFonts w:ascii="Calibri" w:eastAsia="Times New Roman" w:hAnsi="Calibri" w:cs="Calibri"/>
                  <w:color w:val="000000"/>
                  <w:kern w:val="0"/>
                  <w:sz w:val="22"/>
                  <w:lang w:eastAsia="en-US"/>
                </w:rPr>
                <w:t>0.003447256</w:t>
              </w:r>
            </w:ins>
          </w:p>
        </w:tc>
        <w:tc>
          <w:tcPr>
            <w:tcW w:w="1387" w:type="dxa"/>
            <w:noWrap/>
            <w:hideMark/>
            <w:tcPrChange w:id="2209" w:author="Guo, Shicheng" w:date="2019-11-07T23:48:00Z">
              <w:tcPr>
                <w:tcW w:w="1260" w:type="dxa"/>
                <w:tcBorders>
                  <w:top w:val="nil"/>
                  <w:left w:val="nil"/>
                  <w:bottom w:val="nil"/>
                  <w:right w:val="nil"/>
                </w:tcBorders>
                <w:shd w:val="clear" w:color="auto" w:fill="auto"/>
                <w:noWrap/>
                <w:vAlign w:val="bottom"/>
                <w:hideMark/>
              </w:tcPr>
            </w:tcPrChange>
          </w:tcPr>
          <w:p w14:paraId="20CEAC34"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10" w:author="Guo, Shicheng" w:date="2019-11-07T23:48:00Z"/>
                <w:rFonts w:ascii="Calibri" w:eastAsia="Times New Roman" w:hAnsi="Calibri" w:cs="Calibri"/>
                <w:color w:val="000000"/>
                <w:kern w:val="0"/>
                <w:sz w:val="22"/>
                <w:lang w:eastAsia="en-US"/>
              </w:rPr>
            </w:pPr>
            <w:ins w:id="2211" w:author="Guo, Shicheng" w:date="2019-11-07T23:48:00Z">
              <w:r w:rsidRPr="00150177">
                <w:rPr>
                  <w:rFonts w:ascii="Calibri" w:eastAsia="Times New Roman" w:hAnsi="Calibri" w:cs="Calibri"/>
                  <w:color w:val="000000"/>
                  <w:kern w:val="0"/>
                  <w:sz w:val="22"/>
                  <w:lang w:eastAsia="en-US"/>
                </w:rPr>
                <w:t>4.727916066</w:t>
              </w:r>
            </w:ins>
          </w:p>
        </w:tc>
        <w:tc>
          <w:tcPr>
            <w:tcW w:w="1387" w:type="dxa"/>
            <w:noWrap/>
            <w:hideMark/>
            <w:tcPrChange w:id="2212" w:author="Guo, Shicheng" w:date="2019-11-07T23:48:00Z">
              <w:tcPr>
                <w:tcW w:w="1260" w:type="dxa"/>
                <w:tcBorders>
                  <w:top w:val="nil"/>
                  <w:left w:val="nil"/>
                  <w:bottom w:val="nil"/>
                  <w:right w:val="nil"/>
                </w:tcBorders>
                <w:shd w:val="clear" w:color="auto" w:fill="auto"/>
                <w:noWrap/>
                <w:vAlign w:val="bottom"/>
                <w:hideMark/>
              </w:tcPr>
            </w:tcPrChange>
          </w:tcPr>
          <w:p w14:paraId="33B11CC2"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13" w:author="Guo, Shicheng" w:date="2019-11-07T23:48:00Z"/>
                <w:rFonts w:ascii="Calibri" w:eastAsia="Times New Roman" w:hAnsi="Calibri" w:cs="Calibri"/>
                <w:color w:val="000000"/>
                <w:kern w:val="0"/>
                <w:sz w:val="22"/>
                <w:lang w:eastAsia="en-US"/>
              </w:rPr>
            </w:pPr>
            <w:ins w:id="2214" w:author="Guo, Shicheng" w:date="2019-11-07T23:48:00Z">
              <w:r w:rsidRPr="00150177">
                <w:rPr>
                  <w:rFonts w:ascii="Calibri" w:eastAsia="Times New Roman" w:hAnsi="Calibri" w:cs="Calibri"/>
                  <w:color w:val="000000"/>
                  <w:kern w:val="0"/>
                  <w:sz w:val="22"/>
                  <w:lang w:eastAsia="en-US"/>
                </w:rPr>
                <w:t>8.29E-05</w:t>
              </w:r>
            </w:ins>
          </w:p>
        </w:tc>
        <w:tc>
          <w:tcPr>
            <w:tcW w:w="1575" w:type="dxa"/>
            <w:noWrap/>
            <w:hideMark/>
            <w:tcPrChange w:id="2215" w:author="Guo, Shicheng" w:date="2019-11-07T23:48:00Z">
              <w:tcPr>
                <w:tcW w:w="1540" w:type="dxa"/>
                <w:tcBorders>
                  <w:top w:val="nil"/>
                  <w:left w:val="nil"/>
                  <w:bottom w:val="nil"/>
                  <w:right w:val="nil"/>
                </w:tcBorders>
                <w:shd w:val="clear" w:color="auto" w:fill="auto"/>
                <w:noWrap/>
                <w:vAlign w:val="bottom"/>
                <w:hideMark/>
              </w:tcPr>
            </w:tcPrChange>
          </w:tcPr>
          <w:p w14:paraId="2CA91E76"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2216" w:author="Guo, Shicheng" w:date="2019-11-07T23:48:00Z"/>
                <w:rFonts w:ascii="Calibri" w:eastAsia="Times New Roman" w:hAnsi="Calibri" w:cs="Calibri"/>
                <w:color w:val="000000"/>
                <w:kern w:val="0"/>
                <w:sz w:val="22"/>
                <w:lang w:eastAsia="en-US"/>
              </w:rPr>
            </w:pPr>
            <w:ins w:id="2217" w:author="Guo, Shicheng" w:date="2019-11-07T23:48:00Z">
              <w:r w:rsidRPr="00150177">
                <w:rPr>
                  <w:rFonts w:ascii="Calibri" w:eastAsia="Times New Roman" w:hAnsi="Calibri" w:cs="Calibri"/>
                  <w:color w:val="000000"/>
                  <w:kern w:val="0"/>
                  <w:sz w:val="22"/>
                  <w:lang w:eastAsia="en-US"/>
                </w:rPr>
                <w:t>RBPMS</w:t>
              </w:r>
            </w:ins>
          </w:p>
        </w:tc>
      </w:tr>
      <w:tr w:rsidR="00150177" w:rsidRPr="00150177" w14:paraId="60AD567C" w14:textId="77777777" w:rsidTr="00464089">
        <w:trPr>
          <w:trHeight w:val="300"/>
          <w:ins w:id="2218" w:author="Guo, Shicheng" w:date="2019-11-07T23:48:00Z"/>
          <w:trPrChange w:id="2219"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2220" w:author="Guo, Shicheng" w:date="2019-11-07T23:48:00Z">
              <w:tcPr>
                <w:tcW w:w="600" w:type="dxa"/>
                <w:tcBorders>
                  <w:top w:val="nil"/>
                  <w:left w:val="nil"/>
                  <w:bottom w:val="nil"/>
                  <w:right w:val="nil"/>
                </w:tcBorders>
                <w:shd w:val="clear" w:color="auto" w:fill="auto"/>
                <w:noWrap/>
                <w:vAlign w:val="bottom"/>
                <w:hideMark/>
              </w:tcPr>
            </w:tcPrChange>
          </w:tcPr>
          <w:p w14:paraId="49895C81" w14:textId="77777777" w:rsidR="00150177" w:rsidRPr="00150177" w:rsidRDefault="00150177" w:rsidP="00150177">
            <w:pPr>
              <w:widowControl/>
              <w:jc w:val="left"/>
              <w:rPr>
                <w:ins w:id="2221" w:author="Guo, Shicheng" w:date="2019-11-07T23:48:00Z"/>
                <w:rFonts w:ascii="Calibri" w:eastAsia="Times New Roman" w:hAnsi="Calibri" w:cs="Calibri"/>
                <w:color w:val="000000"/>
                <w:kern w:val="0"/>
                <w:sz w:val="22"/>
                <w:lang w:eastAsia="en-US"/>
              </w:rPr>
            </w:pPr>
            <w:ins w:id="2222" w:author="Guo, Shicheng" w:date="2019-11-07T23:48:00Z">
              <w:r w:rsidRPr="00150177">
                <w:rPr>
                  <w:rFonts w:ascii="Calibri" w:eastAsia="Times New Roman" w:hAnsi="Calibri" w:cs="Calibri"/>
                  <w:color w:val="000000"/>
                  <w:kern w:val="0"/>
                  <w:sz w:val="22"/>
                  <w:lang w:eastAsia="en-US"/>
                </w:rPr>
                <w:t>chr15</w:t>
              </w:r>
            </w:ins>
          </w:p>
        </w:tc>
        <w:tc>
          <w:tcPr>
            <w:tcW w:w="1220" w:type="dxa"/>
            <w:noWrap/>
            <w:hideMark/>
            <w:tcPrChange w:id="2223" w:author="Guo, Shicheng" w:date="2019-11-07T23:48:00Z">
              <w:tcPr>
                <w:tcW w:w="1060" w:type="dxa"/>
                <w:tcBorders>
                  <w:top w:val="nil"/>
                  <w:left w:val="nil"/>
                  <w:bottom w:val="nil"/>
                  <w:right w:val="nil"/>
                </w:tcBorders>
                <w:shd w:val="clear" w:color="auto" w:fill="auto"/>
                <w:noWrap/>
                <w:vAlign w:val="bottom"/>
                <w:hideMark/>
              </w:tcPr>
            </w:tcPrChange>
          </w:tcPr>
          <w:p w14:paraId="35AEADE3"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24" w:author="Guo, Shicheng" w:date="2019-11-07T23:48:00Z"/>
                <w:rFonts w:ascii="Calibri" w:eastAsia="Times New Roman" w:hAnsi="Calibri" w:cs="Calibri"/>
                <w:color w:val="000000"/>
                <w:kern w:val="0"/>
                <w:sz w:val="22"/>
                <w:lang w:eastAsia="en-US"/>
              </w:rPr>
            </w:pPr>
            <w:ins w:id="2225" w:author="Guo, Shicheng" w:date="2019-11-07T23:48:00Z">
              <w:r w:rsidRPr="00150177">
                <w:rPr>
                  <w:rFonts w:ascii="Calibri" w:eastAsia="Times New Roman" w:hAnsi="Calibri" w:cs="Calibri"/>
                  <w:color w:val="000000"/>
                  <w:kern w:val="0"/>
                  <w:sz w:val="22"/>
                  <w:lang w:eastAsia="en-US"/>
                </w:rPr>
                <w:t>78747163</w:t>
              </w:r>
            </w:ins>
          </w:p>
        </w:tc>
        <w:tc>
          <w:tcPr>
            <w:tcW w:w="1220" w:type="dxa"/>
            <w:noWrap/>
            <w:hideMark/>
            <w:tcPrChange w:id="2226" w:author="Guo, Shicheng" w:date="2019-11-07T23:48:00Z">
              <w:tcPr>
                <w:tcW w:w="1060" w:type="dxa"/>
                <w:tcBorders>
                  <w:top w:val="nil"/>
                  <w:left w:val="nil"/>
                  <w:bottom w:val="nil"/>
                  <w:right w:val="nil"/>
                </w:tcBorders>
                <w:shd w:val="clear" w:color="auto" w:fill="auto"/>
                <w:noWrap/>
                <w:vAlign w:val="bottom"/>
                <w:hideMark/>
              </w:tcPr>
            </w:tcPrChange>
          </w:tcPr>
          <w:p w14:paraId="09519BF5"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27" w:author="Guo, Shicheng" w:date="2019-11-07T23:48:00Z"/>
                <w:rFonts w:ascii="Calibri" w:eastAsia="Times New Roman" w:hAnsi="Calibri" w:cs="Calibri"/>
                <w:color w:val="000000"/>
                <w:kern w:val="0"/>
                <w:sz w:val="22"/>
                <w:lang w:eastAsia="en-US"/>
              </w:rPr>
            </w:pPr>
            <w:ins w:id="2228" w:author="Guo, Shicheng" w:date="2019-11-07T23:48:00Z">
              <w:r w:rsidRPr="00150177">
                <w:rPr>
                  <w:rFonts w:ascii="Calibri" w:eastAsia="Times New Roman" w:hAnsi="Calibri" w:cs="Calibri"/>
                  <w:color w:val="000000"/>
                  <w:kern w:val="0"/>
                  <w:sz w:val="22"/>
                  <w:lang w:eastAsia="en-US"/>
                </w:rPr>
                <w:t>78747894</w:t>
              </w:r>
            </w:ins>
          </w:p>
        </w:tc>
        <w:tc>
          <w:tcPr>
            <w:tcW w:w="1387" w:type="dxa"/>
            <w:noWrap/>
            <w:hideMark/>
            <w:tcPrChange w:id="2229" w:author="Guo, Shicheng" w:date="2019-11-07T23:48:00Z">
              <w:tcPr>
                <w:tcW w:w="1260" w:type="dxa"/>
                <w:tcBorders>
                  <w:top w:val="nil"/>
                  <w:left w:val="nil"/>
                  <w:bottom w:val="nil"/>
                  <w:right w:val="nil"/>
                </w:tcBorders>
                <w:shd w:val="clear" w:color="auto" w:fill="auto"/>
                <w:noWrap/>
                <w:vAlign w:val="bottom"/>
                <w:hideMark/>
              </w:tcPr>
            </w:tcPrChange>
          </w:tcPr>
          <w:p w14:paraId="1AD8CC37"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30" w:author="Guo, Shicheng" w:date="2019-11-07T23:48:00Z"/>
                <w:rFonts w:ascii="Calibri" w:eastAsia="Times New Roman" w:hAnsi="Calibri" w:cs="Calibri"/>
                <w:color w:val="000000"/>
                <w:kern w:val="0"/>
                <w:sz w:val="22"/>
                <w:lang w:eastAsia="en-US"/>
              </w:rPr>
            </w:pPr>
            <w:ins w:id="2231" w:author="Guo, Shicheng" w:date="2019-11-07T23:48:00Z">
              <w:r w:rsidRPr="00150177">
                <w:rPr>
                  <w:rFonts w:ascii="Calibri" w:eastAsia="Times New Roman" w:hAnsi="Calibri" w:cs="Calibri"/>
                  <w:color w:val="000000"/>
                  <w:kern w:val="0"/>
                  <w:sz w:val="22"/>
                  <w:lang w:eastAsia="en-US"/>
                </w:rPr>
                <w:t>0.027471138</w:t>
              </w:r>
            </w:ins>
          </w:p>
        </w:tc>
        <w:tc>
          <w:tcPr>
            <w:tcW w:w="1387" w:type="dxa"/>
            <w:noWrap/>
            <w:hideMark/>
            <w:tcPrChange w:id="2232" w:author="Guo, Shicheng" w:date="2019-11-07T23:48:00Z">
              <w:tcPr>
                <w:tcW w:w="1260" w:type="dxa"/>
                <w:tcBorders>
                  <w:top w:val="nil"/>
                  <w:left w:val="nil"/>
                  <w:bottom w:val="nil"/>
                  <w:right w:val="nil"/>
                </w:tcBorders>
                <w:shd w:val="clear" w:color="auto" w:fill="auto"/>
                <w:noWrap/>
                <w:vAlign w:val="bottom"/>
                <w:hideMark/>
              </w:tcPr>
            </w:tcPrChange>
          </w:tcPr>
          <w:p w14:paraId="0A1F1507"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33" w:author="Guo, Shicheng" w:date="2019-11-07T23:48:00Z"/>
                <w:rFonts w:ascii="Calibri" w:eastAsia="Times New Roman" w:hAnsi="Calibri" w:cs="Calibri"/>
                <w:color w:val="000000"/>
                <w:kern w:val="0"/>
                <w:sz w:val="22"/>
                <w:lang w:eastAsia="en-US"/>
              </w:rPr>
            </w:pPr>
            <w:ins w:id="2234" w:author="Guo, Shicheng" w:date="2019-11-07T23:48:00Z">
              <w:r w:rsidRPr="00150177">
                <w:rPr>
                  <w:rFonts w:ascii="Calibri" w:eastAsia="Times New Roman" w:hAnsi="Calibri" w:cs="Calibri"/>
                  <w:color w:val="000000"/>
                  <w:kern w:val="0"/>
                  <w:sz w:val="22"/>
                  <w:lang w:eastAsia="en-US"/>
                </w:rPr>
                <w:t>0.005823407</w:t>
              </w:r>
            </w:ins>
          </w:p>
        </w:tc>
        <w:tc>
          <w:tcPr>
            <w:tcW w:w="1387" w:type="dxa"/>
            <w:noWrap/>
            <w:hideMark/>
            <w:tcPrChange w:id="2235" w:author="Guo, Shicheng" w:date="2019-11-07T23:48:00Z">
              <w:tcPr>
                <w:tcW w:w="1260" w:type="dxa"/>
                <w:tcBorders>
                  <w:top w:val="nil"/>
                  <w:left w:val="nil"/>
                  <w:bottom w:val="nil"/>
                  <w:right w:val="nil"/>
                </w:tcBorders>
                <w:shd w:val="clear" w:color="auto" w:fill="auto"/>
                <w:noWrap/>
                <w:vAlign w:val="bottom"/>
                <w:hideMark/>
              </w:tcPr>
            </w:tcPrChange>
          </w:tcPr>
          <w:p w14:paraId="6576661D"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36" w:author="Guo, Shicheng" w:date="2019-11-07T23:48:00Z"/>
                <w:rFonts w:ascii="Calibri" w:eastAsia="Times New Roman" w:hAnsi="Calibri" w:cs="Calibri"/>
                <w:color w:val="000000"/>
                <w:kern w:val="0"/>
                <w:sz w:val="22"/>
                <w:lang w:eastAsia="en-US"/>
              </w:rPr>
            </w:pPr>
            <w:ins w:id="2237" w:author="Guo, Shicheng" w:date="2019-11-07T23:48:00Z">
              <w:r w:rsidRPr="00150177">
                <w:rPr>
                  <w:rFonts w:ascii="Calibri" w:eastAsia="Times New Roman" w:hAnsi="Calibri" w:cs="Calibri"/>
                  <w:color w:val="000000"/>
                  <w:kern w:val="0"/>
                  <w:sz w:val="22"/>
                  <w:lang w:eastAsia="en-US"/>
                </w:rPr>
                <w:t>4.717364866</w:t>
              </w:r>
            </w:ins>
          </w:p>
        </w:tc>
        <w:tc>
          <w:tcPr>
            <w:tcW w:w="1387" w:type="dxa"/>
            <w:noWrap/>
            <w:hideMark/>
            <w:tcPrChange w:id="2238" w:author="Guo, Shicheng" w:date="2019-11-07T23:48:00Z">
              <w:tcPr>
                <w:tcW w:w="1260" w:type="dxa"/>
                <w:tcBorders>
                  <w:top w:val="nil"/>
                  <w:left w:val="nil"/>
                  <w:bottom w:val="nil"/>
                  <w:right w:val="nil"/>
                </w:tcBorders>
                <w:shd w:val="clear" w:color="auto" w:fill="auto"/>
                <w:noWrap/>
                <w:vAlign w:val="bottom"/>
                <w:hideMark/>
              </w:tcPr>
            </w:tcPrChange>
          </w:tcPr>
          <w:p w14:paraId="0A3845B3"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39" w:author="Guo, Shicheng" w:date="2019-11-07T23:48:00Z"/>
                <w:rFonts w:ascii="Calibri" w:eastAsia="Times New Roman" w:hAnsi="Calibri" w:cs="Calibri"/>
                <w:color w:val="000000"/>
                <w:kern w:val="0"/>
                <w:sz w:val="22"/>
                <w:lang w:eastAsia="en-US"/>
              </w:rPr>
            </w:pPr>
            <w:ins w:id="2240" w:author="Guo, Shicheng" w:date="2019-11-07T23:48:00Z">
              <w:r w:rsidRPr="00150177">
                <w:rPr>
                  <w:rFonts w:ascii="Calibri" w:eastAsia="Times New Roman" w:hAnsi="Calibri" w:cs="Calibri"/>
                  <w:color w:val="000000"/>
                  <w:kern w:val="0"/>
                  <w:sz w:val="22"/>
                  <w:lang w:eastAsia="en-US"/>
                </w:rPr>
                <w:t>8.52E-05</w:t>
              </w:r>
            </w:ins>
          </w:p>
        </w:tc>
        <w:tc>
          <w:tcPr>
            <w:tcW w:w="1575" w:type="dxa"/>
            <w:noWrap/>
            <w:hideMark/>
            <w:tcPrChange w:id="2241" w:author="Guo, Shicheng" w:date="2019-11-07T23:48:00Z">
              <w:tcPr>
                <w:tcW w:w="1540" w:type="dxa"/>
                <w:tcBorders>
                  <w:top w:val="nil"/>
                  <w:left w:val="nil"/>
                  <w:bottom w:val="nil"/>
                  <w:right w:val="nil"/>
                </w:tcBorders>
                <w:shd w:val="clear" w:color="auto" w:fill="auto"/>
                <w:noWrap/>
                <w:vAlign w:val="bottom"/>
                <w:hideMark/>
              </w:tcPr>
            </w:tcPrChange>
          </w:tcPr>
          <w:p w14:paraId="2BD68B5E"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2242" w:author="Guo, Shicheng" w:date="2019-11-07T23:48:00Z"/>
                <w:rFonts w:ascii="Calibri" w:eastAsia="Times New Roman" w:hAnsi="Calibri" w:cs="Calibri"/>
                <w:color w:val="000000"/>
                <w:kern w:val="0"/>
                <w:sz w:val="22"/>
                <w:lang w:eastAsia="en-US"/>
              </w:rPr>
            </w:pPr>
            <w:ins w:id="2243" w:author="Guo, Shicheng" w:date="2019-11-07T23:48:00Z">
              <w:r w:rsidRPr="00150177">
                <w:rPr>
                  <w:rFonts w:ascii="Calibri" w:eastAsia="Times New Roman" w:hAnsi="Calibri" w:cs="Calibri"/>
                  <w:color w:val="000000"/>
                  <w:kern w:val="0"/>
                  <w:sz w:val="22"/>
                  <w:lang w:eastAsia="en-US"/>
                </w:rPr>
                <w:t>IREB2</w:t>
              </w:r>
            </w:ins>
          </w:p>
        </w:tc>
      </w:tr>
      <w:tr w:rsidR="00150177" w:rsidRPr="00150177" w14:paraId="60065F56" w14:textId="77777777" w:rsidTr="00464089">
        <w:trPr>
          <w:trHeight w:val="300"/>
          <w:ins w:id="2244" w:author="Guo, Shicheng" w:date="2019-11-07T23:48:00Z"/>
          <w:trPrChange w:id="2245"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2246" w:author="Guo, Shicheng" w:date="2019-11-07T23:48:00Z">
              <w:tcPr>
                <w:tcW w:w="600" w:type="dxa"/>
                <w:tcBorders>
                  <w:top w:val="nil"/>
                  <w:left w:val="nil"/>
                  <w:bottom w:val="nil"/>
                  <w:right w:val="nil"/>
                </w:tcBorders>
                <w:shd w:val="clear" w:color="auto" w:fill="auto"/>
                <w:noWrap/>
                <w:vAlign w:val="bottom"/>
                <w:hideMark/>
              </w:tcPr>
            </w:tcPrChange>
          </w:tcPr>
          <w:p w14:paraId="74DBBBDE" w14:textId="77777777" w:rsidR="00150177" w:rsidRPr="00150177" w:rsidRDefault="00150177" w:rsidP="00150177">
            <w:pPr>
              <w:widowControl/>
              <w:jc w:val="left"/>
              <w:rPr>
                <w:ins w:id="2247" w:author="Guo, Shicheng" w:date="2019-11-07T23:48:00Z"/>
                <w:rFonts w:ascii="Calibri" w:eastAsia="Times New Roman" w:hAnsi="Calibri" w:cs="Calibri"/>
                <w:color w:val="000000"/>
                <w:kern w:val="0"/>
                <w:sz w:val="22"/>
                <w:lang w:eastAsia="en-US"/>
              </w:rPr>
            </w:pPr>
            <w:ins w:id="2248" w:author="Guo, Shicheng" w:date="2019-11-07T23:48:00Z">
              <w:r w:rsidRPr="00150177">
                <w:rPr>
                  <w:rFonts w:ascii="Calibri" w:eastAsia="Times New Roman" w:hAnsi="Calibri" w:cs="Calibri"/>
                  <w:color w:val="000000"/>
                  <w:kern w:val="0"/>
                  <w:sz w:val="22"/>
                  <w:lang w:eastAsia="en-US"/>
                </w:rPr>
                <w:t>chr2</w:t>
              </w:r>
            </w:ins>
          </w:p>
        </w:tc>
        <w:tc>
          <w:tcPr>
            <w:tcW w:w="1220" w:type="dxa"/>
            <w:noWrap/>
            <w:hideMark/>
            <w:tcPrChange w:id="2249" w:author="Guo, Shicheng" w:date="2019-11-07T23:48:00Z">
              <w:tcPr>
                <w:tcW w:w="1060" w:type="dxa"/>
                <w:tcBorders>
                  <w:top w:val="nil"/>
                  <w:left w:val="nil"/>
                  <w:bottom w:val="nil"/>
                  <w:right w:val="nil"/>
                </w:tcBorders>
                <w:shd w:val="clear" w:color="auto" w:fill="auto"/>
                <w:noWrap/>
                <w:vAlign w:val="bottom"/>
                <w:hideMark/>
              </w:tcPr>
            </w:tcPrChange>
          </w:tcPr>
          <w:p w14:paraId="2CC33846"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50" w:author="Guo, Shicheng" w:date="2019-11-07T23:48:00Z"/>
                <w:rFonts w:ascii="Calibri" w:eastAsia="Times New Roman" w:hAnsi="Calibri" w:cs="Calibri"/>
                <w:color w:val="000000"/>
                <w:kern w:val="0"/>
                <w:sz w:val="22"/>
                <w:lang w:eastAsia="en-US"/>
              </w:rPr>
            </w:pPr>
            <w:ins w:id="2251" w:author="Guo, Shicheng" w:date="2019-11-07T23:48:00Z">
              <w:r w:rsidRPr="00150177">
                <w:rPr>
                  <w:rFonts w:ascii="Calibri" w:eastAsia="Times New Roman" w:hAnsi="Calibri" w:cs="Calibri"/>
                  <w:color w:val="000000"/>
                  <w:kern w:val="0"/>
                  <w:sz w:val="22"/>
                  <w:lang w:eastAsia="en-US"/>
                </w:rPr>
                <w:t>88860670</w:t>
              </w:r>
            </w:ins>
          </w:p>
        </w:tc>
        <w:tc>
          <w:tcPr>
            <w:tcW w:w="1220" w:type="dxa"/>
            <w:noWrap/>
            <w:hideMark/>
            <w:tcPrChange w:id="2252" w:author="Guo, Shicheng" w:date="2019-11-07T23:48:00Z">
              <w:tcPr>
                <w:tcW w:w="1060" w:type="dxa"/>
                <w:tcBorders>
                  <w:top w:val="nil"/>
                  <w:left w:val="nil"/>
                  <w:bottom w:val="nil"/>
                  <w:right w:val="nil"/>
                </w:tcBorders>
                <w:shd w:val="clear" w:color="auto" w:fill="auto"/>
                <w:noWrap/>
                <w:vAlign w:val="bottom"/>
                <w:hideMark/>
              </w:tcPr>
            </w:tcPrChange>
          </w:tcPr>
          <w:p w14:paraId="58529C63"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53" w:author="Guo, Shicheng" w:date="2019-11-07T23:48:00Z"/>
                <w:rFonts w:ascii="Calibri" w:eastAsia="Times New Roman" w:hAnsi="Calibri" w:cs="Calibri"/>
                <w:color w:val="000000"/>
                <w:kern w:val="0"/>
                <w:sz w:val="22"/>
                <w:lang w:eastAsia="en-US"/>
              </w:rPr>
            </w:pPr>
            <w:ins w:id="2254" w:author="Guo, Shicheng" w:date="2019-11-07T23:48:00Z">
              <w:r w:rsidRPr="00150177">
                <w:rPr>
                  <w:rFonts w:ascii="Calibri" w:eastAsia="Times New Roman" w:hAnsi="Calibri" w:cs="Calibri"/>
                  <w:color w:val="000000"/>
                  <w:kern w:val="0"/>
                  <w:sz w:val="22"/>
                  <w:lang w:eastAsia="en-US"/>
                </w:rPr>
                <w:t>88861129</w:t>
              </w:r>
            </w:ins>
          </w:p>
        </w:tc>
        <w:tc>
          <w:tcPr>
            <w:tcW w:w="1387" w:type="dxa"/>
            <w:noWrap/>
            <w:hideMark/>
            <w:tcPrChange w:id="2255" w:author="Guo, Shicheng" w:date="2019-11-07T23:48:00Z">
              <w:tcPr>
                <w:tcW w:w="1260" w:type="dxa"/>
                <w:tcBorders>
                  <w:top w:val="nil"/>
                  <w:left w:val="nil"/>
                  <w:bottom w:val="nil"/>
                  <w:right w:val="nil"/>
                </w:tcBorders>
                <w:shd w:val="clear" w:color="auto" w:fill="auto"/>
                <w:noWrap/>
                <w:vAlign w:val="bottom"/>
                <w:hideMark/>
              </w:tcPr>
            </w:tcPrChange>
          </w:tcPr>
          <w:p w14:paraId="74465C53"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56" w:author="Guo, Shicheng" w:date="2019-11-07T23:48:00Z"/>
                <w:rFonts w:ascii="Calibri" w:eastAsia="Times New Roman" w:hAnsi="Calibri" w:cs="Calibri"/>
                <w:color w:val="000000"/>
                <w:kern w:val="0"/>
                <w:sz w:val="22"/>
                <w:lang w:eastAsia="en-US"/>
              </w:rPr>
            </w:pPr>
            <w:ins w:id="2257" w:author="Guo, Shicheng" w:date="2019-11-07T23:48:00Z">
              <w:r w:rsidRPr="00150177">
                <w:rPr>
                  <w:rFonts w:ascii="Calibri" w:eastAsia="Times New Roman" w:hAnsi="Calibri" w:cs="Calibri"/>
                  <w:color w:val="000000"/>
                  <w:kern w:val="0"/>
                  <w:sz w:val="22"/>
                  <w:lang w:eastAsia="en-US"/>
                </w:rPr>
                <w:t>0.016069512</w:t>
              </w:r>
            </w:ins>
          </w:p>
        </w:tc>
        <w:tc>
          <w:tcPr>
            <w:tcW w:w="1387" w:type="dxa"/>
            <w:noWrap/>
            <w:hideMark/>
            <w:tcPrChange w:id="2258" w:author="Guo, Shicheng" w:date="2019-11-07T23:48:00Z">
              <w:tcPr>
                <w:tcW w:w="1260" w:type="dxa"/>
                <w:tcBorders>
                  <w:top w:val="nil"/>
                  <w:left w:val="nil"/>
                  <w:bottom w:val="nil"/>
                  <w:right w:val="nil"/>
                </w:tcBorders>
                <w:shd w:val="clear" w:color="auto" w:fill="auto"/>
                <w:noWrap/>
                <w:vAlign w:val="bottom"/>
                <w:hideMark/>
              </w:tcPr>
            </w:tcPrChange>
          </w:tcPr>
          <w:p w14:paraId="4A50DE9A"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59" w:author="Guo, Shicheng" w:date="2019-11-07T23:48:00Z"/>
                <w:rFonts w:ascii="Calibri" w:eastAsia="Times New Roman" w:hAnsi="Calibri" w:cs="Calibri"/>
                <w:color w:val="000000"/>
                <w:kern w:val="0"/>
                <w:sz w:val="22"/>
                <w:lang w:eastAsia="en-US"/>
              </w:rPr>
            </w:pPr>
            <w:ins w:id="2260" w:author="Guo, Shicheng" w:date="2019-11-07T23:48:00Z">
              <w:r w:rsidRPr="00150177">
                <w:rPr>
                  <w:rFonts w:ascii="Calibri" w:eastAsia="Times New Roman" w:hAnsi="Calibri" w:cs="Calibri"/>
                  <w:color w:val="000000"/>
                  <w:kern w:val="0"/>
                  <w:sz w:val="22"/>
                  <w:lang w:eastAsia="en-US"/>
                </w:rPr>
                <w:t>0.00343534</w:t>
              </w:r>
            </w:ins>
          </w:p>
        </w:tc>
        <w:tc>
          <w:tcPr>
            <w:tcW w:w="1387" w:type="dxa"/>
            <w:noWrap/>
            <w:hideMark/>
            <w:tcPrChange w:id="2261" w:author="Guo, Shicheng" w:date="2019-11-07T23:48:00Z">
              <w:tcPr>
                <w:tcW w:w="1260" w:type="dxa"/>
                <w:tcBorders>
                  <w:top w:val="nil"/>
                  <w:left w:val="nil"/>
                  <w:bottom w:val="nil"/>
                  <w:right w:val="nil"/>
                </w:tcBorders>
                <w:shd w:val="clear" w:color="auto" w:fill="auto"/>
                <w:noWrap/>
                <w:vAlign w:val="bottom"/>
                <w:hideMark/>
              </w:tcPr>
            </w:tcPrChange>
          </w:tcPr>
          <w:p w14:paraId="1B789CEE"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62" w:author="Guo, Shicheng" w:date="2019-11-07T23:48:00Z"/>
                <w:rFonts w:ascii="Calibri" w:eastAsia="Times New Roman" w:hAnsi="Calibri" w:cs="Calibri"/>
                <w:color w:val="000000"/>
                <w:kern w:val="0"/>
                <w:sz w:val="22"/>
                <w:lang w:eastAsia="en-US"/>
              </w:rPr>
            </w:pPr>
            <w:ins w:id="2263" w:author="Guo, Shicheng" w:date="2019-11-07T23:48:00Z">
              <w:r w:rsidRPr="00150177">
                <w:rPr>
                  <w:rFonts w:ascii="Calibri" w:eastAsia="Times New Roman" w:hAnsi="Calibri" w:cs="Calibri"/>
                  <w:color w:val="000000"/>
                  <w:kern w:val="0"/>
                  <w:sz w:val="22"/>
                  <w:lang w:eastAsia="en-US"/>
                </w:rPr>
                <w:t>4.67770618</w:t>
              </w:r>
            </w:ins>
          </w:p>
        </w:tc>
        <w:tc>
          <w:tcPr>
            <w:tcW w:w="1387" w:type="dxa"/>
            <w:noWrap/>
            <w:hideMark/>
            <w:tcPrChange w:id="2264" w:author="Guo, Shicheng" w:date="2019-11-07T23:48:00Z">
              <w:tcPr>
                <w:tcW w:w="1260" w:type="dxa"/>
                <w:tcBorders>
                  <w:top w:val="nil"/>
                  <w:left w:val="nil"/>
                  <w:bottom w:val="nil"/>
                  <w:right w:val="nil"/>
                </w:tcBorders>
                <w:shd w:val="clear" w:color="auto" w:fill="auto"/>
                <w:noWrap/>
                <w:vAlign w:val="bottom"/>
                <w:hideMark/>
              </w:tcPr>
            </w:tcPrChange>
          </w:tcPr>
          <w:p w14:paraId="7D2907E9"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65" w:author="Guo, Shicheng" w:date="2019-11-07T23:48:00Z"/>
                <w:rFonts w:ascii="Calibri" w:eastAsia="Times New Roman" w:hAnsi="Calibri" w:cs="Calibri"/>
                <w:color w:val="000000"/>
                <w:kern w:val="0"/>
                <w:sz w:val="22"/>
                <w:lang w:eastAsia="en-US"/>
              </w:rPr>
            </w:pPr>
            <w:ins w:id="2266" w:author="Guo, Shicheng" w:date="2019-11-07T23:48:00Z">
              <w:r w:rsidRPr="00150177">
                <w:rPr>
                  <w:rFonts w:ascii="Calibri" w:eastAsia="Times New Roman" w:hAnsi="Calibri" w:cs="Calibri"/>
                  <w:color w:val="000000"/>
                  <w:kern w:val="0"/>
                  <w:sz w:val="22"/>
                  <w:lang w:eastAsia="en-US"/>
                </w:rPr>
                <w:t>9.42E-05</w:t>
              </w:r>
            </w:ins>
          </w:p>
        </w:tc>
        <w:tc>
          <w:tcPr>
            <w:tcW w:w="1575" w:type="dxa"/>
            <w:noWrap/>
            <w:hideMark/>
            <w:tcPrChange w:id="2267" w:author="Guo, Shicheng" w:date="2019-11-07T23:48:00Z">
              <w:tcPr>
                <w:tcW w:w="1540" w:type="dxa"/>
                <w:tcBorders>
                  <w:top w:val="nil"/>
                  <w:left w:val="nil"/>
                  <w:bottom w:val="nil"/>
                  <w:right w:val="nil"/>
                </w:tcBorders>
                <w:shd w:val="clear" w:color="auto" w:fill="auto"/>
                <w:noWrap/>
                <w:vAlign w:val="bottom"/>
                <w:hideMark/>
              </w:tcPr>
            </w:tcPrChange>
          </w:tcPr>
          <w:p w14:paraId="2A21715A"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2268" w:author="Guo, Shicheng" w:date="2019-11-07T23:48:00Z"/>
                <w:rFonts w:ascii="Calibri" w:eastAsia="Times New Roman" w:hAnsi="Calibri" w:cs="Calibri"/>
                <w:color w:val="000000"/>
                <w:kern w:val="0"/>
                <w:sz w:val="22"/>
                <w:lang w:eastAsia="en-US"/>
              </w:rPr>
            </w:pPr>
            <w:ins w:id="2269" w:author="Guo, Shicheng" w:date="2019-11-07T23:48:00Z">
              <w:r w:rsidRPr="00150177">
                <w:rPr>
                  <w:rFonts w:ascii="Calibri" w:eastAsia="Times New Roman" w:hAnsi="Calibri" w:cs="Calibri"/>
                  <w:color w:val="000000"/>
                  <w:kern w:val="0"/>
                  <w:sz w:val="22"/>
                  <w:lang w:eastAsia="en-US"/>
                </w:rPr>
                <w:t>EIF2AK3</w:t>
              </w:r>
            </w:ins>
          </w:p>
        </w:tc>
      </w:tr>
      <w:tr w:rsidR="00150177" w:rsidRPr="00150177" w14:paraId="4A861FE2" w14:textId="77777777" w:rsidTr="00464089">
        <w:trPr>
          <w:trHeight w:val="300"/>
          <w:ins w:id="2270" w:author="Guo, Shicheng" w:date="2019-11-07T23:48:00Z"/>
          <w:trPrChange w:id="2271"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2272" w:author="Guo, Shicheng" w:date="2019-11-07T23:48:00Z">
              <w:tcPr>
                <w:tcW w:w="600" w:type="dxa"/>
                <w:tcBorders>
                  <w:top w:val="nil"/>
                  <w:left w:val="nil"/>
                  <w:bottom w:val="nil"/>
                  <w:right w:val="nil"/>
                </w:tcBorders>
                <w:shd w:val="clear" w:color="auto" w:fill="auto"/>
                <w:noWrap/>
                <w:vAlign w:val="bottom"/>
                <w:hideMark/>
              </w:tcPr>
            </w:tcPrChange>
          </w:tcPr>
          <w:p w14:paraId="6F8457AE" w14:textId="77777777" w:rsidR="00150177" w:rsidRPr="00150177" w:rsidRDefault="00150177" w:rsidP="00150177">
            <w:pPr>
              <w:widowControl/>
              <w:jc w:val="left"/>
              <w:rPr>
                <w:ins w:id="2273" w:author="Guo, Shicheng" w:date="2019-11-07T23:48:00Z"/>
                <w:rFonts w:ascii="Calibri" w:eastAsia="Times New Roman" w:hAnsi="Calibri" w:cs="Calibri"/>
                <w:color w:val="000000"/>
                <w:kern w:val="0"/>
                <w:sz w:val="22"/>
                <w:lang w:eastAsia="en-US"/>
              </w:rPr>
            </w:pPr>
            <w:ins w:id="2274" w:author="Guo, Shicheng" w:date="2019-11-07T23:48:00Z">
              <w:r w:rsidRPr="00150177">
                <w:rPr>
                  <w:rFonts w:ascii="Calibri" w:eastAsia="Times New Roman" w:hAnsi="Calibri" w:cs="Calibri"/>
                  <w:color w:val="000000"/>
                  <w:kern w:val="0"/>
                  <w:sz w:val="22"/>
                  <w:lang w:eastAsia="en-US"/>
                </w:rPr>
                <w:t>chr2</w:t>
              </w:r>
            </w:ins>
          </w:p>
        </w:tc>
        <w:tc>
          <w:tcPr>
            <w:tcW w:w="1220" w:type="dxa"/>
            <w:noWrap/>
            <w:hideMark/>
            <w:tcPrChange w:id="2275" w:author="Guo, Shicheng" w:date="2019-11-07T23:48:00Z">
              <w:tcPr>
                <w:tcW w:w="1060" w:type="dxa"/>
                <w:tcBorders>
                  <w:top w:val="nil"/>
                  <w:left w:val="nil"/>
                  <w:bottom w:val="nil"/>
                  <w:right w:val="nil"/>
                </w:tcBorders>
                <w:shd w:val="clear" w:color="auto" w:fill="auto"/>
                <w:noWrap/>
                <w:vAlign w:val="bottom"/>
                <w:hideMark/>
              </w:tcPr>
            </w:tcPrChange>
          </w:tcPr>
          <w:p w14:paraId="4324AE90"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76" w:author="Guo, Shicheng" w:date="2019-11-07T23:48:00Z"/>
                <w:rFonts w:ascii="Calibri" w:eastAsia="Times New Roman" w:hAnsi="Calibri" w:cs="Calibri"/>
                <w:color w:val="000000"/>
                <w:kern w:val="0"/>
                <w:sz w:val="22"/>
                <w:lang w:eastAsia="en-US"/>
              </w:rPr>
            </w:pPr>
            <w:ins w:id="2277" w:author="Guo, Shicheng" w:date="2019-11-07T23:48:00Z">
              <w:r w:rsidRPr="00150177">
                <w:rPr>
                  <w:rFonts w:ascii="Calibri" w:eastAsia="Times New Roman" w:hAnsi="Calibri" w:cs="Calibri"/>
                  <w:color w:val="000000"/>
                  <w:kern w:val="0"/>
                  <w:sz w:val="22"/>
                  <w:lang w:eastAsia="en-US"/>
                </w:rPr>
                <w:t>88860670</w:t>
              </w:r>
            </w:ins>
          </w:p>
        </w:tc>
        <w:tc>
          <w:tcPr>
            <w:tcW w:w="1220" w:type="dxa"/>
            <w:noWrap/>
            <w:hideMark/>
            <w:tcPrChange w:id="2278" w:author="Guo, Shicheng" w:date="2019-11-07T23:48:00Z">
              <w:tcPr>
                <w:tcW w:w="1060" w:type="dxa"/>
                <w:tcBorders>
                  <w:top w:val="nil"/>
                  <w:left w:val="nil"/>
                  <w:bottom w:val="nil"/>
                  <w:right w:val="nil"/>
                </w:tcBorders>
                <w:shd w:val="clear" w:color="auto" w:fill="auto"/>
                <w:noWrap/>
                <w:vAlign w:val="bottom"/>
                <w:hideMark/>
              </w:tcPr>
            </w:tcPrChange>
          </w:tcPr>
          <w:p w14:paraId="7149A9FE"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79" w:author="Guo, Shicheng" w:date="2019-11-07T23:48:00Z"/>
                <w:rFonts w:ascii="Calibri" w:eastAsia="Times New Roman" w:hAnsi="Calibri" w:cs="Calibri"/>
                <w:color w:val="000000"/>
                <w:kern w:val="0"/>
                <w:sz w:val="22"/>
                <w:lang w:eastAsia="en-US"/>
              </w:rPr>
            </w:pPr>
            <w:ins w:id="2280" w:author="Guo, Shicheng" w:date="2019-11-07T23:48:00Z">
              <w:r w:rsidRPr="00150177">
                <w:rPr>
                  <w:rFonts w:ascii="Calibri" w:eastAsia="Times New Roman" w:hAnsi="Calibri" w:cs="Calibri"/>
                  <w:color w:val="000000"/>
                  <w:kern w:val="0"/>
                  <w:sz w:val="22"/>
                  <w:lang w:eastAsia="en-US"/>
                </w:rPr>
                <w:t>88861129</w:t>
              </w:r>
            </w:ins>
          </w:p>
        </w:tc>
        <w:tc>
          <w:tcPr>
            <w:tcW w:w="1387" w:type="dxa"/>
            <w:noWrap/>
            <w:hideMark/>
            <w:tcPrChange w:id="2281" w:author="Guo, Shicheng" w:date="2019-11-07T23:48:00Z">
              <w:tcPr>
                <w:tcW w:w="1260" w:type="dxa"/>
                <w:tcBorders>
                  <w:top w:val="nil"/>
                  <w:left w:val="nil"/>
                  <w:bottom w:val="nil"/>
                  <w:right w:val="nil"/>
                </w:tcBorders>
                <w:shd w:val="clear" w:color="auto" w:fill="auto"/>
                <w:noWrap/>
                <w:vAlign w:val="bottom"/>
                <w:hideMark/>
              </w:tcPr>
            </w:tcPrChange>
          </w:tcPr>
          <w:p w14:paraId="320B73C1"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82" w:author="Guo, Shicheng" w:date="2019-11-07T23:48:00Z"/>
                <w:rFonts w:ascii="Calibri" w:eastAsia="Times New Roman" w:hAnsi="Calibri" w:cs="Calibri"/>
                <w:color w:val="000000"/>
                <w:kern w:val="0"/>
                <w:sz w:val="22"/>
                <w:lang w:eastAsia="en-US"/>
              </w:rPr>
            </w:pPr>
            <w:ins w:id="2283" w:author="Guo, Shicheng" w:date="2019-11-07T23:48:00Z">
              <w:r w:rsidRPr="00150177">
                <w:rPr>
                  <w:rFonts w:ascii="Calibri" w:eastAsia="Times New Roman" w:hAnsi="Calibri" w:cs="Calibri"/>
                  <w:color w:val="000000"/>
                  <w:kern w:val="0"/>
                  <w:sz w:val="22"/>
                  <w:lang w:eastAsia="en-US"/>
                </w:rPr>
                <w:t>0.016069512</w:t>
              </w:r>
            </w:ins>
          </w:p>
        </w:tc>
        <w:tc>
          <w:tcPr>
            <w:tcW w:w="1387" w:type="dxa"/>
            <w:noWrap/>
            <w:hideMark/>
            <w:tcPrChange w:id="2284" w:author="Guo, Shicheng" w:date="2019-11-07T23:48:00Z">
              <w:tcPr>
                <w:tcW w:w="1260" w:type="dxa"/>
                <w:tcBorders>
                  <w:top w:val="nil"/>
                  <w:left w:val="nil"/>
                  <w:bottom w:val="nil"/>
                  <w:right w:val="nil"/>
                </w:tcBorders>
                <w:shd w:val="clear" w:color="auto" w:fill="auto"/>
                <w:noWrap/>
                <w:vAlign w:val="bottom"/>
                <w:hideMark/>
              </w:tcPr>
            </w:tcPrChange>
          </w:tcPr>
          <w:p w14:paraId="7C647DF7"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85" w:author="Guo, Shicheng" w:date="2019-11-07T23:48:00Z"/>
                <w:rFonts w:ascii="Calibri" w:eastAsia="Times New Roman" w:hAnsi="Calibri" w:cs="Calibri"/>
                <w:color w:val="000000"/>
                <w:kern w:val="0"/>
                <w:sz w:val="22"/>
                <w:lang w:eastAsia="en-US"/>
              </w:rPr>
            </w:pPr>
            <w:ins w:id="2286" w:author="Guo, Shicheng" w:date="2019-11-07T23:48:00Z">
              <w:r w:rsidRPr="00150177">
                <w:rPr>
                  <w:rFonts w:ascii="Calibri" w:eastAsia="Times New Roman" w:hAnsi="Calibri" w:cs="Calibri"/>
                  <w:color w:val="000000"/>
                  <w:kern w:val="0"/>
                  <w:sz w:val="22"/>
                  <w:lang w:eastAsia="en-US"/>
                </w:rPr>
                <w:t>0.00343534</w:t>
              </w:r>
            </w:ins>
          </w:p>
        </w:tc>
        <w:tc>
          <w:tcPr>
            <w:tcW w:w="1387" w:type="dxa"/>
            <w:noWrap/>
            <w:hideMark/>
            <w:tcPrChange w:id="2287" w:author="Guo, Shicheng" w:date="2019-11-07T23:48:00Z">
              <w:tcPr>
                <w:tcW w:w="1260" w:type="dxa"/>
                <w:tcBorders>
                  <w:top w:val="nil"/>
                  <w:left w:val="nil"/>
                  <w:bottom w:val="nil"/>
                  <w:right w:val="nil"/>
                </w:tcBorders>
                <w:shd w:val="clear" w:color="auto" w:fill="auto"/>
                <w:noWrap/>
                <w:vAlign w:val="bottom"/>
                <w:hideMark/>
              </w:tcPr>
            </w:tcPrChange>
          </w:tcPr>
          <w:p w14:paraId="3641582E"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88" w:author="Guo, Shicheng" w:date="2019-11-07T23:48:00Z"/>
                <w:rFonts w:ascii="Calibri" w:eastAsia="Times New Roman" w:hAnsi="Calibri" w:cs="Calibri"/>
                <w:color w:val="000000"/>
                <w:kern w:val="0"/>
                <w:sz w:val="22"/>
                <w:lang w:eastAsia="en-US"/>
              </w:rPr>
            </w:pPr>
            <w:ins w:id="2289" w:author="Guo, Shicheng" w:date="2019-11-07T23:48:00Z">
              <w:r w:rsidRPr="00150177">
                <w:rPr>
                  <w:rFonts w:ascii="Calibri" w:eastAsia="Times New Roman" w:hAnsi="Calibri" w:cs="Calibri"/>
                  <w:color w:val="000000"/>
                  <w:kern w:val="0"/>
                  <w:sz w:val="22"/>
                  <w:lang w:eastAsia="en-US"/>
                </w:rPr>
                <w:t>4.67770618</w:t>
              </w:r>
            </w:ins>
          </w:p>
        </w:tc>
        <w:tc>
          <w:tcPr>
            <w:tcW w:w="1387" w:type="dxa"/>
            <w:noWrap/>
            <w:hideMark/>
            <w:tcPrChange w:id="2290" w:author="Guo, Shicheng" w:date="2019-11-07T23:48:00Z">
              <w:tcPr>
                <w:tcW w:w="1260" w:type="dxa"/>
                <w:tcBorders>
                  <w:top w:val="nil"/>
                  <w:left w:val="nil"/>
                  <w:bottom w:val="nil"/>
                  <w:right w:val="nil"/>
                </w:tcBorders>
                <w:shd w:val="clear" w:color="auto" w:fill="auto"/>
                <w:noWrap/>
                <w:vAlign w:val="bottom"/>
                <w:hideMark/>
              </w:tcPr>
            </w:tcPrChange>
          </w:tcPr>
          <w:p w14:paraId="03E0A279"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291" w:author="Guo, Shicheng" w:date="2019-11-07T23:48:00Z"/>
                <w:rFonts w:ascii="Calibri" w:eastAsia="Times New Roman" w:hAnsi="Calibri" w:cs="Calibri"/>
                <w:color w:val="000000"/>
                <w:kern w:val="0"/>
                <w:sz w:val="22"/>
                <w:lang w:eastAsia="en-US"/>
              </w:rPr>
            </w:pPr>
            <w:ins w:id="2292" w:author="Guo, Shicheng" w:date="2019-11-07T23:48:00Z">
              <w:r w:rsidRPr="00150177">
                <w:rPr>
                  <w:rFonts w:ascii="Calibri" w:eastAsia="Times New Roman" w:hAnsi="Calibri" w:cs="Calibri"/>
                  <w:color w:val="000000"/>
                  <w:kern w:val="0"/>
                  <w:sz w:val="22"/>
                  <w:lang w:eastAsia="en-US"/>
                </w:rPr>
                <w:t>9.42E-05</w:t>
              </w:r>
            </w:ins>
          </w:p>
        </w:tc>
        <w:tc>
          <w:tcPr>
            <w:tcW w:w="1575" w:type="dxa"/>
            <w:noWrap/>
            <w:hideMark/>
            <w:tcPrChange w:id="2293" w:author="Guo, Shicheng" w:date="2019-11-07T23:48:00Z">
              <w:tcPr>
                <w:tcW w:w="1540" w:type="dxa"/>
                <w:tcBorders>
                  <w:top w:val="nil"/>
                  <w:left w:val="nil"/>
                  <w:bottom w:val="nil"/>
                  <w:right w:val="nil"/>
                </w:tcBorders>
                <w:shd w:val="clear" w:color="auto" w:fill="auto"/>
                <w:noWrap/>
                <w:vAlign w:val="bottom"/>
                <w:hideMark/>
              </w:tcPr>
            </w:tcPrChange>
          </w:tcPr>
          <w:p w14:paraId="5BC5B38D"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2294" w:author="Guo, Shicheng" w:date="2019-11-07T23:48:00Z"/>
                <w:rFonts w:ascii="Calibri" w:eastAsia="Times New Roman" w:hAnsi="Calibri" w:cs="Calibri"/>
                <w:color w:val="000000"/>
                <w:kern w:val="0"/>
                <w:sz w:val="22"/>
                <w:lang w:eastAsia="en-US"/>
              </w:rPr>
            </w:pPr>
            <w:ins w:id="2295" w:author="Guo, Shicheng" w:date="2019-11-07T23:48:00Z">
              <w:r w:rsidRPr="00150177">
                <w:rPr>
                  <w:rFonts w:ascii="Calibri" w:eastAsia="Times New Roman" w:hAnsi="Calibri" w:cs="Calibri"/>
                  <w:color w:val="000000"/>
                  <w:kern w:val="0"/>
                  <w:sz w:val="22"/>
                  <w:lang w:eastAsia="en-US"/>
                </w:rPr>
                <w:t>LOC101928371</w:t>
              </w:r>
            </w:ins>
          </w:p>
        </w:tc>
      </w:tr>
      <w:tr w:rsidR="00150177" w:rsidRPr="00150177" w14:paraId="152EC735" w14:textId="77777777" w:rsidTr="00464089">
        <w:trPr>
          <w:trHeight w:val="300"/>
          <w:ins w:id="2296" w:author="Guo, Shicheng" w:date="2019-11-07T23:48:00Z"/>
          <w:trPrChange w:id="2297"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2298" w:author="Guo, Shicheng" w:date="2019-11-07T23:48:00Z">
              <w:tcPr>
                <w:tcW w:w="600" w:type="dxa"/>
                <w:tcBorders>
                  <w:top w:val="nil"/>
                  <w:left w:val="nil"/>
                  <w:bottom w:val="nil"/>
                  <w:right w:val="nil"/>
                </w:tcBorders>
                <w:shd w:val="clear" w:color="auto" w:fill="auto"/>
                <w:noWrap/>
                <w:vAlign w:val="bottom"/>
                <w:hideMark/>
              </w:tcPr>
            </w:tcPrChange>
          </w:tcPr>
          <w:p w14:paraId="1681FE04" w14:textId="77777777" w:rsidR="00150177" w:rsidRPr="00150177" w:rsidRDefault="00150177" w:rsidP="00150177">
            <w:pPr>
              <w:widowControl/>
              <w:jc w:val="left"/>
              <w:rPr>
                <w:ins w:id="2299" w:author="Guo, Shicheng" w:date="2019-11-07T23:48:00Z"/>
                <w:rFonts w:ascii="Calibri" w:eastAsia="Times New Roman" w:hAnsi="Calibri" w:cs="Calibri"/>
                <w:color w:val="000000"/>
                <w:kern w:val="0"/>
                <w:sz w:val="22"/>
                <w:lang w:eastAsia="en-US"/>
              </w:rPr>
            </w:pPr>
            <w:ins w:id="2300" w:author="Guo, Shicheng" w:date="2019-11-07T23:48:00Z">
              <w:r w:rsidRPr="00150177">
                <w:rPr>
                  <w:rFonts w:ascii="Calibri" w:eastAsia="Times New Roman" w:hAnsi="Calibri" w:cs="Calibri"/>
                  <w:color w:val="000000"/>
                  <w:kern w:val="0"/>
                  <w:sz w:val="22"/>
                  <w:lang w:eastAsia="en-US"/>
                </w:rPr>
                <w:t>chr12</w:t>
              </w:r>
            </w:ins>
          </w:p>
        </w:tc>
        <w:tc>
          <w:tcPr>
            <w:tcW w:w="1220" w:type="dxa"/>
            <w:noWrap/>
            <w:hideMark/>
            <w:tcPrChange w:id="2301" w:author="Guo, Shicheng" w:date="2019-11-07T23:48:00Z">
              <w:tcPr>
                <w:tcW w:w="1060" w:type="dxa"/>
                <w:tcBorders>
                  <w:top w:val="nil"/>
                  <w:left w:val="nil"/>
                  <w:bottom w:val="nil"/>
                  <w:right w:val="nil"/>
                </w:tcBorders>
                <w:shd w:val="clear" w:color="auto" w:fill="auto"/>
                <w:noWrap/>
                <w:vAlign w:val="bottom"/>
                <w:hideMark/>
              </w:tcPr>
            </w:tcPrChange>
          </w:tcPr>
          <w:p w14:paraId="13FA9BEC"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02" w:author="Guo, Shicheng" w:date="2019-11-07T23:48:00Z"/>
                <w:rFonts w:ascii="Calibri" w:eastAsia="Times New Roman" w:hAnsi="Calibri" w:cs="Calibri"/>
                <w:color w:val="000000"/>
                <w:kern w:val="0"/>
                <w:sz w:val="22"/>
                <w:lang w:eastAsia="en-US"/>
              </w:rPr>
            </w:pPr>
            <w:ins w:id="2303" w:author="Guo, Shicheng" w:date="2019-11-07T23:48:00Z">
              <w:r w:rsidRPr="00150177">
                <w:rPr>
                  <w:rFonts w:ascii="Calibri" w:eastAsia="Times New Roman" w:hAnsi="Calibri" w:cs="Calibri"/>
                  <w:color w:val="000000"/>
                  <w:kern w:val="0"/>
                  <w:sz w:val="22"/>
                  <w:lang w:eastAsia="en-US"/>
                </w:rPr>
                <w:t>69233925</w:t>
              </w:r>
            </w:ins>
          </w:p>
        </w:tc>
        <w:tc>
          <w:tcPr>
            <w:tcW w:w="1220" w:type="dxa"/>
            <w:noWrap/>
            <w:hideMark/>
            <w:tcPrChange w:id="2304" w:author="Guo, Shicheng" w:date="2019-11-07T23:48:00Z">
              <w:tcPr>
                <w:tcW w:w="1060" w:type="dxa"/>
                <w:tcBorders>
                  <w:top w:val="nil"/>
                  <w:left w:val="nil"/>
                  <w:bottom w:val="nil"/>
                  <w:right w:val="nil"/>
                </w:tcBorders>
                <w:shd w:val="clear" w:color="auto" w:fill="auto"/>
                <w:noWrap/>
                <w:vAlign w:val="bottom"/>
                <w:hideMark/>
              </w:tcPr>
            </w:tcPrChange>
          </w:tcPr>
          <w:p w14:paraId="103C769E"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05" w:author="Guo, Shicheng" w:date="2019-11-07T23:48:00Z"/>
                <w:rFonts w:ascii="Calibri" w:eastAsia="Times New Roman" w:hAnsi="Calibri" w:cs="Calibri"/>
                <w:color w:val="000000"/>
                <w:kern w:val="0"/>
                <w:sz w:val="22"/>
                <w:lang w:eastAsia="en-US"/>
              </w:rPr>
            </w:pPr>
            <w:ins w:id="2306" w:author="Guo, Shicheng" w:date="2019-11-07T23:48:00Z">
              <w:r w:rsidRPr="00150177">
                <w:rPr>
                  <w:rFonts w:ascii="Calibri" w:eastAsia="Times New Roman" w:hAnsi="Calibri" w:cs="Calibri"/>
                  <w:color w:val="000000"/>
                  <w:kern w:val="0"/>
                  <w:sz w:val="22"/>
                  <w:lang w:eastAsia="en-US"/>
                </w:rPr>
                <w:t>69234647</w:t>
              </w:r>
            </w:ins>
          </w:p>
        </w:tc>
        <w:tc>
          <w:tcPr>
            <w:tcW w:w="1387" w:type="dxa"/>
            <w:noWrap/>
            <w:hideMark/>
            <w:tcPrChange w:id="2307" w:author="Guo, Shicheng" w:date="2019-11-07T23:48:00Z">
              <w:tcPr>
                <w:tcW w:w="1260" w:type="dxa"/>
                <w:tcBorders>
                  <w:top w:val="nil"/>
                  <w:left w:val="nil"/>
                  <w:bottom w:val="nil"/>
                  <w:right w:val="nil"/>
                </w:tcBorders>
                <w:shd w:val="clear" w:color="auto" w:fill="auto"/>
                <w:noWrap/>
                <w:vAlign w:val="bottom"/>
                <w:hideMark/>
              </w:tcPr>
            </w:tcPrChange>
          </w:tcPr>
          <w:p w14:paraId="7A9F429E"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08" w:author="Guo, Shicheng" w:date="2019-11-07T23:48:00Z"/>
                <w:rFonts w:ascii="Calibri" w:eastAsia="Times New Roman" w:hAnsi="Calibri" w:cs="Calibri"/>
                <w:color w:val="000000"/>
                <w:kern w:val="0"/>
                <w:sz w:val="22"/>
                <w:lang w:eastAsia="en-US"/>
              </w:rPr>
            </w:pPr>
            <w:ins w:id="2309" w:author="Guo, Shicheng" w:date="2019-11-07T23:48:00Z">
              <w:r w:rsidRPr="00150177">
                <w:rPr>
                  <w:rFonts w:ascii="Calibri" w:eastAsia="Times New Roman" w:hAnsi="Calibri" w:cs="Calibri"/>
                  <w:color w:val="000000"/>
                  <w:kern w:val="0"/>
                  <w:sz w:val="22"/>
                  <w:lang w:eastAsia="en-US"/>
                </w:rPr>
                <w:t>0.014444581</w:t>
              </w:r>
            </w:ins>
          </w:p>
        </w:tc>
        <w:tc>
          <w:tcPr>
            <w:tcW w:w="1387" w:type="dxa"/>
            <w:noWrap/>
            <w:hideMark/>
            <w:tcPrChange w:id="2310" w:author="Guo, Shicheng" w:date="2019-11-07T23:48:00Z">
              <w:tcPr>
                <w:tcW w:w="1260" w:type="dxa"/>
                <w:tcBorders>
                  <w:top w:val="nil"/>
                  <w:left w:val="nil"/>
                  <w:bottom w:val="nil"/>
                  <w:right w:val="nil"/>
                </w:tcBorders>
                <w:shd w:val="clear" w:color="auto" w:fill="auto"/>
                <w:noWrap/>
                <w:vAlign w:val="bottom"/>
                <w:hideMark/>
              </w:tcPr>
            </w:tcPrChange>
          </w:tcPr>
          <w:p w14:paraId="4ACBA295"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11" w:author="Guo, Shicheng" w:date="2019-11-07T23:48:00Z"/>
                <w:rFonts w:ascii="Calibri" w:eastAsia="Times New Roman" w:hAnsi="Calibri" w:cs="Calibri"/>
                <w:color w:val="000000"/>
                <w:kern w:val="0"/>
                <w:sz w:val="22"/>
                <w:lang w:eastAsia="en-US"/>
              </w:rPr>
            </w:pPr>
            <w:ins w:id="2312" w:author="Guo, Shicheng" w:date="2019-11-07T23:48:00Z">
              <w:r w:rsidRPr="00150177">
                <w:rPr>
                  <w:rFonts w:ascii="Calibri" w:eastAsia="Times New Roman" w:hAnsi="Calibri" w:cs="Calibri"/>
                  <w:color w:val="000000"/>
                  <w:kern w:val="0"/>
                  <w:sz w:val="22"/>
                  <w:lang w:eastAsia="en-US"/>
                </w:rPr>
                <w:t>0.003096447</w:t>
              </w:r>
            </w:ins>
          </w:p>
        </w:tc>
        <w:tc>
          <w:tcPr>
            <w:tcW w:w="1387" w:type="dxa"/>
            <w:noWrap/>
            <w:hideMark/>
            <w:tcPrChange w:id="2313" w:author="Guo, Shicheng" w:date="2019-11-07T23:48:00Z">
              <w:tcPr>
                <w:tcW w:w="1260" w:type="dxa"/>
                <w:tcBorders>
                  <w:top w:val="nil"/>
                  <w:left w:val="nil"/>
                  <w:bottom w:val="nil"/>
                  <w:right w:val="nil"/>
                </w:tcBorders>
                <w:shd w:val="clear" w:color="auto" w:fill="auto"/>
                <w:noWrap/>
                <w:vAlign w:val="bottom"/>
                <w:hideMark/>
              </w:tcPr>
            </w:tcPrChange>
          </w:tcPr>
          <w:p w14:paraId="0128F949"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14" w:author="Guo, Shicheng" w:date="2019-11-07T23:48:00Z"/>
                <w:rFonts w:ascii="Calibri" w:eastAsia="Times New Roman" w:hAnsi="Calibri" w:cs="Calibri"/>
                <w:color w:val="000000"/>
                <w:kern w:val="0"/>
                <w:sz w:val="22"/>
                <w:lang w:eastAsia="en-US"/>
              </w:rPr>
            </w:pPr>
            <w:ins w:id="2315" w:author="Guo, Shicheng" w:date="2019-11-07T23:48:00Z">
              <w:r w:rsidRPr="00150177">
                <w:rPr>
                  <w:rFonts w:ascii="Calibri" w:eastAsia="Times New Roman" w:hAnsi="Calibri" w:cs="Calibri"/>
                  <w:color w:val="000000"/>
                  <w:kern w:val="0"/>
                  <w:sz w:val="22"/>
                  <w:lang w:eastAsia="en-US"/>
                </w:rPr>
                <w:t>4.664889532</w:t>
              </w:r>
            </w:ins>
          </w:p>
        </w:tc>
        <w:tc>
          <w:tcPr>
            <w:tcW w:w="1387" w:type="dxa"/>
            <w:noWrap/>
            <w:hideMark/>
            <w:tcPrChange w:id="2316" w:author="Guo, Shicheng" w:date="2019-11-07T23:48:00Z">
              <w:tcPr>
                <w:tcW w:w="1260" w:type="dxa"/>
                <w:tcBorders>
                  <w:top w:val="nil"/>
                  <w:left w:val="nil"/>
                  <w:bottom w:val="nil"/>
                  <w:right w:val="nil"/>
                </w:tcBorders>
                <w:shd w:val="clear" w:color="auto" w:fill="auto"/>
                <w:noWrap/>
                <w:vAlign w:val="bottom"/>
                <w:hideMark/>
              </w:tcPr>
            </w:tcPrChange>
          </w:tcPr>
          <w:p w14:paraId="1BF0201E"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17" w:author="Guo, Shicheng" w:date="2019-11-07T23:48:00Z"/>
                <w:rFonts w:ascii="Calibri" w:eastAsia="Times New Roman" w:hAnsi="Calibri" w:cs="Calibri"/>
                <w:color w:val="000000"/>
                <w:kern w:val="0"/>
                <w:sz w:val="22"/>
                <w:lang w:eastAsia="en-US"/>
              </w:rPr>
            </w:pPr>
            <w:ins w:id="2318" w:author="Guo, Shicheng" w:date="2019-11-07T23:48:00Z">
              <w:r w:rsidRPr="00150177">
                <w:rPr>
                  <w:rFonts w:ascii="Calibri" w:eastAsia="Times New Roman" w:hAnsi="Calibri" w:cs="Calibri"/>
                  <w:color w:val="000000"/>
                  <w:kern w:val="0"/>
                  <w:sz w:val="22"/>
                  <w:lang w:eastAsia="en-US"/>
                </w:rPr>
                <w:t>9.74E-05</w:t>
              </w:r>
            </w:ins>
          </w:p>
        </w:tc>
        <w:tc>
          <w:tcPr>
            <w:tcW w:w="1575" w:type="dxa"/>
            <w:noWrap/>
            <w:hideMark/>
            <w:tcPrChange w:id="2319" w:author="Guo, Shicheng" w:date="2019-11-07T23:48:00Z">
              <w:tcPr>
                <w:tcW w:w="1540" w:type="dxa"/>
                <w:tcBorders>
                  <w:top w:val="nil"/>
                  <w:left w:val="nil"/>
                  <w:bottom w:val="nil"/>
                  <w:right w:val="nil"/>
                </w:tcBorders>
                <w:shd w:val="clear" w:color="auto" w:fill="auto"/>
                <w:noWrap/>
                <w:vAlign w:val="bottom"/>
                <w:hideMark/>
              </w:tcPr>
            </w:tcPrChange>
          </w:tcPr>
          <w:p w14:paraId="660CD406"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2320" w:author="Guo, Shicheng" w:date="2019-11-07T23:48:00Z"/>
                <w:rFonts w:ascii="Calibri" w:eastAsia="Times New Roman" w:hAnsi="Calibri" w:cs="Calibri"/>
                <w:color w:val="000000"/>
                <w:kern w:val="0"/>
                <w:sz w:val="22"/>
                <w:lang w:eastAsia="en-US"/>
              </w:rPr>
            </w:pPr>
            <w:ins w:id="2321" w:author="Guo, Shicheng" w:date="2019-11-07T23:48:00Z">
              <w:r w:rsidRPr="00150177">
                <w:rPr>
                  <w:rFonts w:ascii="Calibri" w:eastAsia="Times New Roman" w:hAnsi="Calibri" w:cs="Calibri"/>
                  <w:color w:val="000000"/>
                  <w:kern w:val="0"/>
                  <w:sz w:val="22"/>
                  <w:lang w:eastAsia="en-US"/>
                </w:rPr>
                <w:t>MDM2</w:t>
              </w:r>
            </w:ins>
          </w:p>
        </w:tc>
      </w:tr>
      <w:tr w:rsidR="00150177" w:rsidRPr="00150177" w14:paraId="7F1D026B" w14:textId="77777777" w:rsidTr="00464089">
        <w:trPr>
          <w:trHeight w:val="300"/>
          <w:ins w:id="2322" w:author="Guo, Shicheng" w:date="2019-11-07T23:48:00Z"/>
          <w:trPrChange w:id="2323"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2324" w:author="Guo, Shicheng" w:date="2019-11-07T23:48:00Z">
              <w:tcPr>
                <w:tcW w:w="600" w:type="dxa"/>
                <w:tcBorders>
                  <w:top w:val="nil"/>
                  <w:left w:val="nil"/>
                  <w:bottom w:val="nil"/>
                  <w:right w:val="nil"/>
                </w:tcBorders>
                <w:shd w:val="clear" w:color="auto" w:fill="auto"/>
                <w:noWrap/>
                <w:vAlign w:val="bottom"/>
                <w:hideMark/>
              </w:tcPr>
            </w:tcPrChange>
          </w:tcPr>
          <w:p w14:paraId="3E9CEFF4" w14:textId="77777777" w:rsidR="00150177" w:rsidRPr="00150177" w:rsidRDefault="00150177" w:rsidP="00150177">
            <w:pPr>
              <w:widowControl/>
              <w:jc w:val="left"/>
              <w:rPr>
                <w:ins w:id="2325" w:author="Guo, Shicheng" w:date="2019-11-07T23:48:00Z"/>
                <w:rFonts w:ascii="Calibri" w:eastAsia="Times New Roman" w:hAnsi="Calibri" w:cs="Calibri"/>
                <w:color w:val="000000"/>
                <w:kern w:val="0"/>
                <w:sz w:val="22"/>
                <w:lang w:eastAsia="en-US"/>
              </w:rPr>
            </w:pPr>
            <w:ins w:id="2326" w:author="Guo, Shicheng" w:date="2019-11-07T23:48:00Z">
              <w:r w:rsidRPr="00150177">
                <w:rPr>
                  <w:rFonts w:ascii="Calibri" w:eastAsia="Times New Roman" w:hAnsi="Calibri" w:cs="Calibri"/>
                  <w:color w:val="000000"/>
                  <w:kern w:val="0"/>
                  <w:sz w:val="22"/>
                  <w:lang w:eastAsia="en-US"/>
                </w:rPr>
                <w:t>chr15</w:t>
              </w:r>
            </w:ins>
          </w:p>
        </w:tc>
        <w:tc>
          <w:tcPr>
            <w:tcW w:w="1220" w:type="dxa"/>
            <w:noWrap/>
            <w:hideMark/>
            <w:tcPrChange w:id="2327" w:author="Guo, Shicheng" w:date="2019-11-07T23:48:00Z">
              <w:tcPr>
                <w:tcW w:w="1060" w:type="dxa"/>
                <w:tcBorders>
                  <w:top w:val="nil"/>
                  <w:left w:val="nil"/>
                  <w:bottom w:val="nil"/>
                  <w:right w:val="nil"/>
                </w:tcBorders>
                <w:shd w:val="clear" w:color="auto" w:fill="auto"/>
                <w:noWrap/>
                <w:vAlign w:val="bottom"/>
                <w:hideMark/>
              </w:tcPr>
            </w:tcPrChange>
          </w:tcPr>
          <w:p w14:paraId="25AE4A38"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28" w:author="Guo, Shicheng" w:date="2019-11-07T23:48:00Z"/>
                <w:rFonts w:ascii="Calibri" w:eastAsia="Times New Roman" w:hAnsi="Calibri" w:cs="Calibri"/>
                <w:color w:val="000000"/>
                <w:kern w:val="0"/>
                <w:sz w:val="22"/>
                <w:lang w:eastAsia="en-US"/>
              </w:rPr>
            </w:pPr>
            <w:ins w:id="2329" w:author="Guo, Shicheng" w:date="2019-11-07T23:48:00Z">
              <w:r w:rsidRPr="00150177">
                <w:rPr>
                  <w:rFonts w:ascii="Calibri" w:eastAsia="Times New Roman" w:hAnsi="Calibri" w:cs="Calibri"/>
                  <w:color w:val="000000"/>
                  <w:kern w:val="0"/>
                  <w:sz w:val="22"/>
                  <w:lang w:eastAsia="en-US"/>
                </w:rPr>
                <w:t>56492659</w:t>
              </w:r>
            </w:ins>
          </w:p>
        </w:tc>
        <w:tc>
          <w:tcPr>
            <w:tcW w:w="1220" w:type="dxa"/>
            <w:noWrap/>
            <w:hideMark/>
            <w:tcPrChange w:id="2330" w:author="Guo, Shicheng" w:date="2019-11-07T23:48:00Z">
              <w:tcPr>
                <w:tcW w:w="1060" w:type="dxa"/>
                <w:tcBorders>
                  <w:top w:val="nil"/>
                  <w:left w:val="nil"/>
                  <w:bottom w:val="nil"/>
                  <w:right w:val="nil"/>
                </w:tcBorders>
                <w:shd w:val="clear" w:color="auto" w:fill="auto"/>
                <w:noWrap/>
                <w:vAlign w:val="bottom"/>
                <w:hideMark/>
              </w:tcPr>
            </w:tcPrChange>
          </w:tcPr>
          <w:p w14:paraId="2A62135F"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31" w:author="Guo, Shicheng" w:date="2019-11-07T23:48:00Z"/>
                <w:rFonts w:ascii="Calibri" w:eastAsia="Times New Roman" w:hAnsi="Calibri" w:cs="Calibri"/>
                <w:color w:val="000000"/>
                <w:kern w:val="0"/>
                <w:sz w:val="22"/>
                <w:lang w:eastAsia="en-US"/>
              </w:rPr>
            </w:pPr>
            <w:ins w:id="2332" w:author="Guo, Shicheng" w:date="2019-11-07T23:48:00Z">
              <w:r w:rsidRPr="00150177">
                <w:rPr>
                  <w:rFonts w:ascii="Calibri" w:eastAsia="Times New Roman" w:hAnsi="Calibri" w:cs="Calibri"/>
                  <w:color w:val="000000"/>
                  <w:kern w:val="0"/>
                  <w:sz w:val="22"/>
                  <w:lang w:eastAsia="en-US"/>
                </w:rPr>
                <w:t>56493043</w:t>
              </w:r>
            </w:ins>
          </w:p>
        </w:tc>
        <w:tc>
          <w:tcPr>
            <w:tcW w:w="1387" w:type="dxa"/>
            <w:noWrap/>
            <w:hideMark/>
            <w:tcPrChange w:id="2333" w:author="Guo, Shicheng" w:date="2019-11-07T23:48:00Z">
              <w:tcPr>
                <w:tcW w:w="1260" w:type="dxa"/>
                <w:tcBorders>
                  <w:top w:val="nil"/>
                  <w:left w:val="nil"/>
                  <w:bottom w:val="nil"/>
                  <w:right w:val="nil"/>
                </w:tcBorders>
                <w:shd w:val="clear" w:color="auto" w:fill="auto"/>
                <w:noWrap/>
                <w:vAlign w:val="bottom"/>
                <w:hideMark/>
              </w:tcPr>
            </w:tcPrChange>
          </w:tcPr>
          <w:p w14:paraId="0F8DF2DD"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34" w:author="Guo, Shicheng" w:date="2019-11-07T23:48:00Z"/>
                <w:rFonts w:ascii="Calibri" w:eastAsia="Times New Roman" w:hAnsi="Calibri" w:cs="Calibri"/>
                <w:color w:val="000000"/>
                <w:kern w:val="0"/>
                <w:sz w:val="22"/>
                <w:lang w:eastAsia="en-US"/>
              </w:rPr>
            </w:pPr>
            <w:ins w:id="2335" w:author="Guo, Shicheng" w:date="2019-11-07T23:48:00Z">
              <w:r w:rsidRPr="00150177">
                <w:rPr>
                  <w:rFonts w:ascii="Calibri" w:eastAsia="Times New Roman" w:hAnsi="Calibri" w:cs="Calibri"/>
                  <w:color w:val="000000"/>
                  <w:kern w:val="0"/>
                  <w:sz w:val="22"/>
                  <w:lang w:eastAsia="en-US"/>
                </w:rPr>
                <w:t>0.021343159</w:t>
              </w:r>
            </w:ins>
          </w:p>
        </w:tc>
        <w:tc>
          <w:tcPr>
            <w:tcW w:w="1387" w:type="dxa"/>
            <w:noWrap/>
            <w:hideMark/>
            <w:tcPrChange w:id="2336" w:author="Guo, Shicheng" w:date="2019-11-07T23:48:00Z">
              <w:tcPr>
                <w:tcW w:w="1260" w:type="dxa"/>
                <w:tcBorders>
                  <w:top w:val="nil"/>
                  <w:left w:val="nil"/>
                  <w:bottom w:val="nil"/>
                  <w:right w:val="nil"/>
                </w:tcBorders>
                <w:shd w:val="clear" w:color="auto" w:fill="auto"/>
                <w:noWrap/>
                <w:vAlign w:val="bottom"/>
                <w:hideMark/>
              </w:tcPr>
            </w:tcPrChange>
          </w:tcPr>
          <w:p w14:paraId="53AAC979"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37" w:author="Guo, Shicheng" w:date="2019-11-07T23:48:00Z"/>
                <w:rFonts w:ascii="Calibri" w:eastAsia="Times New Roman" w:hAnsi="Calibri" w:cs="Calibri"/>
                <w:color w:val="000000"/>
                <w:kern w:val="0"/>
                <w:sz w:val="22"/>
                <w:lang w:eastAsia="en-US"/>
              </w:rPr>
            </w:pPr>
            <w:ins w:id="2338" w:author="Guo, Shicheng" w:date="2019-11-07T23:48:00Z">
              <w:r w:rsidRPr="00150177">
                <w:rPr>
                  <w:rFonts w:ascii="Calibri" w:eastAsia="Times New Roman" w:hAnsi="Calibri" w:cs="Calibri"/>
                  <w:color w:val="000000"/>
                  <w:kern w:val="0"/>
                  <w:sz w:val="22"/>
                  <w:lang w:eastAsia="en-US"/>
                </w:rPr>
                <w:t>0.004593537</w:t>
              </w:r>
            </w:ins>
          </w:p>
        </w:tc>
        <w:tc>
          <w:tcPr>
            <w:tcW w:w="1387" w:type="dxa"/>
            <w:noWrap/>
            <w:hideMark/>
            <w:tcPrChange w:id="2339" w:author="Guo, Shicheng" w:date="2019-11-07T23:48:00Z">
              <w:tcPr>
                <w:tcW w:w="1260" w:type="dxa"/>
                <w:tcBorders>
                  <w:top w:val="nil"/>
                  <w:left w:val="nil"/>
                  <w:bottom w:val="nil"/>
                  <w:right w:val="nil"/>
                </w:tcBorders>
                <w:shd w:val="clear" w:color="auto" w:fill="auto"/>
                <w:noWrap/>
                <w:vAlign w:val="bottom"/>
                <w:hideMark/>
              </w:tcPr>
            </w:tcPrChange>
          </w:tcPr>
          <w:p w14:paraId="5A0001D8"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40" w:author="Guo, Shicheng" w:date="2019-11-07T23:48:00Z"/>
                <w:rFonts w:ascii="Calibri" w:eastAsia="Times New Roman" w:hAnsi="Calibri" w:cs="Calibri"/>
                <w:color w:val="000000"/>
                <w:kern w:val="0"/>
                <w:sz w:val="22"/>
                <w:lang w:eastAsia="en-US"/>
              </w:rPr>
            </w:pPr>
            <w:ins w:id="2341" w:author="Guo, Shicheng" w:date="2019-11-07T23:48:00Z">
              <w:r w:rsidRPr="00150177">
                <w:rPr>
                  <w:rFonts w:ascii="Calibri" w:eastAsia="Times New Roman" w:hAnsi="Calibri" w:cs="Calibri"/>
                  <w:color w:val="000000"/>
                  <w:kern w:val="0"/>
                  <w:sz w:val="22"/>
                  <w:lang w:eastAsia="en-US"/>
                </w:rPr>
                <w:t>4.646344864</w:t>
              </w:r>
            </w:ins>
          </w:p>
        </w:tc>
        <w:tc>
          <w:tcPr>
            <w:tcW w:w="1387" w:type="dxa"/>
            <w:noWrap/>
            <w:hideMark/>
            <w:tcPrChange w:id="2342" w:author="Guo, Shicheng" w:date="2019-11-07T23:48:00Z">
              <w:tcPr>
                <w:tcW w:w="1260" w:type="dxa"/>
                <w:tcBorders>
                  <w:top w:val="nil"/>
                  <w:left w:val="nil"/>
                  <w:bottom w:val="nil"/>
                  <w:right w:val="nil"/>
                </w:tcBorders>
                <w:shd w:val="clear" w:color="auto" w:fill="auto"/>
                <w:noWrap/>
                <w:vAlign w:val="bottom"/>
                <w:hideMark/>
              </w:tcPr>
            </w:tcPrChange>
          </w:tcPr>
          <w:p w14:paraId="4D53A1F8"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43" w:author="Guo, Shicheng" w:date="2019-11-07T23:48:00Z"/>
                <w:rFonts w:ascii="Calibri" w:eastAsia="Times New Roman" w:hAnsi="Calibri" w:cs="Calibri"/>
                <w:color w:val="000000"/>
                <w:kern w:val="0"/>
                <w:sz w:val="22"/>
                <w:lang w:eastAsia="en-US"/>
              </w:rPr>
            </w:pPr>
            <w:ins w:id="2344" w:author="Guo, Shicheng" w:date="2019-11-07T23:48:00Z">
              <w:r w:rsidRPr="00150177">
                <w:rPr>
                  <w:rFonts w:ascii="Calibri" w:eastAsia="Times New Roman" w:hAnsi="Calibri" w:cs="Calibri"/>
                  <w:color w:val="000000"/>
                  <w:kern w:val="0"/>
                  <w:sz w:val="22"/>
                  <w:lang w:eastAsia="en-US"/>
                </w:rPr>
                <w:t>0.000102065</w:t>
              </w:r>
            </w:ins>
          </w:p>
        </w:tc>
        <w:tc>
          <w:tcPr>
            <w:tcW w:w="1575" w:type="dxa"/>
            <w:noWrap/>
            <w:hideMark/>
            <w:tcPrChange w:id="2345" w:author="Guo, Shicheng" w:date="2019-11-07T23:48:00Z">
              <w:tcPr>
                <w:tcW w:w="1540" w:type="dxa"/>
                <w:tcBorders>
                  <w:top w:val="nil"/>
                  <w:left w:val="nil"/>
                  <w:bottom w:val="nil"/>
                  <w:right w:val="nil"/>
                </w:tcBorders>
                <w:shd w:val="clear" w:color="auto" w:fill="auto"/>
                <w:noWrap/>
                <w:vAlign w:val="bottom"/>
                <w:hideMark/>
              </w:tcPr>
            </w:tcPrChange>
          </w:tcPr>
          <w:p w14:paraId="1C799384"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2346" w:author="Guo, Shicheng" w:date="2019-11-07T23:48:00Z"/>
                <w:rFonts w:ascii="Calibri" w:eastAsia="Times New Roman" w:hAnsi="Calibri" w:cs="Calibri"/>
                <w:color w:val="000000"/>
                <w:kern w:val="0"/>
                <w:sz w:val="22"/>
                <w:lang w:eastAsia="en-US"/>
              </w:rPr>
            </w:pPr>
            <w:ins w:id="2347" w:author="Guo, Shicheng" w:date="2019-11-07T23:48:00Z">
              <w:r w:rsidRPr="00150177">
                <w:rPr>
                  <w:rFonts w:ascii="Calibri" w:eastAsia="Times New Roman" w:hAnsi="Calibri" w:cs="Calibri"/>
                  <w:color w:val="000000"/>
                  <w:kern w:val="0"/>
                  <w:sz w:val="22"/>
                  <w:lang w:eastAsia="en-US"/>
                </w:rPr>
                <w:t>RFX7</w:t>
              </w:r>
            </w:ins>
          </w:p>
        </w:tc>
      </w:tr>
      <w:tr w:rsidR="00150177" w:rsidRPr="00150177" w14:paraId="0B91F051" w14:textId="77777777" w:rsidTr="00464089">
        <w:trPr>
          <w:trHeight w:val="300"/>
          <w:ins w:id="2348" w:author="Guo, Shicheng" w:date="2019-11-07T23:48:00Z"/>
          <w:trPrChange w:id="2349"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2350" w:author="Guo, Shicheng" w:date="2019-11-07T23:48:00Z">
              <w:tcPr>
                <w:tcW w:w="600" w:type="dxa"/>
                <w:tcBorders>
                  <w:top w:val="nil"/>
                  <w:left w:val="nil"/>
                  <w:bottom w:val="nil"/>
                  <w:right w:val="nil"/>
                </w:tcBorders>
                <w:shd w:val="clear" w:color="auto" w:fill="auto"/>
                <w:noWrap/>
                <w:vAlign w:val="bottom"/>
                <w:hideMark/>
              </w:tcPr>
            </w:tcPrChange>
          </w:tcPr>
          <w:p w14:paraId="16F2D06A" w14:textId="77777777" w:rsidR="00150177" w:rsidRPr="00150177" w:rsidRDefault="00150177" w:rsidP="00150177">
            <w:pPr>
              <w:widowControl/>
              <w:jc w:val="left"/>
              <w:rPr>
                <w:ins w:id="2351" w:author="Guo, Shicheng" w:date="2019-11-07T23:48:00Z"/>
                <w:rFonts w:ascii="Calibri" w:eastAsia="Times New Roman" w:hAnsi="Calibri" w:cs="Calibri"/>
                <w:color w:val="000000"/>
                <w:kern w:val="0"/>
                <w:sz w:val="22"/>
                <w:lang w:eastAsia="en-US"/>
              </w:rPr>
            </w:pPr>
            <w:ins w:id="2352" w:author="Guo, Shicheng" w:date="2019-11-07T23:48:00Z">
              <w:r w:rsidRPr="00150177">
                <w:rPr>
                  <w:rFonts w:ascii="Calibri" w:eastAsia="Times New Roman" w:hAnsi="Calibri" w:cs="Calibri"/>
                  <w:color w:val="000000"/>
                  <w:kern w:val="0"/>
                  <w:sz w:val="22"/>
                  <w:lang w:eastAsia="en-US"/>
                </w:rPr>
                <w:t>chr4</w:t>
              </w:r>
            </w:ins>
          </w:p>
        </w:tc>
        <w:tc>
          <w:tcPr>
            <w:tcW w:w="1220" w:type="dxa"/>
            <w:noWrap/>
            <w:hideMark/>
            <w:tcPrChange w:id="2353" w:author="Guo, Shicheng" w:date="2019-11-07T23:48:00Z">
              <w:tcPr>
                <w:tcW w:w="1060" w:type="dxa"/>
                <w:tcBorders>
                  <w:top w:val="nil"/>
                  <w:left w:val="nil"/>
                  <w:bottom w:val="nil"/>
                  <w:right w:val="nil"/>
                </w:tcBorders>
                <w:shd w:val="clear" w:color="auto" w:fill="auto"/>
                <w:noWrap/>
                <w:vAlign w:val="bottom"/>
                <w:hideMark/>
              </w:tcPr>
            </w:tcPrChange>
          </w:tcPr>
          <w:p w14:paraId="7C322AA0"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54" w:author="Guo, Shicheng" w:date="2019-11-07T23:48:00Z"/>
                <w:rFonts w:ascii="Calibri" w:eastAsia="Times New Roman" w:hAnsi="Calibri" w:cs="Calibri"/>
                <w:color w:val="000000"/>
                <w:kern w:val="0"/>
                <w:sz w:val="22"/>
                <w:lang w:eastAsia="en-US"/>
              </w:rPr>
            </w:pPr>
            <w:ins w:id="2355" w:author="Guo, Shicheng" w:date="2019-11-07T23:48:00Z">
              <w:r w:rsidRPr="00150177">
                <w:rPr>
                  <w:rFonts w:ascii="Calibri" w:eastAsia="Times New Roman" w:hAnsi="Calibri" w:cs="Calibri"/>
                  <w:color w:val="000000"/>
                  <w:kern w:val="0"/>
                  <w:sz w:val="22"/>
                  <w:lang w:eastAsia="en-US"/>
                </w:rPr>
                <w:t>149296260</w:t>
              </w:r>
            </w:ins>
          </w:p>
        </w:tc>
        <w:tc>
          <w:tcPr>
            <w:tcW w:w="1220" w:type="dxa"/>
            <w:noWrap/>
            <w:hideMark/>
            <w:tcPrChange w:id="2356" w:author="Guo, Shicheng" w:date="2019-11-07T23:48:00Z">
              <w:tcPr>
                <w:tcW w:w="1060" w:type="dxa"/>
                <w:tcBorders>
                  <w:top w:val="nil"/>
                  <w:left w:val="nil"/>
                  <w:bottom w:val="nil"/>
                  <w:right w:val="nil"/>
                </w:tcBorders>
                <w:shd w:val="clear" w:color="auto" w:fill="auto"/>
                <w:noWrap/>
                <w:vAlign w:val="bottom"/>
                <w:hideMark/>
              </w:tcPr>
            </w:tcPrChange>
          </w:tcPr>
          <w:p w14:paraId="2B9A3E34"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57" w:author="Guo, Shicheng" w:date="2019-11-07T23:48:00Z"/>
                <w:rFonts w:ascii="Calibri" w:eastAsia="Times New Roman" w:hAnsi="Calibri" w:cs="Calibri"/>
                <w:color w:val="000000"/>
                <w:kern w:val="0"/>
                <w:sz w:val="22"/>
                <w:lang w:eastAsia="en-US"/>
              </w:rPr>
            </w:pPr>
            <w:ins w:id="2358" w:author="Guo, Shicheng" w:date="2019-11-07T23:48:00Z">
              <w:r w:rsidRPr="00150177">
                <w:rPr>
                  <w:rFonts w:ascii="Calibri" w:eastAsia="Times New Roman" w:hAnsi="Calibri" w:cs="Calibri"/>
                  <w:color w:val="000000"/>
                  <w:kern w:val="0"/>
                  <w:sz w:val="22"/>
                  <w:lang w:eastAsia="en-US"/>
                </w:rPr>
                <w:t>149296635</w:t>
              </w:r>
            </w:ins>
          </w:p>
        </w:tc>
        <w:tc>
          <w:tcPr>
            <w:tcW w:w="1387" w:type="dxa"/>
            <w:noWrap/>
            <w:hideMark/>
            <w:tcPrChange w:id="2359" w:author="Guo, Shicheng" w:date="2019-11-07T23:48:00Z">
              <w:tcPr>
                <w:tcW w:w="1260" w:type="dxa"/>
                <w:tcBorders>
                  <w:top w:val="nil"/>
                  <w:left w:val="nil"/>
                  <w:bottom w:val="nil"/>
                  <w:right w:val="nil"/>
                </w:tcBorders>
                <w:shd w:val="clear" w:color="auto" w:fill="auto"/>
                <w:noWrap/>
                <w:vAlign w:val="bottom"/>
                <w:hideMark/>
              </w:tcPr>
            </w:tcPrChange>
          </w:tcPr>
          <w:p w14:paraId="575110F4"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60" w:author="Guo, Shicheng" w:date="2019-11-07T23:48:00Z"/>
                <w:rFonts w:ascii="Calibri" w:eastAsia="Times New Roman" w:hAnsi="Calibri" w:cs="Calibri"/>
                <w:color w:val="000000"/>
                <w:kern w:val="0"/>
                <w:sz w:val="22"/>
                <w:lang w:eastAsia="en-US"/>
              </w:rPr>
            </w:pPr>
            <w:ins w:id="2361" w:author="Guo, Shicheng" w:date="2019-11-07T23:48:00Z">
              <w:r w:rsidRPr="00150177">
                <w:rPr>
                  <w:rFonts w:ascii="Calibri" w:eastAsia="Times New Roman" w:hAnsi="Calibri" w:cs="Calibri"/>
                  <w:color w:val="000000"/>
                  <w:kern w:val="0"/>
                  <w:sz w:val="22"/>
                  <w:lang w:eastAsia="en-US"/>
                </w:rPr>
                <w:t>0.019594553</w:t>
              </w:r>
            </w:ins>
          </w:p>
        </w:tc>
        <w:tc>
          <w:tcPr>
            <w:tcW w:w="1387" w:type="dxa"/>
            <w:noWrap/>
            <w:hideMark/>
            <w:tcPrChange w:id="2362" w:author="Guo, Shicheng" w:date="2019-11-07T23:48:00Z">
              <w:tcPr>
                <w:tcW w:w="1260" w:type="dxa"/>
                <w:tcBorders>
                  <w:top w:val="nil"/>
                  <w:left w:val="nil"/>
                  <w:bottom w:val="nil"/>
                  <w:right w:val="nil"/>
                </w:tcBorders>
                <w:shd w:val="clear" w:color="auto" w:fill="auto"/>
                <w:noWrap/>
                <w:vAlign w:val="bottom"/>
                <w:hideMark/>
              </w:tcPr>
            </w:tcPrChange>
          </w:tcPr>
          <w:p w14:paraId="5C044618"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63" w:author="Guo, Shicheng" w:date="2019-11-07T23:48:00Z"/>
                <w:rFonts w:ascii="Calibri" w:eastAsia="Times New Roman" w:hAnsi="Calibri" w:cs="Calibri"/>
                <w:color w:val="000000"/>
                <w:kern w:val="0"/>
                <w:sz w:val="22"/>
                <w:lang w:eastAsia="en-US"/>
              </w:rPr>
            </w:pPr>
            <w:ins w:id="2364" w:author="Guo, Shicheng" w:date="2019-11-07T23:48:00Z">
              <w:r w:rsidRPr="00150177">
                <w:rPr>
                  <w:rFonts w:ascii="Calibri" w:eastAsia="Times New Roman" w:hAnsi="Calibri" w:cs="Calibri"/>
                  <w:color w:val="000000"/>
                  <w:kern w:val="0"/>
                  <w:sz w:val="22"/>
                  <w:lang w:eastAsia="en-US"/>
                </w:rPr>
                <w:t>0.004221345</w:t>
              </w:r>
            </w:ins>
          </w:p>
        </w:tc>
        <w:tc>
          <w:tcPr>
            <w:tcW w:w="1387" w:type="dxa"/>
            <w:noWrap/>
            <w:hideMark/>
            <w:tcPrChange w:id="2365" w:author="Guo, Shicheng" w:date="2019-11-07T23:48:00Z">
              <w:tcPr>
                <w:tcW w:w="1260" w:type="dxa"/>
                <w:tcBorders>
                  <w:top w:val="nil"/>
                  <w:left w:val="nil"/>
                  <w:bottom w:val="nil"/>
                  <w:right w:val="nil"/>
                </w:tcBorders>
                <w:shd w:val="clear" w:color="auto" w:fill="auto"/>
                <w:noWrap/>
                <w:vAlign w:val="bottom"/>
                <w:hideMark/>
              </w:tcPr>
            </w:tcPrChange>
          </w:tcPr>
          <w:p w14:paraId="2B01DE50"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66" w:author="Guo, Shicheng" w:date="2019-11-07T23:48:00Z"/>
                <w:rFonts w:ascii="Calibri" w:eastAsia="Times New Roman" w:hAnsi="Calibri" w:cs="Calibri"/>
                <w:color w:val="000000"/>
                <w:kern w:val="0"/>
                <w:sz w:val="22"/>
                <w:lang w:eastAsia="en-US"/>
              </w:rPr>
            </w:pPr>
            <w:ins w:id="2367" w:author="Guo, Shicheng" w:date="2019-11-07T23:48:00Z">
              <w:r w:rsidRPr="00150177">
                <w:rPr>
                  <w:rFonts w:ascii="Calibri" w:eastAsia="Times New Roman" w:hAnsi="Calibri" w:cs="Calibri"/>
                  <w:color w:val="000000"/>
                  <w:kern w:val="0"/>
                  <w:sz w:val="22"/>
                  <w:lang w:eastAsia="en-US"/>
                </w:rPr>
                <w:t>4.641779975</w:t>
              </w:r>
            </w:ins>
          </w:p>
        </w:tc>
        <w:tc>
          <w:tcPr>
            <w:tcW w:w="1387" w:type="dxa"/>
            <w:noWrap/>
            <w:hideMark/>
            <w:tcPrChange w:id="2368" w:author="Guo, Shicheng" w:date="2019-11-07T23:48:00Z">
              <w:tcPr>
                <w:tcW w:w="1260" w:type="dxa"/>
                <w:tcBorders>
                  <w:top w:val="nil"/>
                  <w:left w:val="nil"/>
                  <w:bottom w:val="nil"/>
                  <w:right w:val="nil"/>
                </w:tcBorders>
                <w:shd w:val="clear" w:color="auto" w:fill="auto"/>
                <w:noWrap/>
                <w:vAlign w:val="bottom"/>
                <w:hideMark/>
              </w:tcPr>
            </w:tcPrChange>
          </w:tcPr>
          <w:p w14:paraId="01BA6381"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69" w:author="Guo, Shicheng" w:date="2019-11-07T23:48:00Z"/>
                <w:rFonts w:ascii="Calibri" w:eastAsia="Times New Roman" w:hAnsi="Calibri" w:cs="Calibri"/>
                <w:color w:val="000000"/>
                <w:kern w:val="0"/>
                <w:sz w:val="22"/>
                <w:lang w:eastAsia="en-US"/>
              </w:rPr>
            </w:pPr>
            <w:ins w:id="2370" w:author="Guo, Shicheng" w:date="2019-11-07T23:48:00Z">
              <w:r w:rsidRPr="00150177">
                <w:rPr>
                  <w:rFonts w:ascii="Calibri" w:eastAsia="Times New Roman" w:hAnsi="Calibri" w:cs="Calibri"/>
                  <w:color w:val="000000"/>
                  <w:kern w:val="0"/>
                  <w:sz w:val="22"/>
                  <w:lang w:eastAsia="en-US"/>
                </w:rPr>
                <w:t>0.000103257</w:t>
              </w:r>
            </w:ins>
          </w:p>
        </w:tc>
        <w:tc>
          <w:tcPr>
            <w:tcW w:w="1575" w:type="dxa"/>
            <w:noWrap/>
            <w:hideMark/>
            <w:tcPrChange w:id="2371" w:author="Guo, Shicheng" w:date="2019-11-07T23:48:00Z">
              <w:tcPr>
                <w:tcW w:w="1540" w:type="dxa"/>
                <w:tcBorders>
                  <w:top w:val="nil"/>
                  <w:left w:val="nil"/>
                  <w:bottom w:val="nil"/>
                  <w:right w:val="nil"/>
                </w:tcBorders>
                <w:shd w:val="clear" w:color="auto" w:fill="auto"/>
                <w:noWrap/>
                <w:vAlign w:val="bottom"/>
                <w:hideMark/>
              </w:tcPr>
            </w:tcPrChange>
          </w:tcPr>
          <w:p w14:paraId="6688076E"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2372" w:author="Guo, Shicheng" w:date="2019-11-07T23:48:00Z"/>
                <w:rFonts w:ascii="Calibri" w:eastAsia="Times New Roman" w:hAnsi="Calibri" w:cs="Calibri"/>
                <w:color w:val="000000"/>
                <w:kern w:val="0"/>
                <w:sz w:val="22"/>
                <w:lang w:eastAsia="en-US"/>
              </w:rPr>
            </w:pPr>
            <w:ins w:id="2373" w:author="Guo, Shicheng" w:date="2019-11-07T23:48:00Z">
              <w:r w:rsidRPr="00150177">
                <w:rPr>
                  <w:rFonts w:ascii="Calibri" w:eastAsia="Times New Roman" w:hAnsi="Calibri" w:cs="Calibri"/>
                  <w:color w:val="000000"/>
                  <w:kern w:val="0"/>
                  <w:sz w:val="22"/>
                  <w:lang w:eastAsia="en-US"/>
                </w:rPr>
                <w:t>NR3C2</w:t>
              </w:r>
            </w:ins>
          </w:p>
        </w:tc>
      </w:tr>
      <w:tr w:rsidR="00150177" w:rsidRPr="00150177" w14:paraId="0A987B46" w14:textId="77777777" w:rsidTr="00464089">
        <w:trPr>
          <w:trHeight w:val="300"/>
          <w:ins w:id="2374" w:author="Guo, Shicheng" w:date="2019-11-07T23:48:00Z"/>
          <w:trPrChange w:id="2375"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2376" w:author="Guo, Shicheng" w:date="2019-11-07T23:48:00Z">
              <w:tcPr>
                <w:tcW w:w="600" w:type="dxa"/>
                <w:tcBorders>
                  <w:top w:val="nil"/>
                  <w:left w:val="nil"/>
                  <w:bottom w:val="nil"/>
                  <w:right w:val="nil"/>
                </w:tcBorders>
                <w:shd w:val="clear" w:color="auto" w:fill="auto"/>
                <w:noWrap/>
                <w:vAlign w:val="bottom"/>
                <w:hideMark/>
              </w:tcPr>
            </w:tcPrChange>
          </w:tcPr>
          <w:p w14:paraId="78BD0660" w14:textId="77777777" w:rsidR="00150177" w:rsidRPr="00150177" w:rsidRDefault="00150177" w:rsidP="00150177">
            <w:pPr>
              <w:widowControl/>
              <w:jc w:val="left"/>
              <w:rPr>
                <w:ins w:id="2377" w:author="Guo, Shicheng" w:date="2019-11-07T23:48:00Z"/>
                <w:rFonts w:ascii="Calibri" w:eastAsia="Times New Roman" w:hAnsi="Calibri" w:cs="Calibri"/>
                <w:color w:val="000000"/>
                <w:kern w:val="0"/>
                <w:sz w:val="22"/>
                <w:lang w:eastAsia="en-US"/>
              </w:rPr>
            </w:pPr>
            <w:ins w:id="2378" w:author="Guo, Shicheng" w:date="2019-11-07T23:48:00Z">
              <w:r w:rsidRPr="00150177">
                <w:rPr>
                  <w:rFonts w:ascii="Calibri" w:eastAsia="Times New Roman" w:hAnsi="Calibri" w:cs="Calibri"/>
                  <w:color w:val="000000"/>
                  <w:kern w:val="0"/>
                  <w:sz w:val="22"/>
                  <w:lang w:eastAsia="en-US"/>
                </w:rPr>
                <w:t>chr1</w:t>
              </w:r>
            </w:ins>
          </w:p>
        </w:tc>
        <w:tc>
          <w:tcPr>
            <w:tcW w:w="1220" w:type="dxa"/>
            <w:noWrap/>
            <w:hideMark/>
            <w:tcPrChange w:id="2379" w:author="Guo, Shicheng" w:date="2019-11-07T23:48:00Z">
              <w:tcPr>
                <w:tcW w:w="1060" w:type="dxa"/>
                <w:tcBorders>
                  <w:top w:val="nil"/>
                  <w:left w:val="nil"/>
                  <w:bottom w:val="nil"/>
                  <w:right w:val="nil"/>
                </w:tcBorders>
                <w:shd w:val="clear" w:color="auto" w:fill="auto"/>
                <w:noWrap/>
                <w:vAlign w:val="bottom"/>
                <w:hideMark/>
              </w:tcPr>
            </w:tcPrChange>
          </w:tcPr>
          <w:p w14:paraId="06AA7E80"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80" w:author="Guo, Shicheng" w:date="2019-11-07T23:48:00Z"/>
                <w:rFonts w:ascii="Calibri" w:eastAsia="Times New Roman" w:hAnsi="Calibri" w:cs="Calibri"/>
                <w:color w:val="000000"/>
                <w:kern w:val="0"/>
                <w:sz w:val="22"/>
                <w:lang w:eastAsia="en-US"/>
              </w:rPr>
            </w:pPr>
            <w:ins w:id="2381" w:author="Guo, Shicheng" w:date="2019-11-07T23:48:00Z">
              <w:r w:rsidRPr="00150177">
                <w:rPr>
                  <w:rFonts w:ascii="Calibri" w:eastAsia="Times New Roman" w:hAnsi="Calibri" w:cs="Calibri"/>
                  <w:color w:val="000000"/>
                  <w:kern w:val="0"/>
                  <w:sz w:val="22"/>
                  <w:lang w:eastAsia="en-US"/>
                </w:rPr>
                <w:t>45170458</w:t>
              </w:r>
            </w:ins>
          </w:p>
        </w:tc>
        <w:tc>
          <w:tcPr>
            <w:tcW w:w="1220" w:type="dxa"/>
            <w:noWrap/>
            <w:hideMark/>
            <w:tcPrChange w:id="2382" w:author="Guo, Shicheng" w:date="2019-11-07T23:48:00Z">
              <w:tcPr>
                <w:tcW w:w="1060" w:type="dxa"/>
                <w:tcBorders>
                  <w:top w:val="nil"/>
                  <w:left w:val="nil"/>
                  <w:bottom w:val="nil"/>
                  <w:right w:val="nil"/>
                </w:tcBorders>
                <w:shd w:val="clear" w:color="auto" w:fill="auto"/>
                <w:noWrap/>
                <w:vAlign w:val="bottom"/>
                <w:hideMark/>
              </w:tcPr>
            </w:tcPrChange>
          </w:tcPr>
          <w:p w14:paraId="55C39E16"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83" w:author="Guo, Shicheng" w:date="2019-11-07T23:48:00Z"/>
                <w:rFonts w:ascii="Calibri" w:eastAsia="Times New Roman" w:hAnsi="Calibri" w:cs="Calibri"/>
                <w:color w:val="000000"/>
                <w:kern w:val="0"/>
                <w:sz w:val="22"/>
                <w:lang w:eastAsia="en-US"/>
              </w:rPr>
            </w:pPr>
            <w:ins w:id="2384" w:author="Guo, Shicheng" w:date="2019-11-07T23:48:00Z">
              <w:r w:rsidRPr="00150177">
                <w:rPr>
                  <w:rFonts w:ascii="Calibri" w:eastAsia="Times New Roman" w:hAnsi="Calibri" w:cs="Calibri"/>
                  <w:color w:val="000000"/>
                  <w:kern w:val="0"/>
                  <w:sz w:val="22"/>
                  <w:lang w:eastAsia="en-US"/>
                </w:rPr>
                <w:t>45170919</w:t>
              </w:r>
            </w:ins>
          </w:p>
        </w:tc>
        <w:tc>
          <w:tcPr>
            <w:tcW w:w="1387" w:type="dxa"/>
            <w:noWrap/>
            <w:hideMark/>
            <w:tcPrChange w:id="2385" w:author="Guo, Shicheng" w:date="2019-11-07T23:48:00Z">
              <w:tcPr>
                <w:tcW w:w="1260" w:type="dxa"/>
                <w:tcBorders>
                  <w:top w:val="nil"/>
                  <w:left w:val="nil"/>
                  <w:bottom w:val="nil"/>
                  <w:right w:val="nil"/>
                </w:tcBorders>
                <w:shd w:val="clear" w:color="auto" w:fill="auto"/>
                <w:noWrap/>
                <w:vAlign w:val="bottom"/>
                <w:hideMark/>
              </w:tcPr>
            </w:tcPrChange>
          </w:tcPr>
          <w:p w14:paraId="4C948490"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86" w:author="Guo, Shicheng" w:date="2019-11-07T23:48:00Z"/>
                <w:rFonts w:ascii="Calibri" w:eastAsia="Times New Roman" w:hAnsi="Calibri" w:cs="Calibri"/>
                <w:color w:val="000000"/>
                <w:kern w:val="0"/>
                <w:sz w:val="22"/>
                <w:lang w:eastAsia="en-US"/>
              </w:rPr>
            </w:pPr>
            <w:ins w:id="2387" w:author="Guo, Shicheng" w:date="2019-11-07T23:48:00Z">
              <w:r w:rsidRPr="00150177">
                <w:rPr>
                  <w:rFonts w:ascii="Calibri" w:eastAsia="Times New Roman" w:hAnsi="Calibri" w:cs="Calibri"/>
                  <w:color w:val="000000"/>
                  <w:kern w:val="0"/>
                  <w:sz w:val="22"/>
                  <w:lang w:eastAsia="en-US"/>
                </w:rPr>
                <w:t>0.035902119</w:t>
              </w:r>
            </w:ins>
          </w:p>
        </w:tc>
        <w:tc>
          <w:tcPr>
            <w:tcW w:w="1387" w:type="dxa"/>
            <w:noWrap/>
            <w:hideMark/>
            <w:tcPrChange w:id="2388" w:author="Guo, Shicheng" w:date="2019-11-07T23:48:00Z">
              <w:tcPr>
                <w:tcW w:w="1260" w:type="dxa"/>
                <w:tcBorders>
                  <w:top w:val="nil"/>
                  <w:left w:val="nil"/>
                  <w:bottom w:val="nil"/>
                  <w:right w:val="nil"/>
                </w:tcBorders>
                <w:shd w:val="clear" w:color="auto" w:fill="auto"/>
                <w:noWrap/>
                <w:vAlign w:val="bottom"/>
                <w:hideMark/>
              </w:tcPr>
            </w:tcPrChange>
          </w:tcPr>
          <w:p w14:paraId="78AE6898"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89" w:author="Guo, Shicheng" w:date="2019-11-07T23:48:00Z"/>
                <w:rFonts w:ascii="Calibri" w:eastAsia="Times New Roman" w:hAnsi="Calibri" w:cs="Calibri"/>
                <w:color w:val="000000"/>
                <w:kern w:val="0"/>
                <w:sz w:val="22"/>
                <w:lang w:eastAsia="en-US"/>
              </w:rPr>
            </w:pPr>
            <w:ins w:id="2390" w:author="Guo, Shicheng" w:date="2019-11-07T23:48:00Z">
              <w:r w:rsidRPr="00150177">
                <w:rPr>
                  <w:rFonts w:ascii="Calibri" w:eastAsia="Times New Roman" w:hAnsi="Calibri" w:cs="Calibri"/>
                  <w:color w:val="000000"/>
                  <w:kern w:val="0"/>
                  <w:sz w:val="22"/>
                  <w:lang w:eastAsia="en-US"/>
                </w:rPr>
                <w:t>0.007739252</w:t>
              </w:r>
            </w:ins>
          </w:p>
        </w:tc>
        <w:tc>
          <w:tcPr>
            <w:tcW w:w="1387" w:type="dxa"/>
            <w:noWrap/>
            <w:hideMark/>
            <w:tcPrChange w:id="2391" w:author="Guo, Shicheng" w:date="2019-11-07T23:48:00Z">
              <w:tcPr>
                <w:tcW w:w="1260" w:type="dxa"/>
                <w:tcBorders>
                  <w:top w:val="nil"/>
                  <w:left w:val="nil"/>
                  <w:bottom w:val="nil"/>
                  <w:right w:val="nil"/>
                </w:tcBorders>
                <w:shd w:val="clear" w:color="auto" w:fill="auto"/>
                <w:noWrap/>
                <w:vAlign w:val="bottom"/>
                <w:hideMark/>
              </w:tcPr>
            </w:tcPrChange>
          </w:tcPr>
          <w:p w14:paraId="55EF78B7"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92" w:author="Guo, Shicheng" w:date="2019-11-07T23:48:00Z"/>
                <w:rFonts w:ascii="Calibri" w:eastAsia="Times New Roman" w:hAnsi="Calibri" w:cs="Calibri"/>
                <w:color w:val="000000"/>
                <w:kern w:val="0"/>
                <w:sz w:val="22"/>
                <w:lang w:eastAsia="en-US"/>
              </w:rPr>
            </w:pPr>
            <w:ins w:id="2393" w:author="Guo, Shicheng" w:date="2019-11-07T23:48:00Z">
              <w:r w:rsidRPr="00150177">
                <w:rPr>
                  <w:rFonts w:ascii="Calibri" w:eastAsia="Times New Roman" w:hAnsi="Calibri" w:cs="Calibri"/>
                  <w:color w:val="000000"/>
                  <w:kern w:val="0"/>
                  <w:sz w:val="22"/>
                  <w:lang w:eastAsia="en-US"/>
                </w:rPr>
                <w:t>4.638964919</w:t>
              </w:r>
            </w:ins>
          </w:p>
        </w:tc>
        <w:tc>
          <w:tcPr>
            <w:tcW w:w="1387" w:type="dxa"/>
            <w:noWrap/>
            <w:hideMark/>
            <w:tcPrChange w:id="2394" w:author="Guo, Shicheng" w:date="2019-11-07T23:48:00Z">
              <w:tcPr>
                <w:tcW w:w="1260" w:type="dxa"/>
                <w:tcBorders>
                  <w:top w:val="nil"/>
                  <w:left w:val="nil"/>
                  <w:bottom w:val="nil"/>
                  <w:right w:val="nil"/>
                </w:tcBorders>
                <w:shd w:val="clear" w:color="auto" w:fill="auto"/>
                <w:noWrap/>
                <w:vAlign w:val="bottom"/>
                <w:hideMark/>
              </w:tcPr>
            </w:tcPrChange>
          </w:tcPr>
          <w:p w14:paraId="5EF6FB17"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395" w:author="Guo, Shicheng" w:date="2019-11-07T23:48:00Z"/>
                <w:rFonts w:ascii="Calibri" w:eastAsia="Times New Roman" w:hAnsi="Calibri" w:cs="Calibri"/>
                <w:color w:val="000000"/>
                <w:kern w:val="0"/>
                <w:sz w:val="22"/>
                <w:lang w:eastAsia="en-US"/>
              </w:rPr>
            </w:pPr>
            <w:ins w:id="2396" w:author="Guo, Shicheng" w:date="2019-11-07T23:48:00Z">
              <w:r w:rsidRPr="00150177">
                <w:rPr>
                  <w:rFonts w:ascii="Calibri" w:eastAsia="Times New Roman" w:hAnsi="Calibri" w:cs="Calibri"/>
                  <w:color w:val="000000"/>
                  <w:kern w:val="0"/>
                  <w:sz w:val="22"/>
                  <w:lang w:eastAsia="en-US"/>
                </w:rPr>
                <w:t>0.000104</w:t>
              </w:r>
            </w:ins>
          </w:p>
        </w:tc>
        <w:tc>
          <w:tcPr>
            <w:tcW w:w="1575" w:type="dxa"/>
            <w:noWrap/>
            <w:hideMark/>
            <w:tcPrChange w:id="2397" w:author="Guo, Shicheng" w:date="2019-11-07T23:48:00Z">
              <w:tcPr>
                <w:tcW w:w="1540" w:type="dxa"/>
                <w:tcBorders>
                  <w:top w:val="nil"/>
                  <w:left w:val="nil"/>
                  <w:bottom w:val="nil"/>
                  <w:right w:val="nil"/>
                </w:tcBorders>
                <w:shd w:val="clear" w:color="auto" w:fill="auto"/>
                <w:noWrap/>
                <w:vAlign w:val="bottom"/>
                <w:hideMark/>
              </w:tcPr>
            </w:tcPrChange>
          </w:tcPr>
          <w:p w14:paraId="440B8FCD"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2398" w:author="Guo, Shicheng" w:date="2019-11-07T23:48:00Z"/>
                <w:rFonts w:ascii="Calibri" w:eastAsia="Times New Roman" w:hAnsi="Calibri" w:cs="Calibri"/>
                <w:color w:val="000000"/>
                <w:kern w:val="0"/>
                <w:sz w:val="22"/>
                <w:lang w:eastAsia="en-US"/>
              </w:rPr>
            </w:pPr>
            <w:ins w:id="2399" w:author="Guo, Shicheng" w:date="2019-11-07T23:48:00Z">
              <w:r w:rsidRPr="00150177">
                <w:rPr>
                  <w:rFonts w:ascii="Calibri" w:eastAsia="Times New Roman" w:hAnsi="Calibri" w:cs="Calibri"/>
                  <w:color w:val="000000"/>
                  <w:kern w:val="0"/>
                  <w:sz w:val="22"/>
                  <w:lang w:eastAsia="en-US"/>
                </w:rPr>
                <w:t>ARMH1</w:t>
              </w:r>
            </w:ins>
          </w:p>
        </w:tc>
      </w:tr>
      <w:tr w:rsidR="00150177" w:rsidRPr="00150177" w14:paraId="2B21E51C" w14:textId="77777777" w:rsidTr="00464089">
        <w:trPr>
          <w:trHeight w:val="300"/>
          <w:ins w:id="2400" w:author="Guo, Shicheng" w:date="2019-11-07T23:48:00Z"/>
          <w:trPrChange w:id="2401"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2402" w:author="Guo, Shicheng" w:date="2019-11-07T23:48:00Z">
              <w:tcPr>
                <w:tcW w:w="600" w:type="dxa"/>
                <w:tcBorders>
                  <w:top w:val="nil"/>
                  <w:left w:val="nil"/>
                  <w:bottom w:val="nil"/>
                  <w:right w:val="nil"/>
                </w:tcBorders>
                <w:shd w:val="clear" w:color="auto" w:fill="auto"/>
                <w:noWrap/>
                <w:vAlign w:val="bottom"/>
                <w:hideMark/>
              </w:tcPr>
            </w:tcPrChange>
          </w:tcPr>
          <w:p w14:paraId="16BDF111" w14:textId="77777777" w:rsidR="00150177" w:rsidRPr="00150177" w:rsidRDefault="00150177" w:rsidP="00150177">
            <w:pPr>
              <w:widowControl/>
              <w:jc w:val="left"/>
              <w:rPr>
                <w:ins w:id="2403" w:author="Guo, Shicheng" w:date="2019-11-07T23:48:00Z"/>
                <w:rFonts w:ascii="Calibri" w:eastAsia="Times New Roman" w:hAnsi="Calibri" w:cs="Calibri"/>
                <w:color w:val="000000"/>
                <w:kern w:val="0"/>
                <w:sz w:val="22"/>
                <w:lang w:eastAsia="en-US"/>
              </w:rPr>
            </w:pPr>
            <w:ins w:id="2404" w:author="Guo, Shicheng" w:date="2019-11-07T23:48:00Z">
              <w:r w:rsidRPr="00150177">
                <w:rPr>
                  <w:rFonts w:ascii="Calibri" w:eastAsia="Times New Roman" w:hAnsi="Calibri" w:cs="Calibri"/>
                  <w:color w:val="000000"/>
                  <w:kern w:val="0"/>
                  <w:sz w:val="22"/>
                  <w:lang w:eastAsia="en-US"/>
                </w:rPr>
                <w:t>chr3</w:t>
              </w:r>
            </w:ins>
          </w:p>
        </w:tc>
        <w:tc>
          <w:tcPr>
            <w:tcW w:w="1220" w:type="dxa"/>
            <w:noWrap/>
            <w:hideMark/>
            <w:tcPrChange w:id="2405" w:author="Guo, Shicheng" w:date="2019-11-07T23:48:00Z">
              <w:tcPr>
                <w:tcW w:w="1060" w:type="dxa"/>
                <w:tcBorders>
                  <w:top w:val="nil"/>
                  <w:left w:val="nil"/>
                  <w:bottom w:val="nil"/>
                  <w:right w:val="nil"/>
                </w:tcBorders>
                <w:shd w:val="clear" w:color="auto" w:fill="auto"/>
                <w:noWrap/>
                <w:vAlign w:val="bottom"/>
                <w:hideMark/>
              </w:tcPr>
            </w:tcPrChange>
          </w:tcPr>
          <w:p w14:paraId="0FD5DB57"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406" w:author="Guo, Shicheng" w:date="2019-11-07T23:48:00Z"/>
                <w:rFonts w:ascii="Calibri" w:eastAsia="Times New Roman" w:hAnsi="Calibri" w:cs="Calibri"/>
                <w:color w:val="000000"/>
                <w:kern w:val="0"/>
                <w:sz w:val="22"/>
                <w:lang w:eastAsia="en-US"/>
              </w:rPr>
            </w:pPr>
            <w:ins w:id="2407" w:author="Guo, Shicheng" w:date="2019-11-07T23:48:00Z">
              <w:r w:rsidRPr="00150177">
                <w:rPr>
                  <w:rFonts w:ascii="Calibri" w:eastAsia="Times New Roman" w:hAnsi="Calibri" w:cs="Calibri"/>
                  <w:color w:val="000000"/>
                  <w:kern w:val="0"/>
                  <w:sz w:val="22"/>
                  <w:lang w:eastAsia="en-US"/>
                </w:rPr>
                <w:t>49671128</w:t>
              </w:r>
            </w:ins>
          </w:p>
        </w:tc>
        <w:tc>
          <w:tcPr>
            <w:tcW w:w="1220" w:type="dxa"/>
            <w:noWrap/>
            <w:hideMark/>
            <w:tcPrChange w:id="2408" w:author="Guo, Shicheng" w:date="2019-11-07T23:48:00Z">
              <w:tcPr>
                <w:tcW w:w="1060" w:type="dxa"/>
                <w:tcBorders>
                  <w:top w:val="nil"/>
                  <w:left w:val="nil"/>
                  <w:bottom w:val="nil"/>
                  <w:right w:val="nil"/>
                </w:tcBorders>
                <w:shd w:val="clear" w:color="auto" w:fill="auto"/>
                <w:noWrap/>
                <w:vAlign w:val="bottom"/>
                <w:hideMark/>
              </w:tcPr>
            </w:tcPrChange>
          </w:tcPr>
          <w:p w14:paraId="1A4C5AFF"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409" w:author="Guo, Shicheng" w:date="2019-11-07T23:48:00Z"/>
                <w:rFonts w:ascii="Calibri" w:eastAsia="Times New Roman" w:hAnsi="Calibri" w:cs="Calibri"/>
                <w:color w:val="000000"/>
                <w:kern w:val="0"/>
                <w:sz w:val="22"/>
                <w:lang w:eastAsia="en-US"/>
              </w:rPr>
            </w:pPr>
            <w:ins w:id="2410" w:author="Guo, Shicheng" w:date="2019-11-07T23:48:00Z">
              <w:r w:rsidRPr="00150177">
                <w:rPr>
                  <w:rFonts w:ascii="Calibri" w:eastAsia="Times New Roman" w:hAnsi="Calibri" w:cs="Calibri"/>
                  <w:color w:val="000000"/>
                  <w:kern w:val="0"/>
                  <w:sz w:val="22"/>
                  <w:lang w:eastAsia="en-US"/>
                </w:rPr>
                <w:t>49671722</w:t>
              </w:r>
            </w:ins>
          </w:p>
        </w:tc>
        <w:tc>
          <w:tcPr>
            <w:tcW w:w="1387" w:type="dxa"/>
            <w:noWrap/>
            <w:hideMark/>
            <w:tcPrChange w:id="2411" w:author="Guo, Shicheng" w:date="2019-11-07T23:48:00Z">
              <w:tcPr>
                <w:tcW w:w="1260" w:type="dxa"/>
                <w:tcBorders>
                  <w:top w:val="nil"/>
                  <w:left w:val="nil"/>
                  <w:bottom w:val="nil"/>
                  <w:right w:val="nil"/>
                </w:tcBorders>
                <w:shd w:val="clear" w:color="auto" w:fill="auto"/>
                <w:noWrap/>
                <w:vAlign w:val="bottom"/>
                <w:hideMark/>
              </w:tcPr>
            </w:tcPrChange>
          </w:tcPr>
          <w:p w14:paraId="7E4B9990"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412" w:author="Guo, Shicheng" w:date="2019-11-07T23:48:00Z"/>
                <w:rFonts w:ascii="Calibri" w:eastAsia="Times New Roman" w:hAnsi="Calibri" w:cs="Calibri"/>
                <w:color w:val="000000"/>
                <w:kern w:val="0"/>
                <w:sz w:val="22"/>
                <w:lang w:eastAsia="en-US"/>
              </w:rPr>
            </w:pPr>
            <w:ins w:id="2413" w:author="Guo, Shicheng" w:date="2019-11-07T23:48:00Z">
              <w:r w:rsidRPr="00150177">
                <w:rPr>
                  <w:rFonts w:ascii="Calibri" w:eastAsia="Times New Roman" w:hAnsi="Calibri" w:cs="Calibri"/>
                  <w:color w:val="000000"/>
                  <w:kern w:val="0"/>
                  <w:sz w:val="22"/>
                  <w:lang w:eastAsia="en-US"/>
                </w:rPr>
                <w:t>0.035580063</w:t>
              </w:r>
            </w:ins>
          </w:p>
        </w:tc>
        <w:tc>
          <w:tcPr>
            <w:tcW w:w="1387" w:type="dxa"/>
            <w:noWrap/>
            <w:hideMark/>
            <w:tcPrChange w:id="2414" w:author="Guo, Shicheng" w:date="2019-11-07T23:48:00Z">
              <w:tcPr>
                <w:tcW w:w="1260" w:type="dxa"/>
                <w:tcBorders>
                  <w:top w:val="nil"/>
                  <w:left w:val="nil"/>
                  <w:bottom w:val="nil"/>
                  <w:right w:val="nil"/>
                </w:tcBorders>
                <w:shd w:val="clear" w:color="auto" w:fill="auto"/>
                <w:noWrap/>
                <w:vAlign w:val="bottom"/>
                <w:hideMark/>
              </w:tcPr>
            </w:tcPrChange>
          </w:tcPr>
          <w:p w14:paraId="354F1A9B"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415" w:author="Guo, Shicheng" w:date="2019-11-07T23:48:00Z"/>
                <w:rFonts w:ascii="Calibri" w:eastAsia="Times New Roman" w:hAnsi="Calibri" w:cs="Calibri"/>
                <w:color w:val="000000"/>
                <w:kern w:val="0"/>
                <w:sz w:val="22"/>
                <w:lang w:eastAsia="en-US"/>
              </w:rPr>
            </w:pPr>
            <w:ins w:id="2416" w:author="Guo, Shicheng" w:date="2019-11-07T23:48:00Z">
              <w:r w:rsidRPr="00150177">
                <w:rPr>
                  <w:rFonts w:ascii="Calibri" w:eastAsia="Times New Roman" w:hAnsi="Calibri" w:cs="Calibri"/>
                  <w:color w:val="000000"/>
                  <w:kern w:val="0"/>
                  <w:sz w:val="22"/>
                  <w:lang w:eastAsia="en-US"/>
                </w:rPr>
                <w:t>0.007709709</w:t>
              </w:r>
            </w:ins>
          </w:p>
        </w:tc>
        <w:tc>
          <w:tcPr>
            <w:tcW w:w="1387" w:type="dxa"/>
            <w:noWrap/>
            <w:hideMark/>
            <w:tcPrChange w:id="2417" w:author="Guo, Shicheng" w:date="2019-11-07T23:48:00Z">
              <w:tcPr>
                <w:tcW w:w="1260" w:type="dxa"/>
                <w:tcBorders>
                  <w:top w:val="nil"/>
                  <w:left w:val="nil"/>
                  <w:bottom w:val="nil"/>
                  <w:right w:val="nil"/>
                </w:tcBorders>
                <w:shd w:val="clear" w:color="auto" w:fill="auto"/>
                <w:noWrap/>
                <w:vAlign w:val="bottom"/>
                <w:hideMark/>
              </w:tcPr>
            </w:tcPrChange>
          </w:tcPr>
          <w:p w14:paraId="36BC785D"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418" w:author="Guo, Shicheng" w:date="2019-11-07T23:48:00Z"/>
                <w:rFonts w:ascii="Calibri" w:eastAsia="Times New Roman" w:hAnsi="Calibri" w:cs="Calibri"/>
                <w:color w:val="000000"/>
                <w:kern w:val="0"/>
                <w:sz w:val="22"/>
                <w:lang w:eastAsia="en-US"/>
              </w:rPr>
            </w:pPr>
            <w:ins w:id="2419" w:author="Guo, Shicheng" w:date="2019-11-07T23:48:00Z">
              <w:r w:rsidRPr="00150177">
                <w:rPr>
                  <w:rFonts w:ascii="Calibri" w:eastAsia="Times New Roman" w:hAnsi="Calibri" w:cs="Calibri"/>
                  <w:color w:val="000000"/>
                  <w:kern w:val="0"/>
                  <w:sz w:val="22"/>
                  <w:lang w:eastAsia="en-US"/>
                </w:rPr>
                <w:t>4.614968119</w:t>
              </w:r>
            </w:ins>
          </w:p>
        </w:tc>
        <w:tc>
          <w:tcPr>
            <w:tcW w:w="1387" w:type="dxa"/>
            <w:noWrap/>
            <w:hideMark/>
            <w:tcPrChange w:id="2420" w:author="Guo, Shicheng" w:date="2019-11-07T23:48:00Z">
              <w:tcPr>
                <w:tcW w:w="1260" w:type="dxa"/>
                <w:tcBorders>
                  <w:top w:val="nil"/>
                  <w:left w:val="nil"/>
                  <w:bottom w:val="nil"/>
                  <w:right w:val="nil"/>
                </w:tcBorders>
                <w:shd w:val="clear" w:color="auto" w:fill="auto"/>
                <w:noWrap/>
                <w:vAlign w:val="bottom"/>
                <w:hideMark/>
              </w:tcPr>
            </w:tcPrChange>
          </w:tcPr>
          <w:p w14:paraId="77624945"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421" w:author="Guo, Shicheng" w:date="2019-11-07T23:48:00Z"/>
                <w:rFonts w:ascii="Calibri" w:eastAsia="Times New Roman" w:hAnsi="Calibri" w:cs="Calibri"/>
                <w:color w:val="000000"/>
                <w:kern w:val="0"/>
                <w:sz w:val="22"/>
                <w:lang w:eastAsia="en-US"/>
              </w:rPr>
            </w:pPr>
            <w:ins w:id="2422" w:author="Guo, Shicheng" w:date="2019-11-07T23:48:00Z">
              <w:r w:rsidRPr="00150177">
                <w:rPr>
                  <w:rFonts w:ascii="Calibri" w:eastAsia="Times New Roman" w:hAnsi="Calibri" w:cs="Calibri"/>
                  <w:color w:val="000000"/>
                  <w:kern w:val="0"/>
                  <w:sz w:val="22"/>
                  <w:lang w:eastAsia="en-US"/>
                </w:rPr>
                <w:t>0.000110546</w:t>
              </w:r>
            </w:ins>
          </w:p>
        </w:tc>
        <w:tc>
          <w:tcPr>
            <w:tcW w:w="1575" w:type="dxa"/>
            <w:noWrap/>
            <w:hideMark/>
            <w:tcPrChange w:id="2423" w:author="Guo, Shicheng" w:date="2019-11-07T23:48:00Z">
              <w:tcPr>
                <w:tcW w:w="1540" w:type="dxa"/>
                <w:tcBorders>
                  <w:top w:val="nil"/>
                  <w:left w:val="nil"/>
                  <w:bottom w:val="nil"/>
                  <w:right w:val="nil"/>
                </w:tcBorders>
                <w:shd w:val="clear" w:color="auto" w:fill="auto"/>
                <w:noWrap/>
                <w:vAlign w:val="bottom"/>
                <w:hideMark/>
              </w:tcPr>
            </w:tcPrChange>
          </w:tcPr>
          <w:p w14:paraId="10A1D2D5"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2424" w:author="Guo, Shicheng" w:date="2019-11-07T23:48:00Z"/>
                <w:rFonts w:ascii="Calibri" w:eastAsia="Times New Roman" w:hAnsi="Calibri" w:cs="Calibri"/>
                <w:color w:val="000000"/>
                <w:kern w:val="0"/>
                <w:sz w:val="22"/>
                <w:lang w:eastAsia="en-US"/>
              </w:rPr>
            </w:pPr>
            <w:ins w:id="2425" w:author="Guo, Shicheng" w:date="2019-11-07T23:48:00Z">
              <w:r w:rsidRPr="00150177">
                <w:rPr>
                  <w:rFonts w:ascii="Calibri" w:eastAsia="Times New Roman" w:hAnsi="Calibri" w:cs="Calibri"/>
                  <w:color w:val="000000"/>
                  <w:kern w:val="0"/>
                  <w:sz w:val="22"/>
                  <w:lang w:eastAsia="en-US"/>
                </w:rPr>
                <w:t>BSN</w:t>
              </w:r>
            </w:ins>
          </w:p>
        </w:tc>
      </w:tr>
      <w:tr w:rsidR="00150177" w:rsidRPr="00150177" w14:paraId="35F089BB" w14:textId="77777777" w:rsidTr="00464089">
        <w:trPr>
          <w:trHeight w:val="300"/>
          <w:ins w:id="2426" w:author="Guo, Shicheng" w:date="2019-11-07T23:48:00Z"/>
          <w:trPrChange w:id="2427"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2428" w:author="Guo, Shicheng" w:date="2019-11-07T23:48:00Z">
              <w:tcPr>
                <w:tcW w:w="600" w:type="dxa"/>
                <w:tcBorders>
                  <w:top w:val="nil"/>
                  <w:left w:val="nil"/>
                  <w:bottom w:val="nil"/>
                  <w:right w:val="nil"/>
                </w:tcBorders>
                <w:shd w:val="clear" w:color="auto" w:fill="auto"/>
                <w:noWrap/>
                <w:vAlign w:val="bottom"/>
                <w:hideMark/>
              </w:tcPr>
            </w:tcPrChange>
          </w:tcPr>
          <w:p w14:paraId="4E5F31B2" w14:textId="77777777" w:rsidR="00150177" w:rsidRPr="00150177" w:rsidRDefault="00150177" w:rsidP="00150177">
            <w:pPr>
              <w:widowControl/>
              <w:jc w:val="left"/>
              <w:rPr>
                <w:ins w:id="2429" w:author="Guo, Shicheng" w:date="2019-11-07T23:48:00Z"/>
                <w:rFonts w:ascii="Calibri" w:eastAsia="Times New Roman" w:hAnsi="Calibri" w:cs="Calibri"/>
                <w:color w:val="000000"/>
                <w:kern w:val="0"/>
                <w:sz w:val="22"/>
                <w:lang w:eastAsia="en-US"/>
              </w:rPr>
            </w:pPr>
            <w:ins w:id="2430" w:author="Guo, Shicheng" w:date="2019-11-07T23:48:00Z">
              <w:r w:rsidRPr="00150177">
                <w:rPr>
                  <w:rFonts w:ascii="Calibri" w:eastAsia="Times New Roman" w:hAnsi="Calibri" w:cs="Calibri"/>
                  <w:color w:val="000000"/>
                  <w:kern w:val="0"/>
                  <w:sz w:val="22"/>
                  <w:lang w:eastAsia="en-US"/>
                </w:rPr>
                <w:t>chr14</w:t>
              </w:r>
            </w:ins>
          </w:p>
        </w:tc>
        <w:tc>
          <w:tcPr>
            <w:tcW w:w="1220" w:type="dxa"/>
            <w:noWrap/>
            <w:hideMark/>
            <w:tcPrChange w:id="2431" w:author="Guo, Shicheng" w:date="2019-11-07T23:48:00Z">
              <w:tcPr>
                <w:tcW w:w="1060" w:type="dxa"/>
                <w:tcBorders>
                  <w:top w:val="nil"/>
                  <w:left w:val="nil"/>
                  <w:bottom w:val="nil"/>
                  <w:right w:val="nil"/>
                </w:tcBorders>
                <w:shd w:val="clear" w:color="auto" w:fill="auto"/>
                <w:noWrap/>
                <w:vAlign w:val="bottom"/>
                <w:hideMark/>
              </w:tcPr>
            </w:tcPrChange>
          </w:tcPr>
          <w:p w14:paraId="3502614A"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432" w:author="Guo, Shicheng" w:date="2019-11-07T23:48:00Z"/>
                <w:rFonts w:ascii="Calibri" w:eastAsia="Times New Roman" w:hAnsi="Calibri" w:cs="Calibri"/>
                <w:color w:val="000000"/>
                <w:kern w:val="0"/>
                <w:sz w:val="22"/>
                <w:lang w:eastAsia="en-US"/>
              </w:rPr>
            </w:pPr>
            <w:ins w:id="2433" w:author="Guo, Shicheng" w:date="2019-11-07T23:48:00Z">
              <w:r w:rsidRPr="00150177">
                <w:rPr>
                  <w:rFonts w:ascii="Calibri" w:eastAsia="Times New Roman" w:hAnsi="Calibri" w:cs="Calibri"/>
                  <w:color w:val="000000"/>
                  <w:kern w:val="0"/>
                  <w:sz w:val="22"/>
                  <w:lang w:eastAsia="en-US"/>
                </w:rPr>
                <w:t>72438036</w:t>
              </w:r>
            </w:ins>
          </w:p>
        </w:tc>
        <w:tc>
          <w:tcPr>
            <w:tcW w:w="1220" w:type="dxa"/>
            <w:noWrap/>
            <w:hideMark/>
            <w:tcPrChange w:id="2434" w:author="Guo, Shicheng" w:date="2019-11-07T23:48:00Z">
              <w:tcPr>
                <w:tcW w:w="1060" w:type="dxa"/>
                <w:tcBorders>
                  <w:top w:val="nil"/>
                  <w:left w:val="nil"/>
                  <w:bottom w:val="nil"/>
                  <w:right w:val="nil"/>
                </w:tcBorders>
                <w:shd w:val="clear" w:color="auto" w:fill="auto"/>
                <w:noWrap/>
                <w:vAlign w:val="bottom"/>
                <w:hideMark/>
              </w:tcPr>
            </w:tcPrChange>
          </w:tcPr>
          <w:p w14:paraId="375B35BD"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435" w:author="Guo, Shicheng" w:date="2019-11-07T23:48:00Z"/>
                <w:rFonts w:ascii="Calibri" w:eastAsia="Times New Roman" w:hAnsi="Calibri" w:cs="Calibri"/>
                <w:color w:val="000000"/>
                <w:kern w:val="0"/>
                <w:sz w:val="22"/>
                <w:lang w:eastAsia="en-US"/>
              </w:rPr>
            </w:pPr>
            <w:ins w:id="2436" w:author="Guo, Shicheng" w:date="2019-11-07T23:48:00Z">
              <w:r w:rsidRPr="00150177">
                <w:rPr>
                  <w:rFonts w:ascii="Calibri" w:eastAsia="Times New Roman" w:hAnsi="Calibri" w:cs="Calibri"/>
                  <w:color w:val="000000"/>
                  <w:kern w:val="0"/>
                  <w:sz w:val="22"/>
                  <w:lang w:eastAsia="en-US"/>
                </w:rPr>
                <w:t>72439575</w:t>
              </w:r>
            </w:ins>
          </w:p>
        </w:tc>
        <w:tc>
          <w:tcPr>
            <w:tcW w:w="1387" w:type="dxa"/>
            <w:noWrap/>
            <w:hideMark/>
            <w:tcPrChange w:id="2437" w:author="Guo, Shicheng" w:date="2019-11-07T23:48:00Z">
              <w:tcPr>
                <w:tcW w:w="1260" w:type="dxa"/>
                <w:tcBorders>
                  <w:top w:val="nil"/>
                  <w:left w:val="nil"/>
                  <w:bottom w:val="nil"/>
                  <w:right w:val="nil"/>
                </w:tcBorders>
                <w:shd w:val="clear" w:color="auto" w:fill="auto"/>
                <w:noWrap/>
                <w:vAlign w:val="bottom"/>
                <w:hideMark/>
              </w:tcPr>
            </w:tcPrChange>
          </w:tcPr>
          <w:p w14:paraId="4129760B"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438" w:author="Guo, Shicheng" w:date="2019-11-07T23:48:00Z"/>
                <w:rFonts w:ascii="Calibri" w:eastAsia="Times New Roman" w:hAnsi="Calibri" w:cs="Calibri"/>
                <w:color w:val="000000"/>
                <w:kern w:val="0"/>
                <w:sz w:val="22"/>
                <w:lang w:eastAsia="en-US"/>
              </w:rPr>
            </w:pPr>
            <w:ins w:id="2439" w:author="Guo, Shicheng" w:date="2019-11-07T23:48:00Z">
              <w:r w:rsidRPr="00150177">
                <w:rPr>
                  <w:rFonts w:ascii="Calibri" w:eastAsia="Times New Roman" w:hAnsi="Calibri" w:cs="Calibri"/>
                  <w:color w:val="000000"/>
                  <w:kern w:val="0"/>
                  <w:sz w:val="22"/>
                  <w:lang w:eastAsia="en-US"/>
                </w:rPr>
                <w:t>0.04773642</w:t>
              </w:r>
            </w:ins>
          </w:p>
        </w:tc>
        <w:tc>
          <w:tcPr>
            <w:tcW w:w="1387" w:type="dxa"/>
            <w:noWrap/>
            <w:hideMark/>
            <w:tcPrChange w:id="2440" w:author="Guo, Shicheng" w:date="2019-11-07T23:48:00Z">
              <w:tcPr>
                <w:tcW w:w="1260" w:type="dxa"/>
                <w:tcBorders>
                  <w:top w:val="nil"/>
                  <w:left w:val="nil"/>
                  <w:bottom w:val="nil"/>
                  <w:right w:val="nil"/>
                </w:tcBorders>
                <w:shd w:val="clear" w:color="auto" w:fill="auto"/>
                <w:noWrap/>
                <w:vAlign w:val="bottom"/>
                <w:hideMark/>
              </w:tcPr>
            </w:tcPrChange>
          </w:tcPr>
          <w:p w14:paraId="6EA24A6D"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441" w:author="Guo, Shicheng" w:date="2019-11-07T23:48:00Z"/>
                <w:rFonts w:ascii="Calibri" w:eastAsia="Times New Roman" w:hAnsi="Calibri" w:cs="Calibri"/>
                <w:color w:val="000000"/>
                <w:kern w:val="0"/>
                <w:sz w:val="22"/>
                <w:lang w:eastAsia="en-US"/>
              </w:rPr>
            </w:pPr>
            <w:ins w:id="2442" w:author="Guo, Shicheng" w:date="2019-11-07T23:48:00Z">
              <w:r w:rsidRPr="00150177">
                <w:rPr>
                  <w:rFonts w:ascii="Calibri" w:eastAsia="Times New Roman" w:hAnsi="Calibri" w:cs="Calibri"/>
                  <w:color w:val="000000"/>
                  <w:kern w:val="0"/>
                  <w:sz w:val="22"/>
                  <w:lang w:eastAsia="en-US"/>
                </w:rPr>
                <w:t>0.010398825</w:t>
              </w:r>
            </w:ins>
          </w:p>
        </w:tc>
        <w:tc>
          <w:tcPr>
            <w:tcW w:w="1387" w:type="dxa"/>
            <w:noWrap/>
            <w:hideMark/>
            <w:tcPrChange w:id="2443" w:author="Guo, Shicheng" w:date="2019-11-07T23:48:00Z">
              <w:tcPr>
                <w:tcW w:w="1260" w:type="dxa"/>
                <w:tcBorders>
                  <w:top w:val="nil"/>
                  <w:left w:val="nil"/>
                  <w:bottom w:val="nil"/>
                  <w:right w:val="nil"/>
                </w:tcBorders>
                <w:shd w:val="clear" w:color="auto" w:fill="auto"/>
                <w:noWrap/>
                <w:vAlign w:val="bottom"/>
                <w:hideMark/>
              </w:tcPr>
            </w:tcPrChange>
          </w:tcPr>
          <w:p w14:paraId="630E2DE8"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444" w:author="Guo, Shicheng" w:date="2019-11-07T23:48:00Z"/>
                <w:rFonts w:ascii="Calibri" w:eastAsia="Times New Roman" w:hAnsi="Calibri" w:cs="Calibri"/>
                <w:color w:val="000000"/>
                <w:kern w:val="0"/>
                <w:sz w:val="22"/>
                <w:lang w:eastAsia="en-US"/>
              </w:rPr>
            </w:pPr>
            <w:ins w:id="2445" w:author="Guo, Shicheng" w:date="2019-11-07T23:48:00Z">
              <w:r w:rsidRPr="00150177">
                <w:rPr>
                  <w:rFonts w:ascii="Calibri" w:eastAsia="Times New Roman" w:hAnsi="Calibri" w:cs="Calibri"/>
                  <w:color w:val="000000"/>
                  <w:kern w:val="0"/>
                  <w:sz w:val="22"/>
                  <w:lang w:eastAsia="en-US"/>
                </w:rPr>
                <w:t>4.59055923</w:t>
              </w:r>
            </w:ins>
          </w:p>
        </w:tc>
        <w:tc>
          <w:tcPr>
            <w:tcW w:w="1387" w:type="dxa"/>
            <w:noWrap/>
            <w:hideMark/>
            <w:tcPrChange w:id="2446" w:author="Guo, Shicheng" w:date="2019-11-07T23:48:00Z">
              <w:tcPr>
                <w:tcW w:w="1260" w:type="dxa"/>
                <w:tcBorders>
                  <w:top w:val="nil"/>
                  <w:left w:val="nil"/>
                  <w:bottom w:val="nil"/>
                  <w:right w:val="nil"/>
                </w:tcBorders>
                <w:shd w:val="clear" w:color="auto" w:fill="auto"/>
                <w:noWrap/>
                <w:vAlign w:val="bottom"/>
                <w:hideMark/>
              </w:tcPr>
            </w:tcPrChange>
          </w:tcPr>
          <w:p w14:paraId="3204164B"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447" w:author="Guo, Shicheng" w:date="2019-11-07T23:48:00Z"/>
                <w:rFonts w:ascii="Calibri" w:eastAsia="Times New Roman" w:hAnsi="Calibri" w:cs="Calibri"/>
                <w:color w:val="000000"/>
                <w:kern w:val="0"/>
                <w:sz w:val="22"/>
                <w:lang w:eastAsia="en-US"/>
              </w:rPr>
            </w:pPr>
            <w:ins w:id="2448" w:author="Guo, Shicheng" w:date="2019-11-07T23:48:00Z">
              <w:r w:rsidRPr="00150177">
                <w:rPr>
                  <w:rFonts w:ascii="Calibri" w:eastAsia="Times New Roman" w:hAnsi="Calibri" w:cs="Calibri"/>
                  <w:color w:val="000000"/>
                  <w:kern w:val="0"/>
                  <w:sz w:val="22"/>
                  <w:lang w:eastAsia="en-US"/>
                </w:rPr>
                <w:t>0.000117629</w:t>
              </w:r>
            </w:ins>
          </w:p>
        </w:tc>
        <w:tc>
          <w:tcPr>
            <w:tcW w:w="1575" w:type="dxa"/>
            <w:noWrap/>
            <w:hideMark/>
            <w:tcPrChange w:id="2449" w:author="Guo, Shicheng" w:date="2019-11-07T23:48:00Z">
              <w:tcPr>
                <w:tcW w:w="1540" w:type="dxa"/>
                <w:tcBorders>
                  <w:top w:val="nil"/>
                  <w:left w:val="nil"/>
                  <w:bottom w:val="nil"/>
                  <w:right w:val="nil"/>
                </w:tcBorders>
                <w:shd w:val="clear" w:color="auto" w:fill="auto"/>
                <w:noWrap/>
                <w:vAlign w:val="bottom"/>
                <w:hideMark/>
              </w:tcPr>
            </w:tcPrChange>
          </w:tcPr>
          <w:p w14:paraId="61D7FC22"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2450" w:author="Guo, Shicheng" w:date="2019-11-07T23:48:00Z"/>
                <w:rFonts w:ascii="Calibri" w:eastAsia="Times New Roman" w:hAnsi="Calibri" w:cs="Calibri"/>
                <w:color w:val="000000"/>
                <w:kern w:val="0"/>
                <w:sz w:val="22"/>
                <w:lang w:eastAsia="en-US"/>
              </w:rPr>
            </w:pPr>
            <w:ins w:id="2451" w:author="Guo, Shicheng" w:date="2019-11-07T23:48:00Z">
              <w:r w:rsidRPr="00150177">
                <w:rPr>
                  <w:rFonts w:ascii="Calibri" w:eastAsia="Times New Roman" w:hAnsi="Calibri" w:cs="Calibri"/>
                  <w:color w:val="000000"/>
                  <w:kern w:val="0"/>
                  <w:sz w:val="22"/>
                  <w:lang w:eastAsia="en-US"/>
                </w:rPr>
                <w:t>RGS6</w:t>
              </w:r>
            </w:ins>
          </w:p>
        </w:tc>
      </w:tr>
      <w:tr w:rsidR="00150177" w:rsidRPr="00150177" w14:paraId="5B92CB8E" w14:textId="77777777" w:rsidTr="00464089">
        <w:trPr>
          <w:trHeight w:val="300"/>
          <w:ins w:id="2452" w:author="Guo, Shicheng" w:date="2019-11-07T23:48:00Z"/>
          <w:trPrChange w:id="2453" w:author="Guo, Shicheng" w:date="2019-11-07T23:48:00Z">
            <w:trPr>
              <w:trHeight w:val="300"/>
            </w:trPr>
          </w:trPrChange>
        </w:trPr>
        <w:tc>
          <w:tcPr>
            <w:cnfStyle w:val="001000000000" w:firstRow="0" w:lastRow="0" w:firstColumn="1" w:lastColumn="0" w:oddVBand="0" w:evenVBand="0" w:oddHBand="0" w:evenHBand="0" w:firstRowFirstColumn="0" w:firstRowLastColumn="0" w:lastRowFirstColumn="0" w:lastRowLastColumn="0"/>
            <w:tcW w:w="728" w:type="dxa"/>
            <w:noWrap/>
            <w:hideMark/>
            <w:tcPrChange w:id="2454" w:author="Guo, Shicheng" w:date="2019-11-07T23:48:00Z">
              <w:tcPr>
                <w:tcW w:w="600" w:type="dxa"/>
                <w:tcBorders>
                  <w:top w:val="nil"/>
                  <w:left w:val="nil"/>
                  <w:bottom w:val="nil"/>
                  <w:right w:val="nil"/>
                </w:tcBorders>
                <w:shd w:val="clear" w:color="auto" w:fill="auto"/>
                <w:noWrap/>
                <w:vAlign w:val="bottom"/>
                <w:hideMark/>
              </w:tcPr>
            </w:tcPrChange>
          </w:tcPr>
          <w:p w14:paraId="67E09B8E" w14:textId="77777777" w:rsidR="00150177" w:rsidRPr="00150177" w:rsidRDefault="00150177" w:rsidP="00150177">
            <w:pPr>
              <w:widowControl/>
              <w:jc w:val="left"/>
              <w:rPr>
                <w:ins w:id="2455" w:author="Guo, Shicheng" w:date="2019-11-07T23:48:00Z"/>
                <w:rFonts w:ascii="Calibri" w:eastAsia="Times New Roman" w:hAnsi="Calibri" w:cs="Calibri"/>
                <w:color w:val="000000"/>
                <w:kern w:val="0"/>
                <w:sz w:val="22"/>
                <w:lang w:eastAsia="en-US"/>
              </w:rPr>
            </w:pPr>
            <w:ins w:id="2456" w:author="Guo, Shicheng" w:date="2019-11-07T23:48:00Z">
              <w:r w:rsidRPr="00150177">
                <w:rPr>
                  <w:rFonts w:ascii="Calibri" w:eastAsia="Times New Roman" w:hAnsi="Calibri" w:cs="Calibri"/>
                  <w:color w:val="000000"/>
                  <w:kern w:val="0"/>
                  <w:sz w:val="22"/>
                  <w:lang w:eastAsia="en-US"/>
                </w:rPr>
                <w:t>chr7</w:t>
              </w:r>
            </w:ins>
          </w:p>
        </w:tc>
        <w:tc>
          <w:tcPr>
            <w:tcW w:w="1220" w:type="dxa"/>
            <w:noWrap/>
            <w:hideMark/>
            <w:tcPrChange w:id="2457" w:author="Guo, Shicheng" w:date="2019-11-07T23:48:00Z">
              <w:tcPr>
                <w:tcW w:w="1060" w:type="dxa"/>
                <w:tcBorders>
                  <w:top w:val="nil"/>
                  <w:left w:val="nil"/>
                  <w:bottom w:val="nil"/>
                  <w:right w:val="nil"/>
                </w:tcBorders>
                <w:shd w:val="clear" w:color="auto" w:fill="auto"/>
                <w:noWrap/>
                <w:vAlign w:val="bottom"/>
                <w:hideMark/>
              </w:tcPr>
            </w:tcPrChange>
          </w:tcPr>
          <w:p w14:paraId="2EBC8183"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458" w:author="Guo, Shicheng" w:date="2019-11-07T23:48:00Z"/>
                <w:rFonts w:ascii="Calibri" w:eastAsia="Times New Roman" w:hAnsi="Calibri" w:cs="Calibri"/>
                <w:color w:val="000000"/>
                <w:kern w:val="0"/>
                <w:sz w:val="22"/>
                <w:lang w:eastAsia="en-US"/>
              </w:rPr>
            </w:pPr>
            <w:ins w:id="2459" w:author="Guo, Shicheng" w:date="2019-11-07T23:48:00Z">
              <w:r w:rsidRPr="00150177">
                <w:rPr>
                  <w:rFonts w:ascii="Calibri" w:eastAsia="Times New Roman" w:hAnsi="Calibri" w:cs="Calibri"/>
                  <w:color w:val="000000"/>
                  <w:kern w:val="0"/>
                  <w:sz w:val="22"/>
                  <w:lang w:eastAsia="en-US"/>
                </w:rPr>
                <w:t>103191363</w:t>
              </w:r>
            </w:ins>
          </w:p>
        </w:tc>
        <w:tc>
          <w:tcPr>
            <w:tcW w:w="1220" w:type="dxa"/>
            <w:noWrap/>
            <w:hideMark/>
            <w:tcPrChange w:id="2460" w:author="Guo, Shicheng" w:date="2019-11-07T23:48:00Z">
              <w:tcPr>
                <w:tcW w:w="1060" w:type="dxa"/>
                <w:tcBorders>
                  <w:top w:val="nil"/>
                  <w:left w:val="nil"/>
                  <w:bottom w:val="nil"/>
                  <w:right w:val="nil"/>
                </w:tcBorders>
                <w:shd w:val="clear" w:color="auto" w:fill="auto"/>
                <w:noWrap/>
                <w:vAlign w:val="bottom"/>
                <w:hideMark/>
              </w:tcPr>
            </w:tcPrChange>
          </w:tcPr>
          <w:p w14:paraId="10C139C9"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461" w:author="Guo, Shicheng" w:date="2019-11-07T23:48:00Z"/>
                <w:rFonts w:ascii="Calibri" w:eastAsia="Times New Roman" w:hAnsi="Calibri" w:cs="Calibri"/>
                <w:color w:val="000000"/>
                <w:kern w:val="0"/>
                <w:sz w:val="22"/>
                <w:lang w:eastAsia="en-US"/>
              </w:rPr>
            </w:pPr>
            <w:ins w:id="2462" w:author="Guo, Shicheng" w:date="2019-11-07T23:48:00Z">
              <w:r w:rsidRPr="00150177">
                <w:rPr>
                  <w:rFonts w:ascii="Calibri" w:eastAsia="Times New Roman" w:hAnsi="Calibri" w:cs="Calibri"/>
                  <w:color w:val="000000"/>
                  <w:kern w:val="0"/>
                  <w:sz w:val="22"/>
                  <w:lang w:eastAsia="en-US"/>
                </w:rPr>
                <w:t>103191831</w:t>
              </w:r>
            </w:ins>
          </w:p>
        </w:tc>
        <w:tc>
          <w:tcPr>
            <w:tcW w:w="1387" w:type="dxa"/>
            <w:noWrap/>
            <w:hideMark/>
            <w:tcPrChange w:id="2463" w:author="Guo, Shicheng" w:date="2019-11-07T23:48:00Z">
              <w:tcPr>
                <w:tcW w:w="1260" w:type="dxa"/>
                <w:tcBorders>
                  <w:top w:val="nil"/>
                  <w:left w:val="nil"/>
                  <w:bottom w:val="nil"/>
                  <w:right w:val="nil"/>
                </w:tcBorders>
                <w:shd w:val="clear" w:color="auto" w:fill="auto"/>
                <w:noWrap/>
                <w:vAlign w:val="bottom"/>
                <w:hideMark/>
              </w:tcPr>
            </w:tcPrChange>
          </w:tcPr>
          <w:p w14:paraId="5FD29A87"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464" w:author="Guo, Shicheng" w:date="2019-11-07T23:48:00Z"/>
                <w:rFonts w:ascii="Calibri" w:eastAsia="Times New Roman" w:hAnsi="Calibri" w:cs="Calibri"/>
                <w:color w:val="000000"/>
                <w:kern w:val="0"/>
                <w:sz w:val="22"/>
                <w:lang w:eastAsia="en-US"/>
              </w:rPr>
            </w:pPr>
            <w:ins w:id="2465" w:author="Guo, Shicheng" w:date="2019-11-07T23:48:00Z">
              <w:r w:rsidRPr="00150177">
                <w:rPr>
                  <w:rFonts w:ascii="Calibri" w:eastAsia="Times New Roman" w:hAnsi="Calibri" w:cs="Calibri"/>
                  <w:color w:val="000000"/>
                  <w:kern w:val="0"/>
                  <w:sz w:val="22"/>
                  <w:lang w:eastAsia="en-US"/>
                </w:rPr>
                <w:t>0.030582265</w:t>
              </w:r>
            </w:ins>
          </w:p>
        </w:tc>
        <w:tc>
          <w:tcPr>
            <w:tcW w:w="1387" w:type="dxa"/>
            <w:noWrap/>
            <w:hideMark/>
            <w:tcPrChange w:id="2466" w:author="Guo, Shicheng" w:date="2019-11-07T23:48:00Z">
              <w:tcPr>
                <w:tcW w:w="1260" w:type="dxa"/>
                <w:tcBorders>
                  <w:top w:val="nil"/>
                  <w:left w:val="nil"/>
                  <w:bottom w:val="nil"/>
                  <w:right w:val="nil"/>
                </w:tcBorders>
                <w:shd w:val="clear" w:color="auto" w:fill="auto"/>
                <w:noWrap/>
                <w:vAlign w:val="bottom"/>
                <w:hideMark/>
              </w:tcPr>
            </w:tcPrChange>
          </w:tcPr>
          <w:p w14:paraId="2D7F03F6"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467" w:author="Guo, Shicheng" w:date="2019-11-07T23:48:00Z"/>
                <w:rFonts w:ascii="Calibri" w:eastAsia="Times New Roman" w:hAnsi="Calibri" w:cs="Calibri"/>
                <w:color w:val="000000"/>
                <w:kern w:val="0"/>
                <w:sz w:val="22"/>
                <w:lang w:eastAsia="en-US"/>
              </w:rPr>
            </w:pPr>
            <w:ins w:id="2468" w:author="Guo, Shicheng" w:date="2019-11-07T23:48:00Z">
              <w:r w:rsidRPr="00150177">
                <w:rPr>
                  <w:rFonts w:ascii="Calibri" w:eastAsia="Times New Roman" w:hAnsi="Calibri" w:cs="Calibri"/>
                  <w:color w:val="000000"/>
                  <w:kern w:val="0"/>
                  <w:sz w:val="22"/>
                  <w:lang w:eastAsia="en-US"/>
                </w:rPr>
                <w:t>0.006677788</w:t>
              </w:r>
            </w:ins>
          </w:p>
        </w:tc>
        <w:tc>
          <w:tcPr>
            <w:tcW w:w="1387" w:type="dxa"/>
            <w:noWrap/>
            <w:hideMark/>
            <w:tcPrChange w:id="2469" w:author="Guo, Shicheng" w:date="2019-11-07T23:48:00Z">
              <w:tcPr>
                <w:tcW w:w="1260" w:type="dxa"/>
                <w:tcBorders>
                  <w:top w:val="nil"/>
                  <w:left w:val="nil"/>
                  <w:bottom w:val="nil"/>
                  <w:right w:val="nil"/>
                </w:tcBorders>
                <w:shd w:val="clear" w:color="auto" w:fill="auto"/>
                <w:noWrap/>
                <w:vAlign w:val="bottom"/>
                <w:hideMark/>
              </w:tcPr>
            </w:tcPrChange>
          </w:tcPr>
          <w:p w14:paraId="7CC7C2D0"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470" w:author="Guo, Shicheng" w:date="2019-11-07T23:48:00Z"/>
                <w:rFonts w:ascii="Calibri" w:eastAsia="Times New Roman" w:hAnsi="Calibri" w:cs="Calibri"/>
                <w:color w:val="000000"/>
                <w:kern w:val="0"/>
                <w:sz w:val="22"/>
                <w:lang w:eastAsia="en-US"/>
              </w:rPr>
            </w:pPr>
            <w:ins w:id="2471" w:author="Guo, Shicheng" w:date="2019-11-07T23:48:00Z">
              <w:r w:rsidRPr="00150177">
                <w:rPr>
                  <w:rFonts w:ascii="Calibri" w:eastAsia="Times New Roman" w:hAnsi="Calibri" w:cs="Calibri"/>
                  <w:color w:val="000000"/>
                  <w:kern w:val="0"/>
                  <w:sz w:val="22"/>
                  <w:lang w:eastAsia="en-US"/>
                </w:rPr>
                <w:t>4.579700175</w:t>
              </w:r>
            </w:ins>
          </w:p>
        </w:tc>
        <w:tc>
          <w:tcPr>
            <w:tcW w:w="1387" w:type="dxa"/>
            <w:noWrap/>
            <w:hideMark/>
            <w:tcPrChange w:id="2472" w:author="Guo, Shicheng" w:date="2019-11-07T23:48:00Z">
              <w:tcPr>
                <w:tcW w:w="1260" w:type="dxa"/>
                <w:tcBorders>
                  <w:top w:val="nil"/>
                  <w:left w:val="nil"/>
                  <w:bottom w:val="nil"/>
                  <w:right w:val="nil"/>
                </w:tcBorders>
                <w:shd w:val="clear" w:color="auto" w:fill="auto"/>
                <w:noWrap/>
                <w:vAlign w:val="bottom"/>
                <w:hideMark/>
              </w:tcPr>
            </w:tcPrChange>
          </w:tcPr>
          <w:p w14:paraId="1689AC96" w14:textId="77777777" w:rsidR="00150177" w:rsidRPr="00150177" w:rsidRDefault="00150177" w:rsidP="00150177">
            <w:pPr>
              <w:widowControl/>
              <w:jc w:val="right"/>
              <w:cnfStyle w:val="000000000000" w:firstRow="0" w:lastRow="0" w:firstColumn="0" w:lastColumn="0" w:oddVBand="0" w:evenVBand="0" w:oddHBand="0" w:evenHBand="0" w:firstRowFirstColumn="0" w:firstRowLastColumn="0" w:lastRowFirstColumn="0" w:lastRowLastColumn="0"/>
              <w:rPr>
                <w:ins w:id="2473" w:author="Guo, Shicheng" w:date="2019-11-07T23:48:00Z"/>
                <w:rFonts w:ascii="Calibri" w:eastAsia="Times New Roman" w:hAnsi="Calibri" w:cs="Calibri"/>
                <w:color w:val="000000"/>
                <w:kern w:val="0"/>
                <w:sz w:val="22"/>
                <w:lang w:eastAsia="en-US"/>
              </w:rPr>
            </w:pPr>
            <w:ins w:id="2474" w:author="Guo, Shicheng" w:date="2019-11-07T23:48:00Z">
              <w:r w:rsidRPr="00150177">
                <w:rPr>
                  <w:rFonts w:ascii="Calibri" w:eastAsia="Times New Roman" w:hAnsi="Calibri" w:cs="Calibri"/>
                  <w:color w:val="000000"/>
                  <w:kern w:val="0"/>
                  <w:sz w:val="22"/>
                  <w:lang w:eastAsia="en-US"/>
                </w:rPr>
                <w:t>0.000120924</w:t>
              </w:r>
            </w:ins>
          </w:p>
        </w:tc>
        <w:tc>
          <w:tcPr>
            <w:tcW w:w="1575" w:type="dxa"/>
            <w:noWrap/>
            <w:hideMark/>
            <w:tcPrChange w:id="2475" w:author="Guo, Shicheng" w:date="2019-11-07T23:48:00Z">
              <w:tcPr>
                <w:tcW w:w="1540" w:type="dxa"/>
                <w:tcBorders>
                  <w:top w:val="nil"/>
                  <w:left w:val="nil"/>
                  <w:bottom w:val="nil"/>
                  <w:right w:val="nil"/>
                </w:tcBorders>
                <w:shd w:val="clear" w:color="auto" w:fill="auto"/>
                <w:noWrap/>
                <w:vAlign w:val="bottom"/>
                <w:hideMark/>
              </w:tcPr>
            </w:tcPrChange>
          </w:tcPr>
          <w:p w14:paraId="3AAEB642" w14:textId="77777777" w:rsidR="00150177" w:rsidRPr="00150177" w:rsidRDefault="00150177" w:rsidP="00150177">
            <w:pPr>
              <w:widowControl/>
              <w:jc w:val="left"/>
              <w:cnfStyle w:val="000000000000" w:firstRow="0" w:lastRow="0" w:firstColumn="0" w:lastColumn="0" w:oddVBand="0" w:evenVBand="0" w:oddHBand="0" w:evenHBand="0" w:firstRowFirstColumn="0" w:firstRowLastColumn="0" w:lastRowFirstColumn="0" w:lastRowLastColumn="0"/>
              <w:rPr>
                <w:ins w:id="2476" w:author="Guo, Shicheng" w:date="2019-11-07T23:48:00Z"/>
                <w:rFonts w:ascii="Calibri" w:eastAsia="Times New Roman" w:hAnsi="Calibri" w:cs="Calibri"/>
                <w:color w:val="000000"/>
                <w:kern w:val="0"/>
                <w:sz w:val="22"/>
                <w:lang w:eastAsia="en-US"/>
              </w:rPr>
            </w:pPr>
            <w:ins w:id="2477" w:author="Guo, Shicheng" w:date="2019-11-07T23:48:00Z">
              <w:r w:rsidRPr="00150177">
                <w:rPr>
                  <w:rFonts w:ascii="Calibri" w:eastAsia="Times New Roman" w:hAnsi="Calibri" w:cs="Calibri"/>
                  <w:color w:val="000000"/>
                  <w:kern w:val="0"/>
                  <w:sz w:val="22"/>
                  <w:lang w:eastAsia="en-US"/>
                </w:rPr>
                <w:t>RELN</w:t>
              </w:r>
            </w:ins>
          </w:p>
        </w:tc>
      </w:tr>
    </w:tbl>
    <w:p w14:paraId="1AAF9EE4" w14:textId="01394387" w:rsidR="00BE3786" w:rsidRPr="00BD75D5" w:rsidRDefault="00172E7B" w:rsidP="00D45A9A">
      <w:pPr>
        <w:pStyle w:val="ListParagraph"/>
        <w:numPr>
          <w:ilvl w:val="0"/>
          <w:numId w:val="2"/>
        </w:numPr>
        <w:spacing w:beforeLines="50" w:before="156" w:afterLines="50" w:after="156"/>
        <w:rPr>
          <w:ins w:id="2478" w:author="Guo, Shicheng" w:date="2019-11-07T17:20:00Z"/>
          <w:rFonts w:ascii="Arial" w:hAnsi="Arial" w:cs="Arial"/>
          <w:sz w:val="22"/>
          <w:rPrChange w:id="2479" w:author="Guo, Shicheng" w:date="2019-11-07T23:50:00Z">
            <w:rPr>
              <w:ins w:id="2480" w:author="Guo, Shicheng" w:date="2019-11-07T17:20:00Z"/>
              <w:rFonts w:ascii="Times New Roman" w:hAnsi="Times New Roman" w:cs="Times New Roman"/>
              <w:sz w:val="24"/>
              <w:szCs w:val="24"/>
            </w:rPr>
          </w:rPrChange>
        </w:rPr>
        <w:pPrChange w:id="2481" w:author="Guo, Shicheng" w:date="2019-11-07T17:21:00Z">
          <w:pPr>
            <w:spacing w:beforeLines="50" w:before="156" w:afterLines="50" w:after="156" w:line="360" w:lineRule="auto"/>
          </w:pPr>
        </w:pPrChange>
      </w:pPr>
      <w:ins w:id="2482" w:author="Guo, Shicheng" w:date="2019-11-07T23:49:00Z">
        <w:r w:rsidRPr="00BD75D5">
          <w:rPr>
            <w:rFonts w:ascii="Arial" w:hAnsi="Arial" w:cs="Arial"/>
            <w:sz w:val="22"/>
            <w:rPrChange w:id="2483" w:author="Guo, Shicheng" w:date="2019-11-07T23:50:00Z">
              <w:rPr>
                <w:rFonts w:ascii="Arial" w:hAnsi="Arial" w:cs="Arial"/>
                <w:sz w:val="22"/>
              </w:rPr>
            </w:rPrChange>
          </w:rPr>
          <w:t xml:space="preserve">Student t-test was applied to identify the relationship between </w:t>
        </w:r>
        <w:r w:rsidRPr="00BD75D5">
          <w:rPr>
            <w:rFonts w:ascii="Arial" w:hAnsi="Arial" w:cs="Arial"/>
            <w:sz w:val="22"/>
            <w:rPrChange w:id="2484" w:author="Guo, Shicheng" w:date="2019-11-07T23:50:00Z">
              <w:rPr>
                <w:rFonts w:ascii="Arial" w:hAnsi="Arial" w:cs="Arial"/>
                <w:sz w:val="22"/>
              </w:rPr>
            </w:rPrChange>
          </w:rPr>
          <w:t xml:space="preserve">TMB and </w:t>
        </w:r>
        <w:r w:rsidRPr="00BD75D5">
          <w:rPr>
            <w:rFonts w:ascii="Arial" w:hAnsi="Arial" w:cs="Arial"/>
            <w:sz w:val="22"/>
            <w:rPrChange w:id="2485" w:author="Guo, Shicheng" w:date="2019-11-07T23:50:00Z">
              <w:rPr>
                <w:rFonts w:ascii="Arial" w:hAnsi="Arial" w:cs="Arial"/>
                <w:sz w:val="22"/>
              </w:rPr>
            </w:rPrChange>
          </w:rPr>
          <w:t xml:space="preserve">fold change of methylation peak changes </w:t>
        </w:r>
        <w:r w:rsidRPr="00BD75D5">
          <w:rPr>
            <w:rFonts w:ascii="Arial" w:hAnsi="Arial" w:cs="Arial"/>
            <w:sz w:val="22"/>
            <w:rPrChange w:id="2486" w:author="Guo, Shicheng" w:date="2019-11-07T23:50:00Z">
              <w:rPr>
                <w:rFonts w:ascii="Arial" w:hAnsi="Arial" w:cs="Arial"/>
                <w:sz w:val="22"/>
              </w:rPr>
            </w:rPrChange>
          </w:rPr>
          <w:t>between cancer samples compared with corresponding normal samples.</w:t>
        </w:r>
      </w:ins>
    </w:p>
    <w:p w14:paraId="279DEB32" w14:textId="7C65F758" w:rsidR="00BE3786" w:rsidRPr="00BE3786" w:rsidRDefault="00BE3786" w:rsidP="00BE3786">
      <w:pPr>
        <w:spacing w:beforeLines="50" w:before="156" w:afterLines="50" w:after="156"/>
        <w:rPr>
          <w:ins w:id="2487" w:author="Guo, Shicheng" w:date="2019-11-07T17:20:00Z"/>
          <w:rFonts w:ascii="Arial" w:hAnsi="Arial" w:cs="Arial"/>
          <w:sz w:val="22"/>
          <w:rPrChange w:id="2488" w:author="Guo, Shicheng" w:date="2019-11-07T17:21:00Z">
            <w:rPr>
              <w:ins w:id="2489" w:author="Guo, Shicheng" w:date="2019-11-07T17:20:00Z"/>
              <w:rFonts w:ascii="Times New Roman" w:hAnsi="Times New Roman" w:cs="Times New Roman"/>
              <w:sz w:val="24"/>
              <w:szCs w:val="24"/>
            </w:rPr>
          </w:rPrChange>
        </w:rPr>
        <w:pPrChange w:id="2490" w:author="Guo, Shicheng" w:date="2019-11-07T17:21:00Z">
          <w:pPr>
            <w:spacing w:beforeLines="50" w:before="156" w:afterLines="50" w:after="156" w:line="360" w:lineRule="auto"/>
          </w:pPr>
        </w:pPrChange>
      </w:pPr>
    </w:p>
    <w:p w14:paraId="459942FC" w14:textId="62A225A7" w:rsidR="00BE3786" w:rsidRPr="00BE3786" w:rsidDel="001A51A7" w:rsidRDefault="00BE3786" w:rsidP="00BE3786">
      <w:pPr>
        <w:spacing w:beforeLines="50" w:before="156" w:afterLines="50" w:after="156"/>
        <w:rPr>
          <w:del w:id="2491" w:author="Guo, Shicheng" w:date="2019-11-07T19:19:00Z"/>
          <w:rFonts w:ascii="Arial" w:hAnsi="Arial" w:cs="Arial"/>
          <w:sz w:val="22"/>
          <w:rPrChange w:id="2492" w:author="Guo, Shicheng" w:date="2019-11-07T17:21:00Z">
            <w:rPr>
              <w:del w:id="2493" w:author="Guo, Shicheng" w:date="2019-11-07T19:19:00Z"/>
              <w:rFonts w:ascii="Times New Roman" w:hAnsi="Times New Roman" w:cs="Times New Roman"/>
              <w:sz w:val="24"/>
              <w:szCs w:val="24"/>
            </w:rPr>
          </w:rPrChange>
        </w:rPr>
        <w:pPrChange w:id="2494" w:author="Guo, Shicheng" w:date="2019-11-07T17:21:00Z">
          <w:pPr>
            <w:spacing w:beforeLines="50" w:before="156" w:afterLines="50" w:after="156" w:line="360" w:lineRule="auto"/>
          </w:pPr>
        </w:pPrChange>
      </w:pPr>
    </w:p>
    <w:p w14:paraId="740B15AA" w14:textId="08DA2F6D" w:rsidR="00C63463" w:rsidRPr="00BE3786" w:rsidRDefault="00E55810" w:rsidP="00BE3786">
      <w:pPr>
        <w:spacing w:beforeLines="50" w:before="156" w:afterLines="50" w:after="156"/>
        <w:rPr>
          <w:rFonts w:ascii="Arial" w:hAnsi="Arial" w:cs="Arial"/>
          <w:b/>
          <w:sz w:val="22"/>
          <w:rPrChange w:id="2495" w:author="Guo, Shicheng" w:date="2019-11-07T17:21:00Z">
            <w:rPr>
              <w:rFonts w:ascii="Times New Roman" w:hAnsi="Times New Roman" w:cs="Times New Roman"/>
              <w:b/>
              <w:sz w:val="24"/>
              <w:szCs w:val="24"/>
            </w:rPr>
          </w:rPrChange>
        </w:rPr>
        <w:pPrChange w:id="2496" w:author="Guo, Shicheng" w:date="2019-11-07T17:21:00Z">
          <w:pPr>
            <w:spacing w:beforeLines="50" w:before="156" w:afterLines="50" w:after="156" w:line="360" w:lineRule="auto"/>
          </w:pPr>
        </w:pPrChange>
      </w:pPr>
      <w:r w:rsidRPr="00BE3786">
        <w:rPr>
          <w:rFonts w:ascii="Arial" w:hAnsi="Arial" w:cs="Arial"/>
          <w:b/>
          <w:sz w:val="22"/>
          <w:rPrChange w:id="2497" w:author="Guo, Shicheng" w:date="2019-11-07T17:21:00Z">
            <w:rPr>
              <w:rFonts w:ascii="Times New Roman" w:hAnsi="Times New Roman" w:cs="Times New Roman"/>
              <w:b/>
              <w:sz w:val="24"/>
              <w:szCs w:val="24"/>
            </w:rPr>
          </w:rPrChange>
        </w:rPr>
        <w:t>Discussion</w:t>
      </w:r>
    </w:p>
    <w:p w14:paraId="3FD9FB00" w14:textId="683D1C1A" w:rsidR="000E3674" w:rsidRPr="00BE3786" w:rsidRDefault="00E55810" w:rsidP="00BE3786">
      <w:pPr>
        <w:spacing w:beforeLines="50" w:before="156" w:afterLines="50" w:after="156"/>
        <w:rPr>
          <w:rFonts w:ascii="Arial" w:hAnsi="Arial" w:cs="Arial"/>
          <w:sz w:val="22"/>
          <w:rPrChange w:id="2498" w:author="Guo, Shicheng" w:date="2019-11-07T17:21:00Z">
            <w:rPr>
              <w:rFonts w:ascii="Times New Roman" w:hAnsi="Times New Roman" w:cs="Times New Roman"/>
              <w:sz w:val="24"/>
              <w:szCs w:val="24"/>
            </w:rPr>
          </w:rPrChange>
        </w:rPr>
        <w:pPrChange w:id="2499" w:author="Guo, Shicheng" w:date="2019-11-07T17:21:00Z">
          <w:pPr>
            <w:spacing w:beforeLines="50" w:before="156" w:afterLines="50" w:after="156" w:line="360" w:lineRule="auto"/>
          </w:pPr>
        </w:pPrChange>
      </w:pPr>
      <w:r w:rsidRPr="00BE3786">
        <w:rPr>
          <w:rFonts w:ascii="Arial" w:hAnsi="Arial" w:cs="Arial"/>
          <w:sz w:val="22"/>
          <w:rPrChange w:id="2500" w:author="Guo, Shicheng" w:date="2019-11-07T17:21:00Z">
            <w:rPr>
              <w:rFonts w:ascii="Times New Roman" w:hAnsi="Times New Roman" w:cs="Times New Roman"/>
              <w:sz w:val="24"/>
              <w:szCs w:val="24"/>
            </w:rPr>
          </w:rPrChange>
        </w:rPr>
        <w:t>Although considerable efforts have been made to identify biomarkers in cancer treatment, and a few of molecular biomarkers have been recommended by the guidelines for routine oncology practice, the clinical outcomes of individuals with similar clinical and pathological characteristics, such as tumor histology, stage, and driver gene mutations, may differ greatly. ITH provided the approaches for tumor evolution and drug resistance</w:t>
      </w:r>
      <w:r w:rsidRPr="00BE3786">
        <w:rPr>
          <w:rFonts w:ascii="Arial" w:hAnsi="Arial" w:cs="Arial"/>
          <w:sz w:val="22"/>
          <w:rPrChange w:id="2501" w:author="Guo, Shicheng" w:date="2019-11-07T17:21:00Z">
            <w:rPr>
              <w:rFonts w:ascii="Times New Roman" w:hAnsi="Times New Roman" w:cs="Times New Roman"/>
              <w:sz w:val="24"/>
              <w:szCs w:val="24"/>
            </w:rPr>
          </w:rPrChange>
        </w:rPr>
        <w:fldChar w:fldCharType="begin">
          <w:fldData xml:space="preserve">PEVuZE5vdGU+PENpdGU+PEF1dGhvcj5kZSBCcnVpbjwvQXV0aG9yPjxZZWFyPjIwMTQ8L1llYXI+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</w:fldData>
        </w:fldChar>
      </w:r>
      <w:r w:rsidR="00AD1008" w:rsidRPr="00BE3786">
        <w:rPr>
          <w:rFonts w:ascii="Arial" w:hAnsi="Arial" w:cs="Arial"/>
          <w:sz w:val="22"/>
          <w:rPrChange w:id="2502" w:author="Guo, Shicheng" w:date="2019-11-07T17:21:00Z">
            <w:rPr>
              <w:rFonts w:ascii="Times New Roman" w:hAnsi="Times New Roman" w:cs="Times New Roman"/>
              <w:sz w:val="24"/>
              <w:szCs w:val="24"/>
            </w:rPr>
          </w:rPrChange>
        </w:rPr>
        <w:instrText xml:space="preserve"> ADDIN EN.CITE </w:instrText>
      </w:r>
      <w:r w:rsidR="00AD1008" w:rsidRPr="00BE3786">
        <w:rPr>
          <w:rFonts w:ascii="Arial" w:hAnsi="Arial" w:cs="Arial"/>
          <w:sz w:val="22"/>
          <w:rPrChange w:id="2503" w:author="Guo, Shicheng" w:date="2019-11-07T17:21:00Z">
            <w:rPr>
              <w:rFonts w:ascii="Times New Roman" w:hAnsi="Times New Roman" w:cs="Times New Roman"/>
              <w:sz w:val="24"/>
              <w:szCs w:val="24"/>
            </w:rPr>
          </w:rPrChange>
        </w:rPr>
        <w:fldChar w:fldCharType="begin">
          <w:fldData xml:space="preserve">PEVuZE5vdGU+PENpdGU+PEF1dGhvcj5kZSBCcnVpbjwvQXV0aG9yPjxZZWFyPjIwMTQ8L1llYXI+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</w:fldData>
        </w:fldChar>
      </w:r>
      <w:r w:rsidR="00AD1008" w:rsidRPr="00BE3786">
        <w:rPr>
          <w:rFonts w:ascii="Arial" w:hAnsi="Arial" w:cs="Arial"/>
          <w:sz w:val="22"/>
          <w:rPrChange w:id="2504" w:author="Guo, Shicheng" w:date="2019-11-07T17:21:00Z">
            <w:rPr>
              <w:rFonts w:ascii="Times New Roman" w:hAnsi="Times New Roman" w:cs="Times New Roman"/>
              <w:sz w:val="24"/>
              <w:szCs w:val="24"/>
            </w:rPr>
          </w:rPrChange>
        </w:rPr>
        <w:instrText xml:space="preserve"> ADDIN EN.CITE.DATA </w:instrText>
      </w:r>
      <w:r w:rsidR="00AD1008" w:rsidRPr="00BE3786">
        <w:rPr>
          <w:rFonts w:ascii="Arial" w:hAnsi="Arial" w:cs="Arial"/>
          <w:sz w:val="22"/>
          <w:rPrChange w:id="2505" w:author="Guo, Shicheng" w:date="2019-11-07T17:21:00Z">
            <w:rPr>
              <w:rFonts w:ascii="Times New Roman" w:hAnsi="Times New Roman" w:cs="Times New Roman"/>
              <w:sz w:val="24"/>
              <w:szCs w:val="24"/>
            </w:rPr>
          </w:rPrChange>
        </w:rPr>
      </w:r>
      <w:r w:rsidR="00AD1008" w:rsidRPr="00BE3786">
        <w:rPr>
          <w:rFonts w:ascii="Arial" w:hAnsi="Arial" w:cs="Arial"/>
          <w:sz w:val="22"/>
          <w:rPrChange w:id="2506" w:author="Guo, Shicheng" w:date="2019-11-07T17:21:00Z">
            <w:rPr>
              <w:rFonts w:ascii="Times New Roman" w:hAnsi="Times New Roman" w:cs="Times New Roman"/>
              <w:sz w:val="24"/>
              <w:szCs w:val="24"/>
            </w:rPr>
          </w:rPrChange>
        </w:rPr>
        <w:fldChar w:fldCharType="end"/>
      </w:r>
      <w:r w:rsidRPr="00BE3786">
        <w:rPr>
          <w:rFonts w:ascii="Arial" w:hAnsi="Arial" w:cs="Arial"/>
          <w:sz w:val="22"/>
          <w:rPrChange w:id="2507" w:author="Guo, Shicheng" w:date="2019-11-07T17:21:00Z">
            <w:rPr>
              <w:rFonts w:ascii="Times New Roman" w:hAnsi="Times New Roman" w:cs="Times New Roman"/>
              <w:sz w:val="24"/>
              <w:szCs w:val="24"/>
            </w:rPr>
          </w:rPrChange>
        </w:rPr>
      </w:r>
      <w:r w:rsidRPr="00BE3786">
        <w:rPr>
          <w:rFonts w:ascii="Arial" w:hAnsi="Arial" w:cs="Arial"/>
          <w:sz w:val="22"/>
          <w:rPrChange w:id="2508" w:author="Guo, Shicheng" w:date="2019-11-07T17:21:00Z">
            <w:rPr>
              <w:rFonts w:ascii="Times New Roman" w:hAnsi="Times New Roman" w:cs="Times New Roman"/>
              <w:sz w:val="24"/>
              <w:szCs w:val="24"/>
            </w:rPr>
          </w:rPrChange>
        </w:rPr>
        <w:fldChar w:fldCharType="separate"/>
      </w:r>
      <w:r w:rsidR="00870C74" w:rsidRPr="00BE3786">
        <w:rPr>
          <w:rFonts w:ascii="Arial" w:hAnsi="Arial" w:cs="Arial"/>
          <w:sz w:val="22"/>
          <w:rPrChange w:id="2509" w:author="Guo, Shicheng" w:date="2019-11-07T17:21:00Z">
            <w:rPr/>
          </w:rPrChange>
        </w:rPr>
        <w:fldChar w:fldCharType="begin"/>
      </w:r>
      <w:r w:rsidR="00870C74" w:rsidRPr="00BE3786">
        <w:rPr>
          <w:rFonts w:ascii="Arial" w:hAnsi="Arial" w:cs="Arial"/>
          <w:sz w:val="22"/>
          <w:rPrChange w:id="2510" w:author="Guo, Shicheng" w:date="2019-11-07T17:21:00Z">
            <w:rPr/>
          </w:rPrChange>
        </w:rPr>
        <w:instrText xml:space="preserve"> HYPERLINK \l "_ENREF_19" \o "de Bruin, 2014 #53" </w:instrText>
      </w:r>
      <w:r w:rsidR="00870C74" w:rsidRPr="00BE3786">
        <w:rPr>
          <w:rFonts w:ascii="Arial" w:hAnsi="Arial" w:cs="Arial"/>
          <w:sz w:val="22"/>
          <w:rPrChange w:id="2511" w:author="Guo, Shicheng" w:date="2019-11-07T17:21:00Z">
            <w:rPr/>
          </w:rPrChange>
        </w:rPr>
        <w:fldChar w:fldCharType="separate"/>
      </w:r>
      <w:r w:rsidR="000670AD" w:rsidRPr="00BE3786">
        <w:rPr>
          <w:rFonts w:ascii="Arial" w:hAnsi="Arial" w:cs="Arial"/>
          <w:noProof/>
          <w:sz w:val="22"/>
          <w:vertAlign w:val="superscript"/>
          <w:rPrChange w:id="2512" w:author="Guo, Shicheng" w:date="2019-11-07T17:21:00Z">
            <w:rPr>
              <w:rFonts w:ascii="Times New Roman" w:hAnsi="Times New Roman" w:cs="Times New Roman"/>
              <w:noProof/>
              <w:sz w:val="24"/>
              <w:szCs w:val="24"/>
              <w:vertAlign w:val="superscript"/>
            </w:rPr>
          </w:rPrChange>
        </w:rPr>
        <w:t>19</w:t>
      </w:r>
      <w:r w:rsidR="00870C74" w:rsidRPr="00BE3786">
        <w:rPr>
          <w:rFonts w:ascii="Arial" w:hAnsi="Arial" w:cs="Arial"/>
          <w:noProof/>
          <w:sz w:val="22"/>
          <w:vertAlign w:val="superscript"/>
          <w:rPrChange w:id="2513" w:author="Guo, Shicheng" w:date="2019-11-07T17:21:00Z">
            <w:rPr>
              <w:rFonts w:ascii="Times New Roman" w:hAnsi="Times New Roman" w:cs="Times New Roman"/>
              <w:noProof/>
              <w:sz w:val="24"/>
              <w:szCs w:val="24"/>
              <w:vertAlign w:val="superscript"/>
            </w:rPr>
          </w:rPrChange>
        </w:rPr>
        <w:fldChar w:fldCharType="end"/>
      </w:r>
      <w:r w:rsidR="00AD1008" w:rsidRPr="00BE3786">
        <w:rPr>
          <w:rFonts w:ascii="Arial" w:hAnsi="Arial" w:cs="Arial"/>
          <w:noProof/>
          <w:sz w:val="22"/>
          <w:vertAlign w:val="superscript"/>
          <w:rPrChange w:id="2514" w:author="Guo, Shicheng" w:date="2019-11-07T17:21:00Z">
            <w:rPr>
              <w:rFonts w:ascii="Times New Roman" w:hAnsi="Times New Roman" w:cs="Times New Roman"/>
              <w:noProof/>
              <w:sz w:val="24"/>
              <w:szCs w:val="24"/>
              <w:vertAlign w:val="superscript"/>
            </w:rPr>
          </w:rPrChange>
        </w:rPr>
        <w:t>,</w:t>
      </w:r>
      <w:r w:rsidR="00870C74" w:rsidRPr="00BE3786">
        <w:rPr>
          <w:rFonts w:ascii="Arial" w:hAnsi="Arial" w:cs="Arial"/>
          <w:sz w:val="22"/>
          <w:rPrChange w:id="2515" w:author="Guo, Shicheng" w:date="2019-11-07T17:21:00Z">
            <w:rPr/>
          </w:rPrChange>
        </w:rPr>
        <w:fldChar w:fldCharType="begin"/>
      </w:r>
      <w:r w:rsidR="00870C74" w:rsidRPr="00BE3786">
        <w:rPr>
          <w:rFonts w:ascii="Arial" w:hAnsi="Arial" w:cs="Arial"/>
          <w:sz w:val="22"/>
          <w:rPrChange w:id="2516" w:author="Guo, Shicheng" w:date="2019-11-07T17:21:00Z">
            <w:rPr/>
          </w:rPrChange>
        </w:rPr>
        <w:instrText xml:space="preserve"> HYPERLINK \l "_ENREF_20" \o "Zhang, 2014 #54" </w:instrText>
      </w:r>
      <w:r w:rsidR="00870C74" w:rsidRPr="00BE3786">
        <w:rPr>
          <w:rFonts w:ascii="Arial" w:hAnsi="Arial" w:cs="Arial"/>
          <w:sz w:val="22"/>
          <w:rPrChange w:id="2517" w:author="Guo, Shicheng" w:date="2019-11-07T17:21:00Z">
            <w:rPr/>
          </w:rPrChange>
        </w:rPr>
        <w:fldChar w:fldCharType="separate"/>
      </w:r>
      <w:r w:rsidR="000670AD" w:rsidRPr="00BE3786">
        <w:rPr>
          <w:rFonts w:ascii="Arial" w:hAnsi="Arial" w:cs="Arial"/>
          <w:noProof/>
          <w:sz w:val="22"/>
          <w:vertAlign w:val="superscript"/>
          <w:rPrChange w:id="2518" w:author="Guo, Shicheng" w:date="2019-11-07T17:21:00Z">
            <w:rPr>
              <w:rFonts w:ascii="Times New Roman" w:hAnsi="Times New Roman" w:cs="Times New Roman"/>
              <w:noProof/>
              <w:sz w:val="24"/>
              <w:szCs w:val="24"/>
              <w:vertAlign w:val="superscript"/>
            </w:rPr>
          </w:rPrChange>
        </w:rPr>
        <w:t>20</w:t>
      </w:r>
      <w:r w:rsidR="00870C74" w:rsidRPr="00BE3786">
        <w:rPr>
          <w:rFonts w:ascii="Arial" w:hAnsi="Arial" w:cs="Arial"/>
          <w:noProof/>
          <w:sz w:val="22"/>
          <w:vertAlign w:val="superscript"/>
          <w:rPrChange w:id="2519" w:author="Guo, Shicheng" w:date="2019-11-07T17:21:00Z">
            <w:rPr>
              <w:rFonts w:ascii="Times New Roman" w:hAnsi="Times New Roman" w:cs="Times New Roman"/>
              <w:noProof/>
              <w:sz w:val="24"/>
              <w:szCs w:val="24"/>
              <w:vertAlign w:val="superscript"/>
            </w:rPr>
          </w:rPrChange>
        </w:rPr>
        <w:fldChar w:fldCharType="end"/>
      </w:r>
      <w:r w:rsidRPr="00BE3786">
        <w:rPr>
          <w:rFonts w:ascii="Arial" w:hAnsi="Arial" w:cs="Arial"/>
          <w:sz w:val="22"/>
          <w:rPrChange w:id="2520" w:author="Guo, Shicheng" w:date="2019-11-07T17:21:00Z">
            <w:rPr>
              <w:rFonts w:ascii="Times New Roman" w:hAnsi="Times New Roman" w:cs="Times New Roman"/>
              <w:sz w:val="24"/>
              <w:szCs w:val="24"/>
            </w:rPr>
          </w:rPrChange>
        </w:rPr>
        <w:fldChar w:fldCharType="end"/>
      </w:r>
      <w:r w:rsidRPr="00BE3786">
        <w:rPr>
          <w:rFonts w:ascii="Arial" w:hAnsi="Arial" w:cs="Arial"/>
          <w:sz w:val="22"/>
          <w:rPrChange w:id="2521" w:author="Guo, Shicheng" w:date="2019-11-07T17:21:00Z">
            <w:rPr>
              <w:rFonts w:ascii="Times New Roman" w:hAnsi="Times New Roman" w:cs="Times New Roman"/>
              <w:sz w:val="24"/>
              <w:szCs w:val="24"/>
            </w:rPr>
          </w:rPrChange>
        </w:rPr>
        <w:t>. Since the efficacy of the current treatments for PDACs was far from satisfactory, we performed WES</w:t>
      </w:r>
      <w:r w:rsidR="00431ABE" w:rsidRPr="00BE3786">
        <w:rPr>
          <w:rFonts w:ascii="Arial" w:hAnsi="Arial" w:cs="Arial"/>
          <w:sz w:val="22"/>
          <w:rPrChange w:id="2522" w:author="Guo, Shicheng" w:date="2019-11-07T17:21:00Z">
            <w:rPr>
              <w:rFonts w:ascii="Times New Roman" w:hAnsi="Times New Roman" w:cs="Times New Roman"/>
              <w:sz w:val="24"/>
              <w:szCs w:val="24"/>
            </w:rPr>
          </w:rPrChange>
        </w:rPr>
        <w:t xml:space="preserve"> to study 46 multiple spatially separated samples obtained from 14 surgically resected primary PDACs</w:t>
      </w:r>
      <w:r w:rsidR="00DC6AFD" w:rsidRPr="00BE3786">
        <w:rPr>
          <w:rFonts w:ascii="Arial" w:hAnsi="Arial" w:cs="Arial"/>
          <w:sz w:val="22"/>
          <w:rPrChange w:id="2523" w:author="Guo, Shicheng" w:date="2019-11-07T17:21:00Z">
            <w:rPr>
              <w:rFonts w:ascii="Times New Roman" w:hAnsi="Times New Roman" w:cs="Times New Roman"/>
              <w:sz w:val="24"/>
              <w:szCs w:val="24"/>
            </w:rPr>
          </w:rPrChange>
        </w:rPr>
        <w:t xml:space="preserve">, </w:t>
      </w:r>
      <w:r w:rsidR="00431ABE" w:rsidRPr="00BE3786">
        <w:rPr>
          <w:rFonts w:ascii="Arial" w:hAnsi="Arial" w:cs="Arial"/>
          <w:sz w:val="22"/>
          <w:rPrChange w:id="2524" w:author="Guo, Shicheng" w:date="2019-11-07T17:21:00Z">
            <w:rPr>
              <w:rFonts w:ascii="Times New Roman" w:hAnsi="Times New Roman" w:cs="Times New Roman"/>
              <w:sz w:val="24"/>
              <w:szCs w:val="24"/>
            </w:rPr>
          </w:rPrChange>
        </w:rPr>
        <w:t xml:space="preserve">as well as </w:t>
      </w:r>
      <w:r w:rsidR="00DC6AFD" w:rsidRPr="00BE3786">
        <w:rPr>
          <w:rFonts w:ascii="Arial" w:hAnsi="Arial" w:cs="Arial"/>
          <w:sz w:val="22"/>
          <w:rPrChange w:id="2525" w:author="Guo, Shicheng" w:date="2019-11-07T17:21:00Z">
            <w:rPr>
              <w:rFonts w:ascii="Times New Roman" w:hAnsi="Times New Roman" w:cs="Times New Roman"/>
              <w:sz w:val="24"/>
              <w:szCs w:val="24"/>
            </w:rPr>
          </w:rPrChange>
        </w:rPr>
        <w:t>RNA-seq and MeDIP-seq</w:t>
      </w:r>
      <w:r w:rsidRPr="00BE3786">
        <w:rPr>
          <w:rFonts w:ascii="Arial" w:hAnsi="Arial" w:cs="Arial"/>
          <w:sz w:val="22"/>
          <w:rPrChange w:id="2526" w:author="Guo, Shicheng" w:date="2019-11-07T17:21:00Z">
            <w:rPr>
              <w:rFonts w:ascii="Times New Roman" w:hAnsi="Times New Roman" w:cs="Times New Roman"/>
              <w:sz w:val="24"/>
              <w:szCs w:val="24"/>
            </w:rPr>
          </w:rPrChange>
        </w:rPr>
        <w:t xml:space="preserve"> to study </w:t>
      </w:r>
      <w:r w:rsidR="00431ABE" w:rsidRPr="00BE3786">
        <w:rPr>
          <w:rFonts w:ascii="Arial" w:hAnsi="Arial" w:cs="Arial"/>
          <w:sz w:val="22"/>
          <w:rPrChange w:id="2527" w:author="Guo, Shicheng" w:date="2019-11-07T17:21:00Z">
            <w:rPr>
              <w:rFonts w:ascii="Times New Roman" w:hAnsi="Times New Roman" w:cs="Times New Roman"/>
              <w:sz w:val="24"/>
              <w:szCs w:val="24"/>
            </w:rPr>
          </w:rPrChange>
        </w:rPr>
        <w:t xml:space="preserve">26 samples from 7 of these individuals </w:t>
      </w:r>
      <w:r w:rsidRPr="00BE3786">
        <w:rPr>
          <w:rFonts w:ascii="Arial" w:hAnsi="Arial" w:cs="Arial"/>
          <w:sz w:val="22"/>
          <w:rPrChange w:id="2528" w:author="Guo, Shicheng" w:date="2019-11-07T17:21:00Z">
            <w:rPr>
              <w:rFonts w:ascii="Times New Roman" w:hAnsi="Times New Roman" w:cs="Times New Roman"/>
              <w:sz w:val="24"/>
              <w:szCs w:val="24"/>
            </w:rPr>
          </w:rPrChange>
        </w:rPr>
        <w:t>to explore the</w:t>
      </w:r>
      <w:r w:rsidR="00DC6AFD" w:rsidRPr="00BE3786">
        <w:rPr>
          <w:rFonts w:ascii="Arial" w:hAnsi="Arial" w:cs="Arial"/>
          <w:sz w:val="22"/>
          <w:rPrChange w:id="2529" w:author="Guo, Shicheng" w:date="2019-11-07T17:21:00Z">
            <w:rPr>
              <w:rFonts w:ascii="Times New Roman" w:hAnsi="Times New Roman" w:cs="Times New Roman"/>
              <w:sz w:val="24"/>
              <w:szCs w:val="24"/>
            </w:rPr>
          </w:rPrChange>
        </w:rPr>
        <w:t xml:space="preserve"> </w:t>
      </w:r>
      <w:r w:rsidR="00DC6AFD" w:rsidRPr="00BE3786">
        <w:rPr>
          <w:rFonts w:ascii="Arial" w:hAnsi="Arial" w:cs="Arial"/>
          <w:sz w:val="22"/>
          <w:rPrChange w:id="2530" w:author="Guo, Shicheng" w:date="2019-11-07T17:21:00Z">
            <w:rPr>
              <w:rFonts w:ascii="Times New Roman" w:hAnsi="Times New Roman" w:cs="Times New Roman"/>
              <w:sz w:val="24"/>
            </w:rPr>
          </w:rPrChange>
        </w:rPr>
        <w:t>multiomic</w:t>
      </w:r>
      <w:r w:rsidRPr="00BE3786">
        <w:rPr>
          <w:rFonts w:ascii="Arial" w:hAnsi="Arial" w:cs="Arial"/>
          <w:sz w:val="22"/>
          <w:rPrChange w:id="2531" w:author="Guo, Shicheng" w:date="2019-11-07T17:21:00Z">
            <w:rPr>
              <w:rFonts w:ascii="Times New Roman" w:hAnsi="Times New Roman" w:cs="Times New Roman"/>
              <w:sz w:val="24"/>
              <w:szCs w:val="24"/>
            </w:rPr>
          </w:rPrChange>
        </w:rPr>
        <w:t xml:space="preserve"> ITH in PDACs.</w:t>
      </w:r>
    </w:p>
    <w:p w14:paraId="24789F90" w14:textId="70AE0CE1" w:rsidR="00C63463" w:rsidRPr="00BE3786" w:rsidRDefault="00920FB9" w:rsidP="00BE3786">
      <w:pPr>
        <w:spacing w:beforeLines="50" w:before="156" w:afterLines="50" w:after="156"/>
        <w:rPr>
          <w:rFonts w:ascii="Arial" w:eastAsia="SimSun" w:hAnsi="Arial" w:cs="Arial"/>
          <w:sz w:val="22"/>
          <w:rPrChange w:id="2532" w:author="Guo, Shicheng" w:date="2019-11-07T17:21:00Z">
            <w:rPr>
              <w:rFonts w:ascii="Times New Roman" w:eastAsia="SimSun" w:hAnsi="Times New Roman" w:cs="Times New Roman"/>
              <w:sz w:val="24"/>
              <w:szCs w:val="24"/>
            </w:rPr>
          </w:rPrChange>
        </w:rPr>
        <w:pPrChange w:id="2533" w:author="Guo, Shicheng" w:date="2019-11-07T17:21:00Z">
          <w:pPr>
            <w:spacing w:beforeLines="50" w:before="156" w:afterLines="50" w:after="156" w:line="360" w:lineRule="auto"/>
          </w:pPr>
        </w:pPrChange>
      </w:pPr>
      <w:r w:rsidRPr="00BE3786">
        <w:rPr>
          <w:rFonts w:ascii="Arial" w:hAnsi="Arial" w:cs="Arial"/>
          <w:sz w:val="22"/>
          <w:rPrChange w:id="2534" w:author="Guo, Shicheng" w:date="2019-11-07T17:21:00Z">
            <w:rPr>
              <w:rFonts w:ascii="Times New Roman" w:hAnsi="Times New Roman" w:cs="Times New Roman"/>
              <w:sz w:val="24"/>
              <w:szCs w:val="24"/>
            </w:rPr>
          </w:rPrChange>
        </w:rPr>
        <w:t xml:space="preserve">Despite shared genetic background and exposure history, all same-patients had distinct genomic and epigenomic profiles. </w:t>
      </w:r>
      <w:r w:rsidR="00E55810" w:rsidRPr="00BE3786">
        <w:rPr>
          <w:rFonts w:ascii="Arial" w:hAnsi="Arial" w:cs="Arial"/>
          <w:sz w:val="22"/>
          <w:rPrChange w:id="2535" w:author="Guo, Shicheng" w:date="2019-11-07T17:21:00Z">
            <w:rPr>
              <w:rFonts w:ascii="Times New Roman" w:hAnsi="Times New Roman" w:cs="Times New Roman"/>
              <w:sz w:val="24"/>
              <w:szCs w:val="24"/>
            </w:rPr>
          </w:rPrChange>
        </w:rPr>
        <w:t>In our study, by definition, there could be only one trunk, though there could be several different branches in each patient. The median number of the nonsynonymous variants per patient was 2</w:t>
      </w:r>
      <w:r w:rsidR="00E81B98" w:rsidRPr="00BE3786">
        <w:rPr>
          <w:rFonts w:ascii="Arial" w:hAnsi="Arial" w:cs="Arial"/>
          <w:sz w:val="22"/>
          <w:rPrChange w:id="2536" w:author="Guo, Shicheng" w:date="2019-11-07T17:21:00Z">
            <w:rPr>
              <w:rFonts w:ascii="Times New Roman" w:hAnsi="Times New Roman" w:cs="Times New Roman"/>
              <w:sz w:val="24"/>
              <w:szCs w:val="24"/>
            </w:rPr>
          </w:rPrChange>
        </w:rPr>
        <w:t>5</w:t>
      </w:r>
      <w:r w:rsidR="00E55810" w:rsidRPr="00BE3786">
        <w:rPr>
          <w:rFonts w:ascii="Arial" w:hAnsi="Arial" w:cs="Arial"/>
          <w:sz w:val="22"/>
          <w:rPrChange w:id="2537" w:author="Guo, Shicheng" w:date="2019-11-07T17:21:00Z">
            <w:rPr>
              <w:rFonts w:ascii="Times New Roman" w:hAnsi="Times New Roman" w:cs="Times New Roman"/>
              <w:sz w:val="24"/>
              <w:szCs w:val="24"/>
            </w:rPr>
          </w:rPrChange>
        </w:rPr>
        <w:t xml:space="preserve">2 (range, </w:t>
      </w:r>
      <w:r w:rsidR="00E81B98" w:rsidRPr="00BE3786">
        <w:rPr>
          <w:rFonts w:ascii="Arial" w:hAnsi="Arial" w:cs="Arial"/>
          <w:sz w:val="22"/>
          <w:rPrChange w:id="2538" w:author="Guo, Shicheng" w:date="2019-11-07T17:21:00Z">
            <w:rPr>
              <w:rFonts w:ascii="Times New Roman" w:hAnsi="Times New Roman" w:cs="Times New Roman"/>
              <w:sz w:val="24"/>
              <w:szCs w:val="24"/>
            </w:rPr>
          </w:rPrChange>
        </w:rPr>
        <w:t>132</w:t>
      </w:r>
      <w:r w:rsidR="00E55810" w:rsidRPr="00BE3786">
        <w:rPr>
          <w:rFonts w:ascii="Arial" w:hAnsi="Arial" w:cs="Arial"/>
          <w:sz w:val="22"/>
          <w:rPrChange w:id="2539" w:author="Guo, Shicheng" w:date="2019-11-07T17:21:00Z">
            <w:rPr>
              <w:rFonts w:ascii="Times New Roman" w:hAnsi="Times New Roman" w:cs="Times New Roman"/>
              <w:sz w:val="24"/>
              <w:szCs w:val="24"/>
            </w:rPr>
          </w:rPrChange>
        </w:rPr>
        <w:t>-</w:t>
      </w:r>
      <w:r w:rsidR="00E81B98" w:rsidRPr="00BE3786">
        <w:rPr>
          <w:rFonts w:ascii="Arial" w:hAnsi="Arial" w:cs="Arial"/>
          <w:sz w:val="22"/>
          <w:rPrChange w:id="2540" w:author="Guo, Shicheng" w:date="2019-11-07T17:21:00Z">
            <w:rPr>
              <w:rFonts w:ascii="Times New Roman" w:hAnsi="Times New Roman" w:cs="Times New Roman"/>
              <w:sz w:val="24"/>
              <w:szCs w:val="24"/>
            </w:rPr>
          </w:rPrChange>
        </w:rPr>
        <w:t>288</w:t>
      </w:r>
      <w:r w:rsidR="00E55810" w:rsidRPr="00BE3786">
        <w:rPr>
          <w:rFonts w:ascii="Arial" w:hAnsi="Arial" w:cs="Arial"/>
          <w:sz w:val="22"/>
          <w:rPrChange w:id="2541" w:author="Guo, Shicheng" w:date="2019-11-07T17:21:00Z">
            <w:rPr>
              <w:rFonts w:ascii="Times New Roman" w:hAnsi="Times New Roman" w:cs="Times New Roman"/>
              <w:sz w:val="24"/>
              <w:szCs w:val="24"/>
            </w:rPr>
          </w:rPrChange>
        </w:rPr>
        <w:t xml:space="preserve">). Among them, the median number of mutations in trunk, branch, and private was </w:t>
      </w:r>
      <w:r w:rsidR="00E81B98" w:rsidRPr="00BE3786">
        <w:rPr>
          <w:rFonts w:ascii="Arial" w:hAnsi="Arial" w:cs="Arial"/>
          <w:sz w:val="22"/>
          <w:rPrChange w:id="2542" w:author="Guo, Shicheng" w:date="2019-11-07T17:21:00Z">
            <w:rPr>
              <w:rFonts w:ascii="Times New Roman" w:hAnsi="Times New Roman" w:cs="Times New Roman"/>
              <w:sz w:val="24"/>
              <w:szCs w:val="24"/>
            </w:rPr>
          </w:rPrChange>
        </w:rPr>
        <w:t>15</w:t>
      </w:r>
      <w:r w:rsidR="00E55810" w:rsidRPr="00BE3786">
        <w:rPr>
          <w:rFonts w:ascii="Arial" w:hAnsi="Arial" w:cs="Arial"/>
          <w:sz w:val="22"/>
          <w:rPrChange w:id="2543" w:author="Guo, Shicheng" w:date="2019-11-07T17:21:00Z">
            <w:rPr>
              <w:rFonts w:ascii="Times New Roman" w:hAnsi="Times New Roman" w:cs="Times New Roman"/>
              <w:sz w:val="24"/>
              <w:szCs w:val="24"/>
            </w:rPr>
          </w:rPrChange>
        </w:rPr>
        <w:t xml:space="preserve"> (range, 0-</w:t>
      </w:r>
      <w:r w:rsidR="004A5E74" w:rsidRPr="00BE3786">
        <w:rPr>
          <w:rFonts w:ascii="Arial" w:hAnsi="Arial" w:cs="Arial"/>
          <w:sz w:val="22"/>
          <w:rPrChange w:id="2544" w:author="Guo, Shicheng" w:date="2019-11-07T17:21:00Z">
            <w:rPr>
              <w:rFonts w:ascii="Times New Roman" w:hAnsi="Times New Roman" w:cs="Times New Roman"/>
              <w:sz w:val="24"/>
              <w:szCs w:val="24"/>
            </w:rPr>
          </w:rPrChange>
        </w:rPr>
        <w:t>21</w:t>
      </w:r>
      <w:r w:rsidR="00E55810" w:rsidRPr="00BE3786">
        <w:rPr>
          <w:rFonts w:ascii="Arial" w:hAnsi="Arial" w:cs="Arial"/>
          <w:sz w:val="22"/>
          <w:rPrChange w:id="2545" w:author="Guo, Shicheng" w:date="2019-11-07T17:21:00Z">
            <w:rPr>
              <w:rFonts w:ascii="Times New Roman" w:hAnsi="Times New Roman" w:cs="Times New Roman"/>
              <w:sz w:val="24"/>
              <w:szCs w:val="24"/>
            </w:rPr>
          </w:rPrChange>
        </w:rPr>
        <w:t xml:space="preserve">), </w:t>
      </w:r>
      <w:r w:rsidR="00E81B98" w:rsidRPr="00BE3786">
        <w:rPr>
          <w:rFonts w:ascii="Arial" w:hAnsi="Arial" w:cs="Arial"/>
          <w:sz w:val="22"/>
          <w:rPrChange w:id="2546" w:author="Guo, Shicheng" w:date="2019-11-07T17:21:00Z">
            <w:rPr>
              <w:rFonts w:ascii="Times New Roman" w:hAnsi="Times New Roman" w:cs="Times New Roman"/>
              <w:sz w:val="24"/>
              <w:szCs w:val="24"/>
            </w:rPr>
          </w:rPrChange>
        </w:rPr>
        <w:t>33</w:t>
      </w:r>
      <w:r w:rsidR="00E55810" w:rsidRPr="00BE3786">
        <w:rPr>
          <w:rFonts w:ascii="Arial" w:hAnsi="Arial" w:cs="Arial"/>
          <w:sz w:val="22"/>
          <w:rPrChange w:id="2547" w:author="Guo, Shicheng" w:date="2019-11-07T17:21:00Z">
            <w:rPr>
              <w:rFonts w:ascii="Times New Roman" w:hAnsi="Times New Roman" w:cs="Times New Roman"/>
              <w:sz w:val="24"/>
              <w:szCs w:val="24"/>
            </w:rPr>
          </w:rPrChange>
        </w:rPr>
        <w:t xml:space="preserve"> (range, </w:t>
      </w:r>
      <w:r w:rsidR="00E81B98" w:rsidRPr="00BE3786">
        <w:rPr>
          <w:rFonts w:ascii="Arial" w:hAnsi="Arial" w:cs="Arial"/>
          <w:sz w:val="22"/>
          <w:rPrChange w:id="2548" w:author="Guo, Shicheng" w:date="2019-11-07T17:21:00Z">
            <w:rPr>
              <w:rFonts w:ascii="Times New Roman" w:hAnsi="Times New Roman" w:cs="Times New Roman"/>
              <w:sz w:val="24"/>
              <w:szCs w:val="24"/>
            </w:rPr>
          </w:rPrChange>
        </w:rPr>
        <w:t>11</w:t>
      </w:r>
      <w:r w:rsidR="00E55810" w:rsidRPr="00BE3786">
        <w:rPr>
          <w:rFonts w:ascii="Arial" w:hAnsi="Arial" w:cs="Arial"/>
          <w:sz w:val="22"/>
          <w:rPrChange w:id="2549" w:author="Guo, Shicheng" w:date="2019-11-07T17:21:00Z">
            <w:rPr>
              <w:rFonts w:ascii="Times New Roman" w:hAnsi="Times New Roman" w:cs="Times New Roman"/>
              <w:sz w:val="24"/>
              <w:szCs w:val="24"/>
            </w:rPr>
          </w:rPrChange>
        </w:rPr>
        <w:t>-</w:t>
      </w:r>
      <w:r w:rsidR="00E81B98" w:rsidRPr="00BE3786">
        <w:rPr>
          <w:rFonts w:ascii="Arial" w:hAnsi="Arial" w:cs="Arial"/>
          <w:sz w:val="22"/>
          <w:rPrChange w:id="2550" w:author="Guo, Shicheng" w:date="2019-11-07T17:21:00Z">
            <w:rPr>
              <w:rFonts w:ascii="Times New Roman" w:hAnsi="Times New Roman" w:cs="Times New Roman"/>
              <w:sz w:val="24"/>
              <w:szCs w:val="24"/>
            </w:rPr>
          </w:rPrChange>
        </w:rPr>
        <w:t>56</w:t>
      </w:r>
      <w:r w:rsidR="00E55810" w:rsidRPr="00BE3786">
        <w:rPr>
          <w:rFonts w:ascii="Arial" w:hAnsi="Arial" w:cs="Arial"/>
          <w:sz w:val="22"/>
          <w:rPrChange w:id="2551" w:author="Guo, Shicheng" w:date="2019-11-07T17:21:00Z">
            <w:rPr>
              <w:rFonts w:ascii="Times New Roman" w:hAnsi="Times New Roman" w:cs="Times New Roman"/>
              <w:sz w:val="24"/>
              <w:szCs w:val="24"/>
            </w:rPr>
          </w:rPrChange>
        </w:rPr>
        <w:t xml:space="preserve">), and </w:t>
      </w:r>
      <w:r w:rsidR="00E81B98" w:rsidRPr="00BE3786">
        <w:rPr>
          <w:rFonts w:ascii="Arial" w:hAnsi="Arial" w:cs="Arial"/>
          <w:sz w:val="22"/>
          <w:rPrChange w:id="2552" w:author="Guo, Shicheng" w:date="2019-11-07T17:21:00Z">
            <w:rPr>
              <w:rFonts w:ascii="Times New Roman" w:hAnsi="Times New Roman" w:cs="Times New Roman"/>
              <w:sz w:val="24"/>
              <w:szCs w:val="24"/>
            </w:rPr>
          </w:rPrChange>
        </w:rPr>
        <w:t>1</w:t>
      </w:r>
      <w:r w:rsidR="00E55810" w:rsidRPr="00BE3786">
        <w:rPr>
          <w:rFonts w:ascii="Arial" w:hAnsi="Arial" w:cs="Arial"/>
          <w:sz w:val="22"/>
          <w:rPrChange w:id="2553" w:author="Guo, Shicheng" w:date="2019-11-07T17:21:00Z">
            <w:rPr>
              <w:rFonts w:ascii="Times New Roman" w:hAnsi="Times New Roman" w:cs="Times New Roman"/>
              <w:sz w:val="24"/>
              <w:szCs w:val="24"/>
            </w:rPr>
          </w:rPrChange>
        </w:rPr>
        <w:t xml:space="preserve">51 (range, </w:t>
      </w:r>
      <w:r w:rsidR="00E81B98" w:rsidRPr="00BE3786">
        <w:rPr>
          <w:rFonts w:ascii="Arial" w:hAnsi="Arial" w:cs="Arial"/>
          <w:sz w:val="22"/>
          <w:rPrChange w:id="2554" w:author="Guo, Shicheng" w:date="2019-11-07T17:21:00Z">
            <w:rPr>
              <w:rFonts w:ascii="Times New Roman" w:hAnsi="Times New Roman" w:cs="Times New Roman"/>
              <w:sz w:val="24"/>
              <w:szCs w:val="24"/>
            </w:rPr>
          </w:rPrChange>
        </w:rPr>
        <w:t>50</w:t>
      </w:r>
      <w:r w:rsidR="00E55810" w:rsidRPr="00BE3786">
        <w:rPr>
          <w:rFonts w:ascii="Arial" w:hAnsi="Arial" w:cs="Arial"/>
          <w:sz w:val="22"/>
          <w:rPrChange w:id="2555" w:author="Guo, Shicheng" w:date="2019-11-07T17:21:00Z">
            <w:rPr>
              <w:rFonts w:ascii="Times New Roman" w:hAnsi="Times New Roman" w:cs="Times New Roman"/>
              <w:sz w:val="24"/>
              <w:szCs w:val="24"/>
            </w:rPr>
          </w:rPrChange>
        </w:rPr>
        <w:t>-3</w:t>
      </w:r>
      <w:r w:rsidR="00E81B98" w:rsidRPr="00BE3786">
        <w:rPr>
          <w:rFonts w:ascii="Arial" w:hAnsi="Arial" w:cs="Arial"/>
          <w:sz w:val="22"/>
          <w:rPrChange w:id="2556" w:author="Guo, Shicheng" w:date="2019-11-07T17:21:00Z">
            <w:rPr>
              <w:rFonts w:ascii="Times New Roman" w:hAnsi="Times New Roman" w:cs="Times New Roman"/>
              <w:sz w:val="24"/>
              <w:szCs w:val="24"/>
            </w:rPr>
          </w:rPrChange>
        </w:rPr>
        <w:t>10</w:t>
      </w:r>
      <w:r w:rsidR="00E55810" w:rsidRPr="00BE3786">
        <w:rPr>
          <w:rFonts w:ascii="Arial" w:hAnsi="Arial" w:cs="Arial"/>
          <w:sz w:val="22"/>
          <w:rPrChange w:id="2557" w:author="Guo, Shicheng" w:date="2019-11-07T17:21:00Z">
            <w:rPr>
              <w:rFonts w:ascii="Times New Roman" w:hAnsi="Times New Roman" w:cs="Times New Roman"/>
              <w:sz w:val="24"/>
              <w:szCs w:val="24"/>
            </w:rPr>
          </w:rPrChange>
        </w:rPr>
        <w:t xml:space="preserve">), respectively. Although the mean of the nonsynonymous variants in private reached up to </w:t>
      </w:r>
      <w:r w:rsidR="00E81B98" w:rsidRPr="00BE3786">
        <w:rPr>
          <w:rFonts w:ascii="Arial" w:hAnsi="Arial" w:cs="Arial"/>
          <w:sz w:val="22"/>
          <w:rPrChange w:id="2558" w:author="Guo, Shicheng" w:date="2019-11-07T17:21:00Z">
            <w:rPr>
              <w:rFonts w:ascii="Times New Roman" w:hAnsi="Times New Roman" w:cs="Times New Roman"/>
              <w:sz w:val="24"/>
              <w:szCs w:val="24"/>
            </w:rPr>
          </w:rPrChange>
        </w:rPr>
        <w:t>86.2</w:t>
      </w:r>
      <w:r w:rsidR="00E55810" w:rsidRPr="00BE3786">
        <w:rPr>
          <w:rFonts w:ascii="Arial" w:hAnsi="Arial" w:cs="Arial"/>
          <w:sz w:val="22"/>
          <w:rPrChange w:id="2559" w:author="Guo, Shicheng" w:date="2019-11-07T17:21:00Z">
            <w:rPr>
              <w:rFonts w:ascii="Times New Roman" w:hAnsi="Times New Roman" w:cs="Times New Roman"/>
              <w:sz w:val="24"/>
              <w:szCs w:val="24"/>
            </w:rPr>
          </w:rPrChange>
        </w:rPr>
        <w:t xml:space="preserve">%, the mean of driver gene mutations was </w:t>
      </w:r>
      <w:r w:rsidR="00E81B98" w:rsidRPr="00BE3786">
        <w:rPr>
          <w:rFonts w:ascii="Arial" w:hAnsi="Arial" w:cs="Arial"/>
          <w:sz w:val="22"/>
          <w:rPrChange w:id="2560" w:author="Guo, Shicheng" w:date="2019-11-07T17:21:00Z">
            <w:rPr>
              <w:rFonts w:ascii="Times New Roman" w:hAnsi="Times New Roman" w:cs="Times New Roman"/>
              <w:sz w:val="24"/>
              <w:szCs w:val="24"/>
            </w:rPr>
          </w:rPrChange>
        </w:rPr>
        <w:t>48</w:t>
      </w:r>
      <w:r w:rsidR="00E55810" w:rsidRPr="00BE3786">
        <w:rPr>
          <w:rFonts w:ascii="Arial" w:hAnsi="Arial" w:cs="Arial"/>
          <w:sz w:val="22"/>
          <w:rPrChange w:id="2561" w:author="Guo, Shicheng" w:date="2019-11-07T17:21:00Z">
            <w:rPr>
              <w:rFonts w:ascii="Times New Roman" w:hAnsi="Times New Roman" w:cs="Times New Roman"/>
              <w:sz w:val="24"/>
              <w:szCs w:val="24"/>
            </w:rPr>
          </w:rPrChange>
        </w:rPr>
        <w:t xml:space="preserve">.9%, not as much as the former. That means, </w:t>
      </w:r>
      <w:r w:rsidR="00E55810" w:rsidRPr="00BE3786">
        <w:rPr>
          <w:rFonts w:ascii="Arial" w:eastAsia="SimSun" w:hAnsi="Arial" w:cs="Arial"/>
          <w:sz w:val="22"/>
          <w:rPrChange w:id="2562" w:author="Guo, Shicheng" w:date="2019-11-07T17:21:00Z">
            <w:rPr>
              <w:rFonts w:ascii="Times New Roman" w:eastAsia="SimSun" w:hAnsi="Times New Roman" w:cs="Times New Roman"/>
              <w:sz w:val="24"/>
              <w:szCs w:val="24"/>
            </w:rPr>
          </w:rPrChange>
        </w:rPr>
        <w:t xml:space="preserve">most ITH might be due to </w:t>
      </w:r>
      <w:r w:rsidR="00E55810" w:rsidRPr="00BE3786">
        <w:rPr>
          <w:rFonts w:ascii="Arial" w:hAnsi="Arial" w:cs="Arial"/>
          <w:sz w:val="22"/>
          <w:rPrChange w:id="2563" w:author="Guo, Shicheng" w:date="2019-11-07T17:21:00Z">
            <w:rPr>
              <w:rFonts w:ascii="Times New Roman" w:hAnsi="Times New Roman" w:cs="Times New Roman"/>
              <w:sz w:val="24"/>
              <w:szCs w:val="24"/>
            </w:rPr>
          </w:rPrChange>
        </w:rPr>
        <w:t>p</w:t>
      </w:r>
      <w:r w:rsidR="00E55810" w:rsidRPr="00BE3786">
        <w:rPr>
          <w:rFonts w:ascii="Arial" w:eastAsia="SimSun" w:hAnsi="Arial" w:cs="Arial"/>
          <w:sz w:val="22"/>
          <w:rPrChange w:id="2564" w:author="Guo, Shicheng" w:date="2019-11-07T17:21:00Z">
            <w:rPr>
              <w:rFonts w:ascii="Times New Roman" w:eastAsia="SimSun" w:hAnsi="Times New Roman" w:cs="Times New Roman"/>
              <w:sz w:val="24"/>
              <w:szCs w:val="24"/>
            </w:rPr>
          </w:rPrChange>
        </w:rPr>
        <w:t>assenger gene mutations rather than driver gene mutations. Subsequent predicted functional analyses also confirmed this finding. On the other hand, the number of mutations in subclones did not fully reflect the degree of ITH, because the evolution of genetically distinct subclones in space and time was not taken into account</w:t>
      </w:r>
      <w:r w:rsidR="00870C74" w:rsidRPr="00BE3786">
        <w:rPr>
          <w:rFonts w:ascii="Arial" w:hAnsi="Arial" w:cs="Arial"/>
          <w:sz w:val="22"/>
          <w:rPrChange w:id="2565" w:author="Guo, Shicheng" w:date="2019-11-07T17:21:00Z">
            <w:rPr/>
          </w:rPrChange>
        </w:rPr>
        <w:fldChar w:fldCharType="begin"/>
      </w:r>
      <w:r w:rsidR="00870C74" w:rsidRPr="00BE3786">
        <w:rPr>
          <w:rFonts w:ascii="Arial" w:hAnsi="Arial" w:cs="Arial"/>
          <w:sz w:val="22"/>
          <w:rPrChange w:id="2566" w:author="Guo, Shicheng" w:date="2019-11-07T17:21:00Z">
            <w:rPr/>
          </w:rPrChange>
        </w:rPr>
        <w:instrText xml:space="preserve"> HYPERLINK \l "_ENREF_21" \o "Jamal-Hanjani, 2017 #66" </w:instrText>
      </w:r>
      <w:r w:rsidR="00870C74" w:rsidRPr="00BE3786">
        <w:rPr>
          <w:rFonts w:ascii="Arial" w:hAnsi="Arial" w:cs="Arial"/>
          <w:sz w:val="22"/>
          <w:rPrChange w:id="2567" w:author="Guo, Shicheng" w:date="2019-11-07T17:21:00Z">
            <w:rPr/>
          </w:rPrChange>
        </w:rPr>
        <w:fldChar w:fldCharType="separate"/>
      </w:r>
      <w:r w:rsidR="000670AD" w:rsidRPr="00BE3786">
        <w:rPr>
          <w:rFonts w:ascii="Arial" w:eastAsia="SimSun" w:hAnsi="Arial" w:cs="Arial"/>
          <w:sz w:val="22"/>
          <w:rPrChange w:id="2568" w:author="Guo, Shicheng" w:date="2019-11-07T17:21:00Z">
            <w:rPr>
              <w:rFonts w:ascii="Times New Roman" w:eastAsia="SimSun" w:hAnsi="Times New Roman" w:cs="Times New Roman"/>
              <w:sz w:val="24"/>
              <w:szCs w:val="24"/>
            </w:rPr>
          </w:rPrChange>
        </w:rPr>
        <w:fldChar w:fldCharType="begin">
          <w:fldData xml:space="preserve">PEVuZE5vdGU+PENpdGU+PEF1dGhvcj5KYW1hbC1IYW5qYW5pPC9BdXRob3I+PFllYXI+MjAxNzwv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==
</w:fldData>
        </w:fldChar>
      </w:r>
      <w:r w:rsidR="000670AD" w:rsidRPr="00BE3786">
        <w:rPr>
          <w:rFonts w:ascii="Arial" w:eastAsia="SimSun" w:hAnsi="Arial" w:cs="Arial"/>
          <w:sz w:val="22"/>
          <w:rPrChange w:id="2569" w:author="Guo, Shicheng" w:date="2019-11-07T17:21:00Z">
            <w:rPr>
              <w:rFonts w:ascii="Times New Roman" w:eastAsia="SimSun" w:hAnsi="Times New Roman" w:cs="Times New Roman"/>
              <w:sz w:val="24"/>
              <w:szCs w:val="24"/>
            </w:rPr>
          </w:rPrChange>
        </w:rPr>
        <w:instrText xml:space="preserve"> ADDIN EN.CITE </w:instrText>
      </w:r>
      <w:r w:rsidR="000670AD" w:rsidRPr="00BE3786">
        <w:rPr>
          <w:rFonts w:ascii="Arial" w:eastAsia="SimSun" w:hAnsi="Arial" w:cs="Arial"/>
          <w:sz w:val="22"/>
          <w:rPrChange w:id="2570" w:author="Guo, Shicheng" w:date="2019-11-07T17:21:00Z">
            <w:rPr>
              <w:rFonts w:ascii="Times New Roman" w:eastAsia="SimSun" w:hAnsi="Times New Roman" w:cs="Times New Roman"/>
              <w:sz w:val="24"/>
              <w:szCs w:val="24"/>
            </w:rPr>
          </w:rPrChange>
        </w:rPr>
        <w:fldChar w:fldCharType="begin">
          <w:fldData xml:space="preserve">PEVuZE5vdGU+PENpdGU+PEF1dGhvcj5KYW1hbC1IYW5qYW5pPC9BdXRob3I+PFllYXI+MjAxNzwv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==
</w:fldData>
        </w:fldChar>
      </w:r>
      <w:r w:rsidR="000670AD" w:rsidRPr="00BE3786">
        <w:rPr>
          <w:rFonts w:ascii="Arial" w:eastAsia="SimSun" w:hAnsi="Arial" w:cs="Arial"/>
          <w:sz w:val="22"/>
          <w:rPrChange w:id="2571" w:author="Guo, Shicheng" w:date="2019-11-07T17:21:00Z">
            <w:rPr>
              <w:rFonts w:ascii="Times New Roman" w:eastAsia="SimSun" w:hAnsi="Times New Roman" w:cs="Times New Roman"/>
              <w:sz w:val="24"/>
              <w:szCs w:val="24"/>
            </w:rPr>
          </w:rPrChange>
        </w:rPr>
        <w:instrText xml:space="preserve"> ADDIN EN.CITE.DATA </w:instrText>
      </w:r>
      <w:r w:rsidR="000670AD" w:rsidRPr="00BE3786">
        <w:rPr>
          <w:rFonts w:ascii="Arial" w:eastAsia="SimSun" w:hAnsi="Arial" w:cs="Arial"/>
          <w:sz w:val="22"/>
          <w:rPrChange w:id="2572" w:author="Guo, Shicheng" w:date="2019-11-07T17:21:00Z">
            <w:rPr>
              <w:rFonts w:ascii="Times New Roman" w:eastAsia="SimSun" w:hAnsi="Times New Roman" w:cs="Times New Roman"/>
              <w:sz w:val="24"/>
              <w:szCs w:val="24"/>
            </w:rPr>
          </w:rPrChange>
        </w:rPr>
      </w:r>
      <w:r w:rsidR="000670AD" w:rsidRPr="00BE3786">
        <w:rPr>
          <w:rFonts w:ascii="Arial" w:eastAsia="SimSun" w:hAnsi="Arial" w:cs="Arial"/>
          <w:sz w:val="22"/>
          <w:rPrChange w:id="2573" w:author="Guo, Shicheng" w:date="2019-11-07T17:21:00Z">
            <w:rPr>
              <w:rFonts w:ascii="Times New Roman" w:eastAsia="SimSun" w:hAnsi="Times New Roman" w:cs="Times New Roman"/>
              <w:sz w:val="24"/>
              <w:szCs w:val="24"/>
            </w:rPr>
          </w:rPrChange>
        </w:rPr>
        <w:fldChar w:fldCharType="end"/>
      </w:r>
      <w:r w:rsidR="000670AD" w:rsidRPr="00BE3786">
        <w:rPr>
          <w:rFonts w:ascii="Arial" w:eastAsia="SimSun" w:hAnsi="Arial" w:cs="Arial"/>
          <w:sz w:val="22"/>
          <w:rPrChange w:id="2574" w:author="Guo, Shicheng" w:date="2019-11-07T17:21:00Z">
            <w:rPr>
              <w:rFonts w:ascii="Times New Roman" w:eastAsia="SimSun" w:hAnsi="Times New Roman" w:cs="Times New Roman"/>
              <w:sz w:val="24"/>
              <w:szCs w:val="24"/>
            </w:rPr>
          </w:rPrChange>
        </w:rPr>
      </w:r>
      <w:r w:rsidR="000670AD" w:rsidRPr="00BE3786">
        <w:rPr>
          <w:rFonts w:ascii="Arial" w:eastAsia="SimSun" w:hAnsi="Arial" w:cs="Arial"/>
          <w:sz w:val="22"/>
          <w:rPrChange w:id="2575" w:author="Guo, Shicheng" w:date="2019-11-07T17:21:00Z">
            <w:rPr>
              <w:rFonts w:ascii="Times New Roman" w:eastAsia="SimSun" w:hAnsi="Times New Roman" w:cs="Times New Roman"/>
              <w:sz w:val="24"/>
              <w:szCs w:val="24"/>
            </w:rPr>
          </w:rPrChange>
        </w:rPr>
        <w:fldChar w:fldCharType="separate"/>
      </w:r>
      <w:r w:rsidR="000670AD" w:rsidRPr="00BE3786">
        <w:rPr>
          <w:rFonts w:ascii="Arial" w:eastAsia="SimSun" w:hAnsi="Arial" w:cs="Arial"/>
          <w:noProof/>
          <w:sz w:val="22"/>
          <w:vertAlign w:val="superscript"/>
          <w:rPrChange w:id="2576" w:author="Guo, Shicheng" w:date="2019-11-07T17:21:00Z">
            <w:rPr>
              <w:rFonts w:ascii="Times New Roman" w:eastAsia="SimSun" w:hAnsi="Times New Roman" w:cs="Times New Roman"/>
              <w:noProof/>
              <w:sz w:val="24"/>
              <w:szCs w:val="24"/>
              <w:vertAlign w:val="superscript"/>
            </w:rPr>
          </w:rPrChange>
        </w:rPr>
        <w:t>21</w:t>
      </w:r>
      <w:r w:rsidR="000670AD" w:rsidRPr="00BE3786">
        <w:rPr>
          <w:rFonts w:ascii="Arial" w:eastAsia="SimSun" w:hAnsi="Arial" w:cs="Arial"/>
          <w:sz w:val="22"/>
          <w:rPrChange w:id="2577" w:author="Guo, Shicheng" w:date="2019-11-07T17:21:00Z">
            <w:rPr>
              <w:rFonts w:ascii="Times New Roman" w:eastAsia="SimSun" w:hAnsi="Times New Roman" w:cs="Times New Roman"/>
              <w:sz w:val="24"/>
              <w:szCs w:val="24"/>
            </w:rPr>
          </w:rPrChange>
        </w:rPr>
        <w:fldChar w:fldCharType="end"/>
      </w:r>
      <w:r w:rsidR="00870C74" w:rsidRPr="00BE3786">
        <w:rPr>
          <w:rFonts w:ascii="Arial" w:eastAsia="SimSun" w:hAnsi="Arial" w:cs="Arial"/>
          <w:sz w:val="22"/>
          <w:rPrChange w:id="2578" w:author="Guo, Shicheng" w:date="2019-11-07T17:21:00Z">
            <w:rPr>
              <w:rFonts w:ascii="Times New Roman" w:eastAsia="SimSun" w:hAnsi="Times New Roman" w:cs="Times New Roman"/>
              <w:sz w:val="24"/>
              <w:szCs w:val="24"/>
            </w:rPr>
          </w:rPrChange>
        </w:rPr>
        <w:fldChar w:fldCharType="end"/>
      </w:r>
      <w:r w:rsidR="00E55810" w:rsidRPr="00BE3786">
        <w:rPr>
          <w:rFonts w:ascii="Arial" w:eastAsia="SimSun" w:hAnsi="Arial" w:cs="Arial"/>
          <w:sz w:val="22"/>
          <w:rPrChange w:id="2579" w:author="Guo, Shicheng" w:date="2019-11-07T17:21:00Z">
            <w:rPr>
              <w:rFonts w:ascii="Times New Roman" w:eastAsia="SimSun" w:hAnsi="Times New Roman" w:cs="Times New Roman"/>
              <w:sz w:val="24"/>
              <w:szCs w:val="24"/>
            </w:rPr>
          </w:rPrChange>
        </w:rPr>
        <w:t>.</w:t>
      </w:r>
    </w:p>
    <w:p w14:paraId="428E2C95" w14:textId="53F5F75C" w:rsidR="00C63463" w:rsidRPr="00BE3786" w:rsidRDefault="00E55810" w:rsidP="00BE3786">
      <w:pPr>
        <w:spacing w:beforeLines="50" w:before="156" w:afterLines="50" w:after="156"/>
        <w:rPr>
          <w:rFonts w:ascii="Arial" w:eastAsia="SimSun" w:hAnsi="Arial" w:cs="Arial"/>
          <w:sz w:val="22"/>
          <w:rPrChange w:id="2580" w:author="Guo, Shicheng" w:date="2019-11-07T17:21:00Z">
            <w:rPr>
              <w:rFonts w:ascii="Times New Roman" w:eastAsia="SimSun" w:hAnsi="Times New Roman" w:cs="Times New Roman"/>
              <w:sz w:val="24"/>
              <w:szCs w:val="24"/>
            </w:rPr>
          </w:rPrChange>
        </w:rPr>
        <w:pPrChange w:id="2581" w:author="Guo, Shicheng" w:date="2019-11-07T17:21:00Z">
          <w:pPr>
            <w:spacing w:beforeLines="50" w:before="156" w:afterLines="50" w:after="156" w:line="360" w:lineRule="auto"/>
          </w:pPr>
        </w:pPrChange>
      </w:pPr>
      <w:r w:rsidRPr="00BE3786">
        <w:rPr>
          <w:rFonts w:ascii="Arial" w:hAnsi="Arial" w:cs="Arial"/>
          <w:sz w:val="22"/>
          <w:rPrChange w:id="2582" w:author="Guo, Shicheng" w:date="2019-11-07T17:21:00Z">
            <w:rPr>
              <w:rFonts w:ascii="Times New Roman" w:hAnsi="Times New Roman" w:cs="Times New Roman"/>
              <w:sz w:val="24"/>
              <w:szCs w:val="24"/>
            </w:rPr>
          </w:rPrChange>
        </w:rPr>
        <w:lastRenderedPageBreak/>
        <w:t>Targeting of driver genes located on the clone of a tumor’s phylogenetic tree may be more effective than targeting subclone driven events</w:t>
      </w:r>
      <w:r w:rsidR="00870C74" w:rsidRPr="00BE3786">
        <w:rPr>
          <w:rFonts w:ascii="Arial" w:hAnsi="Arial" w:cs="Arial"/>
          <w:sz w:val="22"/>
          <w:rPrChange w:id="2583" w:author="Guo, Shicheng" w:date="2019-11-07T17:21:00Z">
            <w:rPr/>
          </w:rPrChange>
        </w:rPr>
        <w:fldChar w:fldCharType="begin"/>
      </w:r>
      <w:r w:rsidR="00870C74" w:rsidRPr="00BE3786">
        <w:rPr>
          <w:rFonts w:ascii="Arial" w:hAnsi="Arial" w:cs="Arial"/>
          <w:sz w:val="22"/>
          <w:rPrChange w:id="2584" w:author="Guo, Shicheng" w:date="2019-11-07T17:21:00Z">
            <w:rPr/>
          </w:rPrChange>
        </w:rPr>
        <w:instrText xml:space="preserve"> HYPERLINK \l "_ENREF_22" \o "Yap, 2012 #60" </w:instrText>
      </w:r>
      <w:r w:rsidR="00870C74" w:rsidRPr="00BE3786">
        <w:rPr>
          <w:rFonts w:ascii="Arial" w:hAnsi="Arial" w:cs="Arial"/>
          <w:sz w:val="22"/>
          <w:rPrChange w:id="2585" w:author="Guo, Shicheng" w:date="2019-11-07T17:21:00Z">
            <w:rPr/>
          </w:rPrChange>
        </w:rPr>
        <w:fldChar w:fldCharType="separate"/>
      </w:r>
      <w:r w:rsidR="000670AD" w:rsidRPr="00BE3786">
        <w:rPr>
          <w:rFonts w:ascii="Arial" w:hAnsi="Arial" w:cs="Arial"/>
          <w:sz w:val="22"/>
          <w:rPrChange w:id="2586" w:author="Guo, Shicheng" w:date="2019-11-07T17:21:00Z">
            <w:rPr>
              <w:rFonts w:ascii="Times New Roman" w:hAnsi="Times New Roman" w:cs="Times New Roman"/>
              <w:sz w:val="24"/>
              <w:szCs w:val="24"/>
            </w:rPr>
          </w:rPrChange>
        </w:rPr>
        <w:fldChar w:fldCharType="begin"/>
      </w:r>
      <w:r w:rsidR="000670AD" w:rsidRPr="00BE3786">
        <w:rPr>
          <w:rFonts w:ascii="Arial" w:hAnsi="Arial" w:cs="Arial"/>
          <w:sz w:val="22"/>
          <w:rPrChange w:id="2587" w:author="Guo, Shicheng" w:date="2019-11-07T17:21:00Z">
            <w:rPr>
              <w:rFonts w:ascii="Times New Roman" w:hAnsi="Times New Roman" w:cs="Times New Roman"/>
              <w:sz w:val="24"/>
              <w:szCs w:val="24"/>
            </w:rPr>
          </w:rPrChange>
        </w:rPr>
        <w:instrText xml:space="preserve"> ADDIN EN.CITE &lt;EndNote&gt;&lt;Cite&gt;&lt;Author&gt;Yap&lt;/Author&gt;&lt;Year&gt;2012&lt;/Year&gt;&lt;RecNum&gt;60&lt;/RecNum&gt;&lt;DisplayText&gt;&lt;style face="superscript"&gt;22&lt;/style&gt;&lt;/DisplayText&gt;&lt;record&gt;&lt;rec-number&gt;60&lt;/rec-number&gt;&lt;foreign-keys&gt;&lt;key app="EN" db-id="fasrp05zxatapyee2r6xr0elpwrp02vx9ef2"&gt;60&lt;/key&gt;&lt;/foreign-keys&gt;&lt;ref-type name="Journal Article"&gt;17&lt;/ref-type&gt;&lt;contributors&gt;&lt;authors&gt;&lt;author&gt;Yap, T. A.&lt;/author&gt;&lt;author&gt;Gerlinger, M.&lt;/author&gt;&lt;author&gt;Futreal, P. A.&lt;/author&gt;&lt;author&gt;Pusztai, L.&lt;/author&gt;&lt;author&gt;Swanton, C.&lt;/author&gt;&lt;/authors&gt;&lt;/contributors&gt;&lt;auth-address&gt;Department of Medicine, Royal Marsden NHS Foundation Trust, Sutton, Surrey, UK.&lt;/auth-address&gt;&lt;titles&gt;&lt;title&gt;Intratumor heterogeneity: seeing the wood for the trees&lt;/title&gt;&lt;secondary-title&gt;Sci Transl Med&lt;/secondary-title&gt;&lt;alt-title&gt;Science translational medicine&lt;/alt-title&gt;&lt;/titles&gt;&lt;periodical&gt;&lt;full-title&gt;Sci Transl Med&lt;/full-title&gt;&lt;abbr-1&gt;Science translational medicine&lt;/abbr-1&gt;&lt;/periodical&gt;&lt;alt-periodical&gt;&lt;full-title&gt;Sci Transl Med&lt;/full-title&gt;&lt;abbr-1&gt;Science translational medicine&lt;/abbr-1&gt;&lt;/alt-periodical&gt;&lt;pages&gt;127ps10&lt;/pages&gt;&lt;volume&gt;4&lt;/volume&gt;&lt;number&gt;127&lt;/number&gt;&lt;keywords&gt;&lt;keyword&gt;Biomarkers, Tumor/metabolism&lt;/keyword&gt;&lt;keyword&gt;Drug Resistance, Neoplasm/genetics&lt;/keyword&gt;&lt;keyword&gt;*Genetic Heterogeneity&lt;/keyword&gt;&lt;keyword&gt;Genomics&lt;/keyword&gt;&lt;keyword&gt;Humans&lt;/keyword&gt;&lt;keyword&gt;*Models, Genetic&lt;/keyword&gt;&lt;keyword&gt;Mutation/genetics&lt;/keyword&gt;&lt;keyword&gt;Neoplasms/*genetics/pathology&lt;/keyword&gt;&lt;/keywords&gt;&lt;dates&gt;&lt;year&gt;2012&lt;/year&gt;&lt;pub-dates&gt;&lt;date&gt;Mar 28&lt;/date&gt;&lt;/pub-dates&gt;&lt;/dates&gt;&lt;isbn&gt;1946-6242 (Electronic)&amp;#xD;1946-6234 (Linking)&lt;/isbn&gt;&lt;accession-num&gt;22461637&lt;/accession-num&gt;&lt;urls&gt;&lt;related-urls&gt;&lt;url&gt;http://www.ncbi.nlm.nih.gov/pubmed/22461637&lt;/url&gt;&lt;/related-urls&gt;&lt;/urls&gt;&lt;electronic-resource-num&gt;10.1126/scitranslmed.3003854&lt;/electronic-resource-num&gt;&lt;/record&gt;&lt;/Cite&gt;&lt;/EndNote&gt;</w:instrText>
      </w:r>
      <w:r w:rsidR="000670AD" w:rsidRPr="00BE3786">
        <w:rPr>
          <w:rFonts w:ascii="Arial" w:hAnsi="Arial" w:cs="Arial"/>
          <w:sz w:val="22"/>
          <w:rPrChange w:id="2588" w:author="Guo, Shicheng" w:date="2019-11-07T17:21:00Z">
            <w:rPr>
              <w:rFonts w:ascii="Times New Roman" w:hAnsi="Times New Roman" w:cs="Times New Roman"/>
              <w:sz w:val="24"/>
              <w:szCs w:val="24"/>
            </w:rPr>
          </w:rPrChange>
        </w:rPr>
        <w:fldChar w:fldCharType="separate"/>
      </w:r>
      <w:r w:rsidR="000670AD" w:rsidRPr="00BE3786">
        <w:rPr>
          <w:rFonts w:ascii="Arial" w:hAnsi="Arial" w:cs="Arial"/>
          <w:noProof/>
          <w:sz w:val="22"/>
          <w:vertAlign w:val="superscript"/>
          <w:rPrChange w:id="2589" w:author="Guo, Shicheng" w:date="2019-11-07T17:21:00Z">
            <w:rPr>
              <w:rFonts w:ascii="Times New Roman" w:hAnsi="Times New Roman" w:cs="Times New Roman"/>
              <w:noProof/>
              <w:sz w:val="24"/>
              <w:szCs w:val="24"/>
              <w:vertAlign w:val="superscript"/>
            </w:rPr>
          </w:rPrChange>
        </w:rPr>
        <w:t>22</w:t>
      </w:r>
      <w:r w:rsidR="000670AD" w:rsidRPr="00BE3786">
        <w:rPr>
          <w:rFonts w:ascii="Arial" w:hAnsi="Arial" w:cs="Arial"/>
          <w:sz w:val="22"/>
          <w:rPrChange w:id="2590" w:author="Guo, Shicheng" w:date="2019-11-07T17:21:00Z">
            <w:rPr>
              <w:rFonts w:ascii="Times New Roman" w:hAnsi="Times New Roman" w:cs="Times New Roman"/>
              <w:sz w:val="24"/>
              <w:szCs w:val="24"/>
            </w:rPr>
          </w:rPrChange>
        </w:rPr>
        <w:fldChar w:fldCharType="end"/>
      </w:r>
      <w:r w:rsidR="00870C74" w:rsidRPr="00BE3786">
        <w:rPr>
          <w:rFonts w:ascii="Arial" w:hAnsi="Arial" w:cs="Arial"/>
          <w:sz w:val="22"/>
          <w:rPrChange w:id="2591" w:author="Guo, Shicheng" w:date="2019-11-07T17:21:00Z">
            <w:rPr>
              <w:rFonts w:ascii="Times New Roman" w:hAnsi="Times New Roman" w:cs="Times New Roman"/>
              <w:sz w:val="24"/>
              <w:szCs w:val="24"/>
            </w:rPr>
          </w:rPrChange>
        </w:rPr>
        <w:fldChar w:fldCharType="end"/>
      </w:r>
      <w:r w:rsidRPr="00BE3786">
        <w:rPr>
          <w:rFonts w:ascii="Arial" w:eastAsia="SimSun" w:hAnsi="Arial" w:cs="Arial"/>
          <w:sz w:val="22"/>
          <w:rPrChange w:id="2592" w:author="Guo, Shicheng" w:date="2019-11-07T17:21:00Z">
            <w:rPr>
              <w:rFonts w:ascii="Times New Roman" w:eastAsia="SimSun" w:hAnsi="Times New Roman" w:cs="Times New Roman"/>
              <w:sz w:val="24"/>
              <w:szCs w:val="24"/>
            </w:rPr>
          </w:rPrChange>
        </w:rPr>
        <w:t xml:space="preserve">. </w:t>
      </w:r>
      <w:r w:rsidRPr="00BE3786">
        <w:rPr>
          <w:rFonts w:ascii="Arial" w:hAnsi="Arial" w:cs="Arial"/>
          <w:sz w:val="22"/>
          <w:rPrChange w:id="2593" w:author="Guo, Shicheng" w:date="2019-11-07T17:21:00Z">
            <w:rPr>
              <w:rFonts w:ascii="Times New Roman" w:hAnsi="Times New Roman" w:cs="Times New Roman"/>
              <w:sz w:val="24"/>
              <w:szCs w:val="24"/>
            </w:rPr>
          </w:rPrChange>
        </w:rPr>
        <w:t>Comparison of the mutations in the clone and in the subclones of the phylogenetic trees suggested that a change of mutational processes during tumor evolution</w:t>
      </w:r>
      <w:r w:rsidR="00870C74" w:rsidRPr="00BE3786">
        <w:rPr>
          <w:rFonts w:ascii="Arial" w:hAnsi="Arial" w:cs="Arial"/>
          <w:sz w:val="22"/>
          <w:rPrChange w:id="2594" w:author="Guo, Shicheng" w:date="2019-11-07T17:21:00Z">
            <w:rPr/>
          </w:rPrChange>
        </w:rPr>
        <w:fldChar w:fldCharType="begin"/>
      </w:r>
      <w:r w:rsidR="00870C74" w:rsidRPr="00BE3786">
        <w:rPr>
          <w:rFonts w:ascii="Arial" w:hAnsi="Arial" w:cs="Arial"/>
          <w:sz w:val="22"/>
          <w:rPrChange w:id="2595" w:author="Guo, Shicheng" w:date="2019-11-07T17:21:00Z">
            <w:rPr/>
          </w:rPrChange>
        </w:rPr>
        <w:instrText xml:space="preserve"> HYPERLINK \l "_ENREF_23" \o "Gerlinger, 2014 #2831" </w:instrText>
      </w:r>
      <w:r w:rsidR="00870C74" w:rsidRPr="00BE3786">
        <w:rPr>
          <w:rFonts w:ascii="Arial" w:hAnsi="Arial" w:cs="Arial"/>
          <w:sz w:val="22"/>
          <w:rPrChange w:id="2596" w:author="Guo, Shicheng" w:date="2019-11-07T17:21:00Z">
            <w:rPr/>
          </w:rPrChange>
        </w:rPr>
        <w:fldChar w:fldCharType="separate"/>
      </w:r>
      <w:r w:rsidR="000670AD" w:rsidRPr="00BE3786">
        <w:rPr>
          <w:rFonts w:ascii="Arial" w:hAnsi="Arial" w:cs="Arial"/>
          <w:sz w:val="22"/>
          <w:rPrChange w:id="2597" w:author="Guo, Shicheng" w:date="2019-11-07T17:21:00Z">
            <w:rPr>
              <w:rFonts w:ascii="Times New Roman" w:hAnsi="Times New Roman" w:cs="Times New Roman"/>
              <w:sz w:val="24"/>
              <w:szCs w:val="24"/>
            </w:rPr>
          </w:rPrChange>
        </w:rPr>
        <w:fldChar w:fldCharType="begin">
          <w:fldData xml:space="preserve">PEVuZE5vdGU+PENpdGU+PEF1dGhvcj5HZXJsaW5nZXI8L0F1dGhvcj48WWVhcj4yMDE0PC9ZZWFy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</w:fldData>
        </w:fldChar>
      </w:r>
      <w:r w:rsidR="000670AD" w:rsidRPr="00BE3786">
        <w:rPr>
          <w:rFonts w:ascii="Arial" w:hAnsi="Arial" w:cs="Arial"/>
          <w:sz w:val="22"/>
          <w:rPrChange w:id="2598" w:author="Guo, Shicheng" w:date="2019-11-07T17:21:00Z">
            <w:rPr>
              <w:rFonts w:ascii="Times New Roman" w:hAnsi="Times New Roman" w:cs="Times New Roman"/>
              <w:sz w:val="24"/>
              <w:szCs w:val="24"/>
            </w:rPr>
          </w:rPrChange>
        </w:rPr>
        <w:instrText xml:space="preserve"> ADDIN EN.CITE </w:instrText>
      </w:r>
      <w:r w:rsidR="000670AD" w:rsidRPr="00BE3786">
        <w:rPr>
          <w:rFonts w:ascii="Arial" w:hAnsi="Arial" w:cs="Arial"/>
          <w:sz w:val="22"/>
          <w:rPrChange w:id="2599" w:author="Guo, Shicheng" w:date="2019-11-07T17:21:00Z">
            <w:rPr>
              <w:rFonts w:ascii="Times New Roman" w:hAnsi="Times New Roman" w:cs="Times New Roman"/>
              <w:sz w:val="24"/>
              <w:szCs w:val="24"/>
            </w:rPr>
          </w:rPrChange>
        </w:rPr>
        <w:fldChar w:fldCharType="begin">
          <w:fldData xml:space="preserve">PEVuZE5vdGU+PENpdGU+PEF1dGhvcj5HZXJsaW5nZXI8L0F1dGhvcj48WWVhcj4yMDE0PC9ZZWFy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</w:fldData>
        </w:fldChar>
      </w:r>
      <w:r w:rsidR="000670AD" w:rsidRPr="00BE3786">
        <w:rPr>
          <w:rFonts w:ascii="Arial" w:hAnsi="Arial" w:cs="Arial"/>
          <w:sz w:val="22"/>
          <w:rPrChange w:id="2600" w:author="Guo, Shicheng" w:date="2019-11-07T17:21:00Z">
            <w:rPr>
              <w:rFonts w:ascii="Times New Roman" w:hAnsi="Times New Roman" w:cs="Times New Roman"/>
              <w:sz w:val="24"/>
              <w:szCs w:val="24"/>
            </w:rPr>
          </w:rPrChange>
        </w:rPr>
        <w:instrText xml:space="preserve"> ADDIN EN.CITE.DATA </w:instrText>
      </w:r>
      <w:r w:rsidR="000670AD" w:rsidRPr="00BE3786">
        <w:rPr>
          <w:rFonts w:ascii="Arial" w:hAnsi="Arial" w:cs="Arial"/>
          <w:sz w:val="22"/>
          <w:rPrChange w:id="2601" w:author="Guo, Shicheng" w:date="2019-11-07T17:21:00Z">
            <w:rPr>
              <w:rFonts w:ascii="Times New Roman" w:hAnsi="Times New Roman" w:cs="Times New Roman"/>
              <w:sz w:val="24"/>
              <w:szCs w:val="24"/>
            </w:rPr>
          </w:rPrChange>
        </w:rPr>
      </w:r>
      <w:r w:rsidR="000670AD" w:rsidRPr="00BE3786">
        <w:rPr>
          <w:rFonts w:ascii="Arial" w:hAnsi="Arial" w:cs="Arial"/>
          <w:sz w:val="22"/>
          <w:rPrChange w:id="2602" w:author="Guo, Shicheng" w:date="2019-11-07T17:21:00Z">
            <w:rPr>
              <w:rFonts w:ascii="Times New Roman" w:hAnsi="Times New Roman" w:cs="Times New Roman"/>
              <w:sz w:val="24"/>
              <w:szCs w:val="24"/>
            </w:rPr>
          </w:rPrChange>
        </w:rPr>
        <w:fldChar w:fldCharType="end"/>
      </w:r>
      <w:r w:rsidR="000670AD" w:rsidRPr="00BE3786">
        <w:rPr>
          <w:rFonts w:ascii="Arial" w:hAnsi="Arial" w:cs="Arial"/>
          <w:sz w:val="22"/>
          <w:rPrChange w:id="2603" w:author="Guo, Shicheng" w:date="2019-11-07T17:21:00Z">
            <w:rPr>
              <w:rFonts w:ascii="Times New Roman" w:hAnsi="Times New Roman" w:cs="Times New Roman"/>
              <w:sz w:val="24"/>
              <w:szCs w:val="24"/>
            </w:rPr>
          </w:rPrChange>
        </w:rPr>
      </w:r>
      <w:r w:rsidR="000670AD" w:rsidRPr="00BE3786">
        <w:rPr>
          <w:rFonts w:ascii="Arial" w:hAnsi="Arial" w:cs="Arial"/>
          <w:sz w:val="22"/>
          <w:rPrChange w:id="2604" w:author="Guo, Shicheng" w:date="2019-11-07T17:21:00Z">
            <w:rPr>
              <w:rFonts w:ascii="Times New Roman" w:hAnsi="Times New Roman" w:cs="Times New Roman"/>
              <w:sz w:val="24"/>
              <w:szCs w:val="24"/>
            </w:rPr>
          </w:rPrChange>
        </w:rPr>
        <w:fldChar w:fldCharType="separate"/>
      </w:r>
      <w:r w:rsidR="000670AD" w:rsidRPr="00BE3786">
        <w:rPr>
          <w:rFonts w:ascii="Arial" w:hAnsi="Arial" w:cs="Arial"/>
          <w:noProof/>
          <w:sz w:val="22"/>
          <w:vertAlign w:val="superscript"/>
          <w:rPrChange w:id="2605" w:author="Guo, Shicheng" w:date="2019-11-07T17:21:00Z">
            <w:rPr>
              <w:rFonts w:ascii="Times New Roman" w:hAnsi="Times New Roman" w:cs="Times New Roman"/>
              <w:noProof/>
              <w:sz w:val="24"/>
              <w:szCs w:val="24"/>
              <w:vertAlign w:val="superscript"/>
            </w:rPr>
          </w:rPrChange>
        </w:rPr>
        <w:t>23</w:t>
      </w:r>
      <w:r w:rsidR="000670AD" w:rsidRPr="00BE3786">
        <w:rPr>
          <w:rFonts w:ascii="Arial" w:hAnsi="Arial" w:cs="Arial"/>
          <w:sz w:val="22"/>
          <w:rPrChange w:id="2606" w:author="Guo, Shicheng" w:date="2019-11-07T17:21:00Z">
            <w:rPr>
              <w:rFonts w:ascii="Times New Roman" w:hAnsi="Times New Roman" w:cs="Times New Roman"/>
              <w:sz w:val="24"/>
              <w:szCs w:val="24"/>
            </w:rPr>
          </w:rPrChange>
        </w:rPr>
        <w:fldChar w:fldCharType="end"/>
      </w:r>
      <w:r w:rsidR="00870C74" w:rsidRPr="00BE3786">
        <w:rPr>
          <w:rFonts w:ascii="Arial" w:hAnsi="Arial" w:cs="Arial"/>
          <w:sz w:val="22"/>
          <w:rPrChange w:id="2607" w:author="Guo, Shicheng" w:date="2019-11-07T17:21:00Z">
            <w:rPr>
              <w:rFonts w:ascii="Times New Roman" w:hAnsi="Times New Roman" w:cs="Times New Roman"/>
              <w:sz w:val="24"/>
              <w:szCs w:val="24"/>
            </w:rPr>
          </w:rPrChange>
        </w:rPr>
        <w:fldChar w:fldCharType="end"/>
      </w:r>
      <w:r w:rsidRPr="00BE3786">
        <w:rPr>
          <w:rFonts w:ascii="Arial" w:hAnsi="Arial" w:cs="Arial"/>
          <w:sz w:val="22"/>
          <w:rPrChange w:id="2608" w:author="Guo, Shicheng" w:date="2019-11-07T17:21:00Z">
            <w:rPr>
              <w:rFonts w:ascii="Times New Roman" w:hAnsi="Times New Roman" w:cs="Times New Roman"/>
              <w:sz w:val="24"/>
              <w:szCs w:val="24"/>
            </w:rPr>
          </w:rPrChange>
        </w:rPr>
        <w:t>. Spatial separation may promote the evolution of new species, which is similar to the formation of distant migration</w:t>
      </w:r>
      <w:r w:rsidR="00870C74" w:rsidRPr="00BE3786">
        <w:rPr>
          <w:rFonts w:ascii="Arial" w:hAnsi="Arial" w:cs="Arial"/>
          <w:sz w:val="22"/>
          <w:rPrChange w:id="2609" w:author="Guo, Shicheng" w:date="2019-11-07T17:21:00Z">
            <w:rPr/>
          </w:rPrChange>
        </w:rPr>
        <w:fldChar w:fldCharType="begin"/>
      </w:r>
      <w:r w:rsidR="00870C74" w:rsidRPr="00BE3786">
        <w:rPr>
          <w:rFonts w:ascii="Arial" w:hAnsi="Arial" w:cs="Arial"/>
          <w:sz w:val="22"/>
          <w:rPrChange w:id="2610" w:author="Guo, Shicheng" w:date="2019-11-07T17:21:00Z">
            <w:rPr/>
          </w:rPrChange>
        </w:rPr>
        <w:instrText xml:space="preserve"> HYPERLINK \l "_ENREF_23" \o "Gerlinger, 2014 #2831" </w:instrText>
      </w:r>
      <w:r w:rsidR="00870C74" w:rsidRPr="00BE3786">
        <w:rPr>
          <w:rFonts w:ascii="Arial" w:hAnsi="Arial" w:cs="Arial"/>
          <w:sz w:val="22"/>
          <w:rPrChange w:id="2611" w:author="Guo, Shicheng" w:date="2019-11-07T17:21:00Z">
            <w:rPr/>
          </w:rPrChange>
        </w:rPr>
        <w:fldChar w:fldCharType="separate"/>
      </w:r>
      <w:r w:rsidR="000670AD" w:rsidRPr="00BE3786">
        <w:rPr>
          <w:rFonts w:ascii="Arial" w:hAnsi="Arial" w:cs="Arial"/>
          <w:sz w:val="22"/>
          <w:rPrChange w:id="2612" w:author="Guo, Shicheng" w:date="2019-11-07T17:21:00Z">
            <w:rPr>
              <w:rFonts w:ascii="Times New Roman" w:hAnsi="Times New Roman" w:cs="Times New Roman"/>
              <w:sz w:val="24"/>
              <w:szCs w:val="24"/>
            </w:rPr>
          </w:rPrChange>
        </w:rPr>
        <w:fldChar w:fldCharType="begin">
          <w:fldData xml:space="preserve">PEVuZE5vdGU+PENpdGU+PEF1dGhvcj5HZXJsaW5nZXI8L0F1dGhvcj48WWVhcj4yMDE0PC9ZZWFy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</w:fldData>
        </w:fldChar>
      </w:r>
      <w:r w:rsidR="000670AD" w:rsidRPr="00BE3786">
        <w:rPr>
          <w:rFonts w:ascii="Arial" w:hAnsi="Arial" w:cs="Arial"/>
          <w:sz w:val="22"/>
          <w:rPrChange w:id="2613" w:author="Guo, Shicheng" w:date="2019-11-07T17:21:00Z">
            <w:rPr>
              <w:rFonts w:ascii="Times New Roman" w:hAnsi="Times New Roman" w:cs="Times New Roman"/>
              <w:sz w:val="24"/>
              <w:szCs w:val="24"/>
            </w:rPr>
          </w:rPrChange>
        </w:rPr>
        <w:instrText xml:space="preserve"> ADDIN EN.CITE </w:instrText>
      </w:r>
      <w:r w:rsidR="000670AD" w:rsidRPr="00BE3786">
        <w:rPr>
          <w:rFonts w:ascii="Arial" w:hAnsi="Arial" w:cs="Arial"/>
          <w:sz w:val="22"/>
          <w:rPrChange w:id="2614" w:author="Guo, Shicheng" w:date="2019-11-07T17:21:00Z">
            <w:rPr>
              <w:rFonts w:ascii="Times New Roman" w:hAnsi="Times New Roman" w:cs="Times New Roman"/>
              <w:sz w:val="24"/>
              <w:szCs w:val="24"/>
            </w:rPr>
          </w:rPrChange>
        </w:rPr>
        <w:fldChar w:fldCharType="begin">
          <w:fldData xml:space="preserve">PEVuZE5vdGU+PENpdGU+PEF1dGhvcj5HZXJsaW5nZXI8L0F1dGhvcj48WWVhcj4yMDE0PC9ZZWFy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</w:fldData>
        </w:fldChar>
      </w:r>
      <w:r w:rsidR="000670AD" w:rsidRPr="00BE3786">
        <w:rPr>
          <w:rFonts w:ascii="Arial" w:hAnsi="Arial" w:cs="Arial"/>
          <w:sz w:val="22"/>
          <w:rPrChange w:id="2615" w:author="Guo, Shicheng" w:date="2019-11-07T17:21:00Z">
            <w:rPr>
              <w:rFonts w:ascii="Times New Roman" w:hAnsi="Times New Roman" w:cs="Times New Roman"/>
              <w:sz w:val="24"/>
              <w:szCs w:val="24"/>
            </w:rPr>
          </w:rPrChange>
        </w:rPr>
        <w:instrText xml:space="preserve"> ADDIN EN.CITE.DATA </w:instrText>
      </w:r>
      <w:r w:rsidR="000670AD" w:rsidRPr="00BE3786">
        <w:rPr>
          <w:rFonts w:ascii="Arial" w:hAnsi="Arial" w:cs="Arial"/>
          <w:sz w:val="22"/>
          <w:rPrChange w:id="2616" w:author="Guo, Shicheng" w:date="2019-11-07T17:21:00Z">
            <w:rPr>
              <w:rFonts w:ascii="Times New Roman" w:hAnsi="Times New Roman" w:cs="Times New Roman"/>
              <w:sz w:val="24"/>
              <w:szCs w:val="24"/>
            </w:rPr>
          </w:rPrChange>
        </w:rPr>
      </w:r>
      <w:r w:rsidR="000670AD" w:rsidRPr="00BE3786">
        <w:rPr>
          <w:rFonts w:ascii="Arial" w:hAnsi="Arial" w:cs="Arial"/>
          <w:sz w:val="22"/>
          <w:rPrChange w:id="2617" w:author="Guo, Shicheng" w:date="2019-11-07T17:21:00Z">
            <w:rPr>
              <w:rFonts w:ascii="Times New Roman" w:hAnsi="Times New Roman" w:cs="Times New Roman"/>
              <w:sz w:val="24"/>
              <w:szCs w:val="24"/>
            </w:rPr>
          </w:rPrChange>
        </w:rPr>
        <w:fldChar w:fldCharType="end"/>
      </w:r>
      <w:r w:rsidR="000670AD" w:rsidRPr="00BE3786">
        <w:rPr>
          <w:rFonts w:ascii="Arial" w:hAnsi="Arial" w:cs="Arial"/>
          <w:sz w:val="22"/>
          <w:rPrChange w:id="2618" w:author="Guo, Shicheng" w:date="2019-11-07T17:21:00Z">
            <w:rPr>
              <w:rFonts w:ascii="Times New Roman" w:hAnsi="Times New Roman" w:cs="Times New Roman"/>
              <w:sz w:val="24"/>
              <w:szCs w:val="24"/>
            </w:rPr>
          </w:rPrChange>
        </w:rPr>
      </w:r>
      <w:r w:rsidR="000670AD" w:rsidRPr="00BE3786">
        <w:rPr>
          <w:rFonts w:ascii="Arial" w:hAnsi="Arial" w:cs="Arial"/>
          <w:sz w:val="22"/>
          <w:rPrChange w:id="2619" w:author="Guo, Shicheng" w:date="2019-11-07T17:21:00Z">
            <w:rPr>
              <w:rFonts w:ascii="Times New Roman" w:hAnsi="Times New Roman" w:cs="Times New Roman"/>
              <w:sz w:val="24"/>
              <w:szCs w:val="24"/>
            </w:rPr>
          </w:rPrChange>
        </w:rPr>
        <w:fldChar w:fldCharType="separate"/>
      </w:r>
      <w:r w:rsidR="000670AD" w:rsidRPr="00BE3786">
        <w:rPr>
          <w:rFonts w:ascii="Arial" w:hAnsi="Arial" w:cs="Arial"/>
          <w:noProof/>
          <w:sz w:val="22"/>
          <w:vertAlign w:val="superscript"/>
          <w:rPrChange w:id="2620" w:author="Guo, Shicheng" w:date="2019-11-07T17:21:00Z">
            <w:rPr>
              <w:rFonts w:ascii="Times New Roman" w:hAnsi="Times New Roman" w:cs="Times New Roman"/>
              <w:noProof/>
              <w:sz w:val="24"/>
              <w:szCs w:val="24"/>
              <w:vertAlign w:val="superscript"/>
            </w:rPr>
          </w:rPrChange>
        </w:rPr>
        <w:t>23</w:t>
      </w:r>
      <w:r w:rsidR="000670AD" w:rsidRPr="00BE3786">
        <w:rPr>
          <w:rFonts w:ascii="Arial" w:hAnsi="Arial" w:cs="Arial"/>
          <w:sz w:val="22"/>
          <w:rPrChange w:id="2621" w:author="Guo, Shicheng" w:date="2019-11-07T17:21:00Z">
            <w:rPr>
              <w:rFonts w:ascii="Times New Roman" w:hAnsi="Times New Roman" w:cs="Times New Roman"/>
              <w:sz w:val="24"/>
              <w:szCs w:val="24"/>
            </w:rPr>
          </w:rPrChange>
        </w:rPr>
        <w:fldChar w:fldCharType="end"/>
      </w:r>
      <w:r w:rsidR="00870C74" w:rsidRPr="00BE3786">
        <w:rPr>
          <w:rFonts w:ascii="Arial" w:hAnsi="Arial" w:cs="Arial"/>
          <w:sz w:val="22"/>
          <w:rPrChange w:id="2622" w:author="Guo, Shicheng" w:date="2019-11-07T17:21:00Z">
            <w:rPr>
              <w:rFonts w:ascii="Times New Roman" w:hAnsi="Times New Roman" w:cs="Times New Roman"/>
              <w:sz w:val="24"/>
              <w:szCs w:val="24"/>
            </w:rPr>
          </w:rPrChange>
        </w:rPr>
        <w:fldChar w:fldCharType="end"/>
      </w:r>
      <w:r w:rsidRPr="00BE3786">
        <w:rPr>
          <w:rFonts w:ascii="Arial" w:hAnsi="Arial" w:cs="Arial"/>
          <w:sz w:val="22"/>
          <w:rPrChange w:id="2623" w:author="Guo, Shicheng" w:date="2019-11-07T17:21:00Z">
            <w:rPr>
              <w:rFonts w:ascii="Times New Roman" w:hAnsi="Times New Roman" w:cs="Times New Roman"/>
              <w:sz w:val="24"/>
              <w:szCs w:val="24"/>
            </w:rPr>
          </w:rPrChange>
        </w:rPr>
        <w:t>. Therefore, we tried to explore the course of PDAC evolution. The results showed that multi-region samples from the same tumor were genetically similar, which suggested ITH was unremarkable according to evolution analyses.</w:t>
      </w:r>
    </w:p>
    <w:p w14:paraId="63511EBA" w14:textId="3E3945E1" w:rsidR="00C63463" w:rsidRPr="00BE3786" w:rsidRDefault="00E55810" w:rsidP="00BE3786">
      <w:pPr>
        <w:spacing w:beforeLines="50" w:before="156" w:afterLines="50" w:after="156"/>
        <w:rPr>
          <w:rFonts w:ascii="Arial" w:hAnsi="Arial" w:cs="Arial"/>
          <w:sz w:val="22"/>
          <w:rPrChange w:id="2624" w:author="Guo, Shicheng" w:date="2019-11-07T17:21:00Z">
            <w:rPr>
              <w:rFonts w:ascii="Times New Roman" w:hAnsi="Times New Roman" w:cs="Times New Roman"/>
              <w:sz w:val="24"/>
              <w:szCs w:val="24"/>
            </w:rPr>
          </w:rPrChange>
        </w:rPr>
        <w:pPrChange w:id="2625" w:author="Guo, Shicheng" w:date="2019-11-07T17:21:00Z">
          <w:pPr>
            <w:spacing w:beforeLines="50" w:before="156" w:afterLines="50" w:after="156" w:line="360" w:lineRule="auto"/>
          </w:pPr>
        </w:pPrChange>
      </w:pPr>
      <w:r w:rsidRPr="00BE3786">
        <w:rPr>
          <w:rFonts w:ascii="Arial" w:hAnsi="Arial" w:cs="Arial"/>
          <w:sz w:val="22"/>
          <w:rPrChange w:id="2626" w:author="Guo, Shicheng" w:date="2019-11-07T17:21:00Z">
            <w:rPr>
              <w:rFonts w:ascii="Times New Roman" w:hAnsi="Times New Roman" w:cs="Times New Roman"/>
              <w:sz w:val="24"/>
              <w:szCs w:val="24"/>
            </w:rPr>
          </w:rPrChange>
        </w:rPr>
        <w:t>Pancreatic cancer remains one of the most challenging malignancies to treat. Multi-targeted treatment was considered as a promising therapeutic option. A randomized phase 2 study compared vandetanib plus gemcitabine with gemcitabine alone in patients with advanced pancreatic cancer</w:t>
      </w:r>
      <w:r w:rsidR="00870C74" w:rsidRPr="00BE3786">
        <w:rPr>
          <w:rFonts w:ascii="Arial" w:hAnsi="Arial" w:cs="Arial"/>
          <w:sz w:val="22"/>
          <w:rPrChange w:id="2627" w:author="Guo, Shicheng" w:date="2019-11-07T17:21:00Z">
            <w:rPr/>
          </w:rPrChange>
        </w:rPr>
        <w:fldChar w:fldCharType="begin"/>
      </w:r>
      <w:r w:rsidR="00870C74" w:rsidRPr="00BE3786">
        <w:rPr>
          <w:rFonts w:ascii="Arial" w:hAnsi="Arial" w:cs="Arial"/>
          <w:sz w:val="22"/>
          <w:rPrChange w:id="2628" w:author="Guo, Shicheng" w:date="2019-11-07T17:21:00Z">
            <w:rPr/>
          </w:rPrChange>
        </w:rPr>
        <w:instrText xml:space="preserve"> HYPERLINK \l "_ENREF_24" \o "Middleton, 2017 #63" </w:instrText>
      </w:r>
      <w:r w:rsidR="00870C74" w:rsidRPr="00BE3786">
        <w:rPr>
          <w:rFonts w:ascii="Arial" w:hAnsi="Arial" w:cs="Arial"/>
          <w:sz w:val="22"/>
          <w:rPrChange w:id="2629" w:author="Guo, Shicheng" w:date="2019-11-07T17:21:00Z">
            <w:rPr/>
          </w:rPrChange>
        </w:rPr>
        <w:fldChar w:fldCharType="separate"/>
      </w:r>
      <w:r w:rsidR="000670AD" w:rsidRPr="00BE3786">
        <w:rPr>
          <w:rFonts w:ascii="Arial" w:hAnsi="Arial" w:cs="Arial"/>
          <w:sz w:val="22"/>
          <w:rPrChange w:id="2630" w:author="Guo, Shicheng" w:date="2019-11-07T17:21:00Z">
            <w:rPr>
              <w:rFonts w:ascii="Times New Roman" w:hAnsi="Times New Roman" w:cs="Times New Roman"/>
              <w:sz w:val="24"/>
              <w:szCs w:val="24"/>
            </w:rPr>
          </w:rPrChange>
        </w:rPr>
        <w:fldChar w:fldCharType="begin">
          <w:fldData xml:space="preserve">PEVuZE5vdGU+PENpdGU+PEF1dGhvcj5NaWRkbGV0b248L0F1dGhvcj48WWVhcj4yMDE3PC9ZZWFy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</w:fldData>
        </w:fldChar>
      </w:r>
      <w:r w:rsidR="000670AD" w:rsidRPr="00BE3786">
        <w:rPr>
          <w:rFonts w:ascii="Arial" w:hAnsi="Arial" w:cs="Arial"/>
          <w:sz w:val="22"/>
          <w:rPrChange w:id="2631" w:author="Guo, Shicheng" w:date="2019-11-07T17:21:00Z">
            <w:rPr>
              <w:rFonts w:ascii="Times New Roman" w:hAnsi="Times New Roman" w:cs="Times New Roman"/>
              <w:sz w:val="24"/>
              <w:szCs w:val="24"/>
            </w:rPr>
          </w:rPrChange>
        </w:rPr>
        <w:instrText xml:space="preserve"> ADDIN EN.CITE </w:instrText>
      </w:r>
      <w:r w:rsidR="000670AD" w:rsidRPr="00BE3786">
        <w:rPr>
          <w:rFonts w:ascii="Arial" w:hAnsi="Arial" w:cs="Arial"/>
          <w:sz w:val="22"/>
          <w:rPrChange w:id="2632" w:author="Guo, Shicheng" w:date="2019-11-07T17:21:00Z">
            <w:rPr>
              <w:rFonts w:ascii="Times New Roman" w:hAnsi="Times New Roman" w:cs="Times New Roman"/>
              <w:sz w:val="24"/>
              <w:szCs w:val="24"/>
            </w:rPr>
          </w:rPrChange>
        </w:rPr>
        <w:fldChar w:fldCharType="begin">
          <w:fldData xml:space="preserve">PEVuZE5vdGU+PENpdGU+PEF1dGhvcj5NaWRkbGV0b248L0F1dGhvcj48WWVhcj4yMDE3PC9ZZWFy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</w:fldData>
        </w:fldChar>
      </w:r>
      <w:r w:rsidR="000670AD" w:rsidRPr="00BE3786">
        <w:rPr>
          <w:rFonts w:ascii="Arial" w:hAnsi="Arial" w:cs="Arial"/>
          <w:sz w:val="22"/>
          <w:rPrChange w:id="2633" w:author="Guo, Shicheng" w:date="2019-11-07T17:21:00Z">
            <w:rPr>
              <w:rFonts w:ascii="Times New Roman" w:hAnsi="Times New Roman" w:cs="Times New Roman"/>
              <w:sz w:val="24"/>
              <w:szCs w:val="24"/>
            </w:rPr>
          </w:rPrChange>
        </w:rPr>
        <w:instrText xml:space="preserve"> ADDIN EN.CITE.DATA </w:instrText>
      </w:r>
      <w:r w:rsidR="000670AD" w:rsidRPr="00BE3786">
        <w:rPr>
          <w:rFonts w:ascii="Arial" w:hAnsi="Arial" w:cs="Arial"/>
          <w:sz w:val="22"/>
          <w:rPrChange w:id="2634" w:author="Guo, Shicheng" w:date="2019-11-07T17:21:00Z">
            <w:rPr>
              <w:rFonts w:ascii="Times New Roman" w:hAnsi="Times New Roman" w:cs="Times New Roman"/>
              <w:sz w:val="24"/>
              <w:szCs w:val="24"/>
            </w:rPr>
          </w:rPrChange>
        </w:rPr>
      </w:r>
      <w:r w:rsidR="000670AD" w:rsidRPr="00BE3786">
        <w:rPr>
          <w:rFonts w:ascii="Arial" w:hAnsi="Arial" w:cs="Arial"/>
          <w:sz w:val="22"/>
          <w:rPrChange w:id="2635" w:author="Guo, Shicheng" w:date="2019-11-07T17:21:00Z">
            <w:rPr>
              <w:rFonts w:ascii="Times New Roman" w:hAnsi="Times New Roman" w:cs="Times New Roman"/>
              <w:sz w:val="24"/>
              <w:szCs w:val="24"/>
            </w:rPr>
          </w:rPrChange>
        </w:rPr>
        <w:fldChar w:fldCharType="end"/>
      </w:r>
      <w:r w:rsidR="000670AD" w:rsidRPr="00BE3786">
        <w:rPr>
          <w:rFonts w:ascii="Arial" w:hAnsi="Arial" w:cs="Arial"/>
          <w:sz w:val="22"/>
          <w:rPrChange w:id="2636" w:author="Guo, Shicheng" w:date="2019-11-07T17:21:00Z">
            <w:rPr>
              <w:rFonts w:ascii="Times New Roman" w:hAnsi="Times New Roman" w:cs="Times New Roman"/>
              <w:sz w:val="24"/>
              <w:szCs w:val="24"/>
            </w:rPr>
          </w:rPrChange>
        </w:rPr>
      </w:r>
      <w:r w:rsidR="000670AD" w:rsidRPr="00BE3786">
        <w:rPr>
          <w:rFonts w:ascii="Arial" w:hAnsi="Arial" w:cs="Arial"/>
          <w:sz w:val="22"/>
          <w:rPrChange w:id="2637" w:author="Guo, Shicheng" w:date="2019-11-07T17:21:00Z">
            <w:rPr>
              <w:rFonts w:ascii="Times New Roman" w:hAnsi="Times New Roman" w:cs="Times New Roman"/>
              <w:sz w:val="24"/>
              <w:szCs w:val="24"/>
            </w:rPr>
          </w:rPrChange>
        </w:rPr>
        <w:fldChar w:fldCharType="separate"/>
      </w:r>
      <w:r w:rsidR="000670AD" w:rsidRPr="00BE3786">
        <w:rPr>
          <w:rFonts w:ascii="Arial" w:hAnsi="Arial" w:cs="Arial"/>
          <w:noProof/>
          <w:sz w:val="22"/>
          <w:vertAlign w:val="superscript"/>
          <w:rPrChange w:id="2638" w:author="Guo, Shicheng" w:date="2019-11-07T17:21:00Z">
            <w:rPr>
              <w:rFonts w:ascii="Times New Roman" w:hAnsi="Times New Roman" w:cs="Times New Roman"/>
              <w:noProof/>
              <w:sz w:val="24"/>
              <w:szCs w:val="24"/>
              <w:vertAlign w:val="superscript"/>
            </w:rPr>
          </w:rPrChange>
        </w:rPr>
        <w:t>24</w:t>
      </w:r>
      <w:r w:rsidR="000670AD" w:rsidRPr="00BE3786">
        <w:rPr>
          <w:rFonts w:ascii="Arial" w:hAnsi="Arial" w:cs="Arial"/>
          <w:sz w:val="22"/>
          <w:rPrChange w:id="2639" w:author="Guo, Shicheng" w:date="2019-11-07T17:21:00Z">
            <w:rPr>
              <w:rFonts w:ascii="Times New Roman" w:hAnsi="Times New Roman" w:cs="Times New Roman"/>
              <w:sz w:val="24"/>
              <w:szCs w:val="24"/>
            </w:rPr>
          </w:rPrChange>
        </w:rPr>
        <w:fldChar w:fldCharType="end"/>
      </w:r>
      <w:r w:rsidR="00870C74" w:rsidRPr="00BE3786">
        <w:rPr>
          <w:rFonts w:ascii="Arial" w:hAnsi="Arial" w:cs="Arial"/>
          <w:sz w:val="22"/>
          <w:rPrChange w:id="2640" w:author="Guo, Shicheng" w:date="2019-11-07T17:21:00Z">
            <w:rPr>
              <w:rFonts w:ascii="Times New Roman" w:hAnsi="Times New Roman" w:cs="Times New Roman"/>
              <w:sz w:val="24"/>
              <w:szCs w:val="24"/>
            </w:rPr>
          </w:rPrChange>
        </w:rPr>
        <w:fldChar w:fldCharType="end"/>
      </w:r>
      <w:r w:rsidRPr="00BE3786">
        <w:rPr>
          <w:rFonts w:ascii="Arial" w:hAnsi="Arial" w:cs="Arial"/>
          <w:sz w:val="22"/>
          <w:rPrChange w:id="2641" w:author="Guo, Shicheng" w:date="2019-11-07T17:21:00Z">
            <w:rPr>
              <w:rFonts w:ascii="Times New Roman" w:hAnsi="Times New Roman" w:cs="Times New Roman"/>
              <w:sz w:val="24"/>
              <w:szCs w:val="24"/>
            </w:rPr>
          </w:rPrChange>
        </w:rPr>
        <w:t>. Another phase II study compared the combination of dasatinib plus gemcitabine with gemcitabine alone in patients with locally advanced PDAC</w:t>
      </w:r>
      <w:r w:rsidR="00870C74" w:rsidRPr="00BE3786">
        <w:rPr>
          <w:rFonts w:ascii="Arial" w:hAnsi="Arial" w:cs="Arial"/>
          <w:sz w:val="22"/>
          <w:rPrChange w:id="2642" w:author="Guo, Shicheng" w:date="2019-11-07T17:21:00Z">
            <w:rPr/>
          </w:rPrChange>
        </w:rPr>
        <w:fldChar w:fldCharType="begin"/>
      </w:r>
      <w:r w:rsidR="00870C74" w:rsidRPr="00BE3786">
        <w:rPr>
          <w:rFonts w:ascii="Arial" w:hAnsi="Arial" w:cs="Arial"/>
          <w:sz w:val="22"/>
          <w:rPrChange w:id="2643" w:author="Guo, Shicheng" w:date="2019-11-07T17:21:00Z">
            <w:rPr/>
          </w:rPrChange>
        </w:rPr>
        <w:instrText xml:space="preserve"> HYPERLINK \l "_ENREF_25" \o "Evans, 2017 #65" </w:instrText>
      </w:r>
      <w:r w:rsidR="00870C74" w:rsidRPr="00BE3786">
        <w:rPr>
          <w:rFonts w:ascii="Arial" w:hAnsi="Arial" w:cs="Arial"/>
          <w:sz w:val="22"/>
          <w:rPrChange w:id="2644" w:author="Guo, Shicheng" w:date="2019-11-07T17:21:00Z">
            <w:rPr/>
          </w:rPrChange>
        </w:rPr>
        <w:fldChar w:fldCharType="separate"/>
      </w:r>
      <w:r w:rsidR="000670AD" w:rsidRPr="00BE3786">
        <w:rPr>
          <w:rFonts w:ascii="Arial" w:hAnsi="Arial" w:cs="Arial"/>
          <w:sz w:val="22"/>
          <w:rPrChange w:id="2645" w:author="Guo, Shicheng" w:date="2019-11-07T17:21:00Z">
            <w:rPr>
              <w:rFonts w:ascii="Times New Roman" w:hAnsi="Times New Roman" w:cs="Times New Roman"/>
              <w:sz w:val="24"/>
              <w:szCs w:val="24"/>
            </w:rPr>
          </w:rPrChange>
        </w:rPr>
        <w:fldChar w:fldCharType="begin">
          <w:fldData xml:space="preserve">PEVuZE5vdGU+PENpdGU+PEF1dGhvcj5FdmFuczwvQXV0aG9yPjxZZWFyPjIwMTc8L1llYXI+PFJl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</w:fldData>
        </w:fldChar>
      </w:r>
      <w:r w:rsidR="000670AD" w:rsidRPr="00BE3786">
        <w:rPr>
          <w:rFonts w:ascii="Arial" w:hAnsi="Arial" w:cs="Arial"/>
          <w:sz w:val="22"/>
          <w:rPrChange w:id="2646" w:author="Guo, Shicheng" w:date="2019-11-07T17:21:00Z">
            <w:rPr>
              <w:rFonts w:ascii="Times New Roman" w:hAnsi="Times New Roman" w:cs="Times New Roman"/>
              <w:sz w:val="24"/>
              <w:szCs w:val="24"/>
            </w:rPr>
          </w:rPrChange>
        </w:rPr>
        <w:instrText xml:space="preserve"> ADDIN EN.CITE </w:instrText>
      </w:r>
      <w:r w:rsidR="000670AD" w:rsidRPr="00BE3786">
        <w:rPr>
          <w:rFonts w:ascii="Arial" w:hAnsi="Arial" w:cs="Arial"/>
          <w:sz w:val="22"/>
          <w:rPrChange w:id="2647" w:author="Guo, Shicheng" w:date="2019-11-07T17:21:00Z">
            <w:rPr>
              <w:rFonts w:ascii="Times New Roman" w:hAnsi="Times New Roman" w:cs="Times New Roman"/>
              <w:sz w:val="24"/>
              <w:szCs w:val="24"/>
            </w:rPr>
          </w:rPrChange>
        </w:rPr>
        <w:fldChar w:fldCharType="begin">
          <w:fldData xml:space="preserve">PEVuZE5vdGU+PENpdGU+PEF1dGhvcj5FdmFuczwvQXV0aG9yPjxZZWFyPjIwMTc8L1llYXI+PFJl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</w:fldData>
        </w:fldChar>
      </w:r>
      <w:r w:rsidR="000670AD" w:rsidRPr="00BE3786">
        <w:rPr>
          <w:rFonts w:ascii="Arial" w:hAnsi="Arial" w:cs="Arial"/>
          <w:sz w:val="22"/>
          <w:rPrChange w:id="2648" w:author="Guo, Shicheng" w:date="2019-11-07T17:21:00Z">
            <w:rPr>
              <w:rFonts w:ascii="Times New Roman" w:hAnsi="Times New Roman" w:cs="Times New Roman"/>
              <w:sz w:val="24"/>
              <w:szCs w:val="24"/>
            </w:rPr>
          </w:rPrChange>
        </w:rPr>
        <w:instrText xml:space="preserve"> ADDIN EN.CITE.DATA </w:instrText>
      </w:r>
      <w:r w:rsidR="000670AD" w:rsidRPr="00BE3786">
        <w:rPr>
          <w:rFonts w:ascii="Arial" w:hAnsi="Arial" w:cs="Arial"/>
          <w:sz w:val="22"/>
          <w:rPrChange w:id="2649" w:author="Guo, Shicheng" w:date="2019-11-07T17:21:00Z">
            <w:rPr>
              <w:rFonts w:ascii="Times New Roman" w:hAnsi="Times New Roman" w:cs="Times New Roman"/>
              <w:sz w:val="24"/>
              <w:szCs w:val="24"/>
            </w:rPr>
          </w:rPrChange>
        </w:rPr>
      </w:r>
      <w:r w:rsidR="000670AD" w:rsidRPr="00BE3786">
        <w:rPr>
          <w:rFonts w:ascii="Arial" w:hAnsi="Arial" w:cs="Arial"/>
          <w:sz w:val="22"/>
          <w:rPrChange w:id="2650" w:author="Guo, Shicheng" w:date="2019-11-07T17:21:00Z">
            <w:rPr>
              <w:rFonts w:ascii="Times New Roman" w:hAnsi="Times New Roman" w:cs="Times New Roman"/>
              <w:sz w:val="24"/>
              <w:szCs w:val="24"/>
            </w:rPr>
          </w:rPrChange>
        </w:rPr>
        <w:fldChar w:fldCharType="end"/>
      </w:r>
      <w:r w:rsidR="000670AD" w:rsidRPr="00BE3786">
        <w:rPr>
          <w:rFonts w:ascii="Arial" w:hAnsi="Arial" w:cs="Arial"/>
          <w:sz w:val="22"/>
          <w:rPrChange w:id="2651" w:author="Guo, Shicheng" w:date="2019-11-07T17:21:00Z">
            <w:rPr>
              <w:rFonts w:ascii="Times New Roman" w:hAnsi="Times New Roman" w:cs="Times New Roman"/>
              <w:sz w:val="24"/>
              <w:szCs w:val="24"/>
            </w:rPr>
          </w:rPrChange>
        </w:rPr>
      </w:r>
      <w:r w:rsidR="000670AD" w:rsidRPr="00BE3786">
        <w:rPr>
          <w:rFonts w:ascii="Arial" w:hAnsi="Arial" w:cs="Arial"/>
          <w:sz w:val="22"/>
          <w:rPrChange w:id="2652" w:author="Guo, Shicheng" w:date="2019-11-07T17:21:00Z">
            <w:rPr>
              <w:rFonts w:ascii="Times New Roman" w:hAnsi="Times New Roman" w:cs="Times New Roman"/>
              <w:sz w:val="24"/>
              <w:szCs w:val="24"/>
            </w:rPr>
          </w:rPrChange>
        </w:rPr>
        <w:fldChar w:fldCharType="separate"/>
      </w:r>
      <w:r w:rsidR="000670AD" w:rsidRPr="00BE3786">
        <w:rPr>
          <w:rFonts w:ascii="Arial" w:hAnsi="Arial" w:cs="Arial"/>
          <w:noProof/>
          <w:sz w:val="22"/>
          <w:vertAlign w:val="superscript"/>
          <w:rPrChange w:id="2653" w:author="Guo, Shicheng" w:date="2019-11-07T17:21:00Z">
            <w:rPr>
              <w:rFonts w:ascii="Times New Roman" w:hAnsi="Times New Roman" w:cs="Times New Roman"/>
              <w:noProof/>
              <w:sz w:val="24"/>
              <w:szCs w:val="24"/>
              <w:vertAlign w:val="superscript"/>
            </w:rPr>
          </w:rPrChange>
        </w:rPr>
        <w:t>25</w:t>
      </w:r>
      <w:r w:rsidR="000670AD" w:rsidRPr="00BE3786">
        <w:rPr>
          <w:rFonts w:ascii="Arial" w:hAnsi="Arial" w:cs="Arial"/>
          <w:sz w:val="22"/>
          <w:rPrChange w:id="2654" w:author="Guo, Shicheng" w:date="2019-11-07T17:21:00Z">
            <w:rPr>
              <w:rFonts w:ascii="Times New Roman" w:hAnsi="Times New Roman" w:cs="Times New Roman"/>
              <w:sz w:val="24"/>
              <w:szCs w:val="24"/>
            </w:rPr>
          </w:rPrChange>
        </w:rPr>
        <w:fldChar w:fldCharType="end"/>
      </w:r>
      <w:r w:rsidR="00870C74" w:rsidRPr="00BE3786">
        <w:rPr>
          <w:rFonts w:ascii="Arial" w:hAnsi="Arial" w:cs="Arial"/>
          <w:sz w:val="22"/>
          <w:rPrChange w:id="2655" w:author="Guo, Shicheng" w:date="2019-11-07T17:21:00Z">
            <w:rPr>
              <w:rFonts w:ascii="Times New Roman" w:hAnsi="Times New Roman" w:cs="Times New Roman"/>
              <w:sz w:val="24"/>
              <w:szCs w:val="24"/>
            </w:rPr>
          </w:rPrChange>
        </w:rPr>
        <w:fldChar w:fldCharType="end"/>
      </w:r>
      <w:r w:rsidRPr="00BE3786">
        <w:rPr>
          <w:rFonts w:ascii="Arial" w:hAnsi="Arial" w:cs="Arial"/>
          <w:sz w:val="22"/>
          <w:rPrChange w:id="2656" w:author="Guo, Shicheng" w:date="2019-11-07T17:21:00Z">
            <w:rPr>
              <w:rFonts w:ascii="Times New Roman" w:hAnsi="Times New Roman" w:cs="Times New Roman"/>
              <w:sz w:val="24"/>
              <w:szCs w:val="24"/>
            </w:rPr>
          </w:rPrChange>
        </w:rPr>
        <w:t xml:space="preserve">. However, both of the studies failed to show improved survival. In this study, several genetic alterations were detected in PDACs, including those in the </w:t>
      </w:r>
      <w:r w:rsidRPr="00BE3786">
        <w:rPr>
          <w:rFonts w:ascii="Arial" w:hAnsi="Arial" w:cs="Arial"/>
          <w:i/>
          <w:sz w:val="22"/>
          <w:rPrChange w:id="2657" w:author="Guo, Shicheng" w:date="2019-11-07T17:21:00Z">
            <w:rPr>
              <w:rFonts w:ascii="Times New Roman" w:hAnsi="Times New Roman" w:cs="Times New Roman"/>
              <w:i/>
              <w:sz w:val="24"/>
              <w:szCs w:val="24"/>
            </w:rPr>
          </w:rPrChange>
        </w:rPr>
        <w:t>TP53</w:t>
      </w:r>
      <w:r w:rsidR="00CD5D24" w:rsidRPr="00BE3786">
        <w:rPr>
          <w:rFonts w:ascii="Arial" w:hAnsi="Arial" w:cs="Arial"/>
          <w:sz w:val="22"/>
          <w:rPrChange w:id="2658" w:author="Guo, Shicheng" w:date="2019-11-07T17:21:00Z">
            <w:rPr>
              <w:rFonts w:ascii="Times New Roman" w:hAnsi="Times New Roman" w:cs="Times New Roman"/>
              <w:sz w:val="24"/>
              <w:szCs w:val="24"/>
            </w:rPr>
          </w:rPrChange>
        </w:rPr>
        <w:t xml:space="preserve"> and</w:t>
      </w:r>
      <w:r w:rsidRPr="00BE3786">
        <w:rPr>
          <w:rFonts w:ascii="Arial" w:hAnsi="Arial" w:cs="Arial"/>
          <w:sz w:val="22"/>
          <w:rPrChange w:id="2659" w:author="Guo, Shicheng" w:date="2019-11-07T17:21:00Z">
            <w:rPr>
              <w:rFonts w:ascii="Times New Roman" w:hAnsi="Times New Roman" w:cs="Times New Roman"/>
              <w:sz w:val="24"/>
              <w:szCs w:val="24"/>
            </w:rPr>
          </w:rPrChange>
        </w:rPr>
        <w:t xml:space="preserve"> </w:t>
      </w:r>
      <w:r w:rsidRPr="00BE3786">
        <w:rPr>
          <w:rFonts w:ascii="Arial" w:hAnsi="Arial" w:cs="Arial"/>
          <w:i/>
          <w:sz w:val="22"/>
          <w:rPrChange w:id="2660" w:author="Guo, Shicheng" w:date="2019-11-07T17:21:00Z">
            <w:rPr>
              <w:rFonts w:ascii="Times New Roman" w:hAnsi="Times New Roman" w:cs="Times New Roman"/>
              <w:i/>
              <w:sz w:val="24"/>
              <w:szCs w:val="24"/>
            </w:rPr>
          </w:rPrChange>
        </w:rPr>
        <w:t>CDKN2A</w:t>
      </w:r>
      <w:r w:rsidRPr="00BE3786">
        <w:rPr>
          <w:rFonts w:ascii="Arial" w:hAnsi="Arial" w:cs="Arial"/>
          <w:sz w:val="22"/>
          <w:rPrChange w:id="2661" w:author="Guo, Shicheng" w:date="2019-11-07T17:21:00Z">
            <w:rPr>
              <w:rFonts w:ascii="Times New Roman" w:hAnsi="Times New Roman" w:cs="Times New Roman"/>
              <w:sz w:val="24"/>
              <w:szCs w:val="24"/>
            </w:rPr>
          </w:rPrChange>
        </w:rPr>
        <w:t xml:space="preserve"> tumor suppressor genes and in the </w:t>
      </w:r>
      <w:r w:rsidRPr="00BE3786">
        <w:rPr>
          <w:rFonts w:ascii="Arial" w:hAnsi="Arial" w:cs="Arial"/>
          <w:i/>
          <w:sz w:val="22"/>
          <w:rPrChange w:id="2662" w:author="Guo, Shicheng" w:date="2019-11-07T17:21:00Z">
            <w:rPr>
              <w:rFonts w:ascii="Times New Roman" w:hAnsi="Times New Roman" w:cs="Times New Roman"/>
              <w:i/>
              <w:sz w:val="24"/>
              <w:szCs w:val="24"/>
            </w:rPr>
          </w:rPrChange>
        </w:rPr>
        <w:t>KRAS</w:t>
      </w:r>
      <w:r w:rsidRPr="00BE3786">
        <w:rPr>
          <w:rFonts w:ascii="Arial" w:hAnsi="Arial" w:cs="Arial"/>
          <w:sz w:val="22"/>
          <w:rPrChange w:id="2663" w:author="Guo, Shicheng" w:date="2019-11-07T17:21:00Z">
            <w:rPr>
              <w:rFonts w:ascii="Times New Roman" w:hAnsi="Times New Roman" w:cs="Times New Roman"/>
              <w:sz w:val="24"/>
              <w:szCs w:val="24"/>
            </w:rPr>
          </w:rPrChange>
        </w:rPr>
        <w:t xml:space="preserve"> oncogene</w:t>
      </w:r>
      <w:r w:rsidRPr="00BE3786">
        <w:rPr>
          <w:rFonts w:ascii="Arial" w:hAnsi="Arial" w:cs="Arial"/>
          <w:sz w:val="22"/>
          <w:rPrChange w:id="2664" w:author="Guo, Shicheng" w:date="2019-11-07T17:21:00Z">
            <w:rPr>
              <w:rFonts w:ascii="Times New Roman" w:hAnsi="Times New Roman" w:cs="Times New Roman"/>
              <w:sz w:val="24"/>
              <w:szCs w:val="24"/>
            </w:rPr>
          </w:rPrChange>
        </w:rPr>
        <w:fldChar w:fldCharType="begin">
          <w:fldData xml:space="preserve">PEVuZE5vdGU+PENpdGU+PEF1dGhvcj5NaW1lYXVsdDwvQXV0aG9yPjxZZWFyPjIwMDU8L1llYXI+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</w:fldData>
        </w:fldChar>
      </w:r>
      <w:r w:rsidR="00AD1008" w:rsidRPr="00BE3786">
        <w:rPr>
          <w:rFonts w:ascii="Arial" w:hAnsi="Arial" w:cs="Arial"/>
          <w:sz w:val="22"/>
          <w:rPrChange w:id="2665" w:author="Guo, Shicheng" w:date="2019-11-07T17:21:00Z">
            <w:rPr>
              <w:rFonts w:ascii="Times New Roman" w:hAnsi="Times New Roman" w:cs="Times New Roman"/>
              <w:sz w:val="24"/>
              <w:szCs w:val="24"/>
            </w:rPr>
          </w:rPrChange>
        </w:rPr>
        <w:instrText xml:space="preserve"> ADDIN EN.CITE </w:instrText>
      </w:r>
      <w:r w:rsidR="00AD1008" w:rsidRPr="00BE3786">
        <w:rPr>
          <w:rFonts w:ascii="Arial" w:hAnsi="Arial" w:cs="Arial"/>
          <w:sz w:val="22"/>
          <w:rPrChange w:id="2666" w:author="Guo, Shicheng" w:date="2019-11-07T17:21:00Z">
            <w:rPr>
              <w:rFonts w:ascii="Times New Roman" w:hAnsi="Times New Roman" w:cs="Times New Roman"/>
              <w:sz w:val="24"/>
              <w:szCs w:val="24"/>
            </w:rPr>
          </w:rPrChange>
        </w:rPr>
        <w:fldChar w:fldCharType="begin">
          <w:fldData xml:space="preserve">PEVuZE5vdGU+PENpdGU+PEF1dGhvcj5NaW1lYXVsdDwvQXV0aG9yPjxZZWFyPjIwMDU8L1llYXI+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</w:fldData>
        </w:fldChar>
      </w:r>
      <w:r w:rsidR="00AD1008" w:rsidRPr="00BE3786">
        <w:rPr>
          <w:rFonts w:ascii="Arial" w:hAnsi="Arial" w:cs="Arial"/>
          <w:sz w:val="22"/>
          <w:rPrChange w:id="2667" w:author="Guo, Shicheng" w:date="2019-11-07T17:21:00Z">
            <w:rPr>
              <w:rFonts w:ascii="Times New Roman" w:hAnsi="Times New Roman" w:cs="Times New Roman"/>
              <w:sz w:val="24"/>
              <w:szCs w:val="24"/>
            </w:rPr>
          </w:rPrChange>
        </w:rPr>
        <w:instrText xml:space="preserve"> ADDIN EN.CITE.DATA </w:instrText>
      </w:r>
      <w:r w:rsidR="00AD1008" w:rsidRPr="00BE3786">
        <w:rPr>
          <w:rFonts w:ascii="Arial" w:hAnsi="Arial" w:cs="Arial"/>
          <w:sz w:val="22"/>
          <w:rPrChange w:id="2668" w:author="Guo, Shicheng" w:date="2019-11-07T17:21:00Z">
            <w:rPr>
              <w:rFonts w:ascii="Times New Roman" w:hAnsi="Times New Roman" w:cs="Times New Roman"/>
              <w:sz w:val="24"/>
              <w:szCs w:val="24"/>
            </w:rPr>
          </w:rPrChange>
        </w:rPr>
      </w:r>
      <w:r w:rsidR="00AD1008" w:rsidRPr="00BE3786">
        <w:rPr>
          <w:rFonts w:ascii="Arial" w:hAnsi="Arial" w:cs="Arial"/>
          <w:sz w:val="22"/>
          <w:rPrChange w:id="2669" w:author="Guo, Shicheng" w:date="2019-11-07T17:21:00Z">
            <w:rPr>
              <w:rFonts w:ascii="Times New Roman" w:hAnsi="Times New Roman" w:cs="Times New Roman"/>
              <w:sz w:val="24"/>
              <w:szCs w:val="24"/>
            </w:rPr>
          </w:rPrChange>
        </w:rPr>
        <w:fldChar w:fldCharType="end"/>
      </w:r>
      <w:r w:rsidRPr="00BE3786">
        <w:rPr>
          <w:rFonts w:ascii="Arial" w:hAnsi="Arial" w:cs="Arial"/>
          <w:sz w:val="22"/>
          <w:rPrChange w:id="2670" w:author="Guo, Shicheng" w:date="2019-11-07T17:21:00Z">
            <w:rPr>
              <w:rFonts w:ascii="Times New Roman" w:hAnsi="Times New Roman" w:cs="Times New Roman"/>
              <w:sz w:val="24"/>
              <w:szCs w:val="24"/>
            </w:rPr>
          </w:rPrChange>
        </w:rPr>
      </w:r>
      <w:r w:rsidRPr="00BE3786">
        <w:rPr>
          <w:rFonts w:ascii="Arial" w:hAnsi="Arial" w:cs="Arial"/>
          <w:sz w:val="22"/>
          <w:rPrChange w:id="2671" w:author="Guo, Shicheng" w:date="2019-11-07T17:21:00Z">
            <w:rPr>
              <w:rFonts w:ascii="Times New Roman" w:hAnsi="Times New Roman" w:cs="Times New Roman"/>
              <w:sz w:val="24"/>
              <w:szCs w:val="24"/>
            </w:rPr>
          </w:rPrChange>
        </w:rPr>
        <w:fldChar w:fldCharType="separate"/>
      </w:r>
      <w:r w:rsidR="00870C74" w:rsidRPr="00BE3786">
        <w:rPr>
          <w:rFonts w:ascii="Arial" w:hAnsi="Arial" w:cs="Arial"/>
          <w:sz w:val="22"/>
          <w:rPrChange w:id="2672" w:author="Guo, Shicheng" w:date="2019-11-07T17:21:00Z">
            <w:rPr/>
          </w:rPrChange>
        </w:rPr>
        <w:fldChar w:fldCharType="begin"/>
      </w:r>
      <w:r w:rsidR="00870C74" w:rsidRPr="00BE3786">
        <w:rPr>
          <w:rFonts w:ascii="Arial" w:hAnsi="Arial" w:cs="Arial"/>
          <w:sz w:val="22"/>
          <w:rPrChange w:id="2673" w:author="Guo, Shicheng" w:date="2019-11-07T17:21:00Z">
            <w:rPr/>
          </w:rPrChange>
        </w:rPr>
        <w:instrText xml:space="preserve"> HYPERLINK \l "_ENREF_6" \o "Jones, 2008 #42" </w:instrText>
      </w:r>
      <w:r w:rsidR="00870C74" w:rsidRPr="00BE3786">
        <w:rPr>
          <w:rFonts w:ascii="Arial" w:hAnsi="Arial" w:cs="Arial"/>
          <w:sz w:val="22"/>
          <w:rPrChange w:id="2674" w:author="Guo, Shicheng" w:date="2019-11-07T17:21:00Z">
            <w:rPr/>
          </w:rPrChange>
        </w:rPr>
        <w:fldChar w:fldCharType="separate"/>
      </w:r>
      <w:r w:rsidR="000670AD" w:rsidRPr="00BE3786">
        <w:rPr>
          <w:rFonts w:ascii="Arial" w:hAnsi="Arial" w:cs="Arial"/>
          <w:noProof/>
          <w:sz w:val="22"/>
          <w:vertAlign w:val="superscript"/>
          <w:rPrChange w:id="2675" w:author="Guo, Shicheng" w:date="2019-11-07T17:21:00Z">
            <w:rPr>
              <w:rFonts w:ascii="Times New Roman" w:hAnsi="Times New Roman" w:cs="Times New Roman"/>
              <w:noProof/>
              <w:sz w:val="24"/>
              <w:szCs w:val="24"/>
              <w:vertAlign w:val="superscript"/>
            </w:rPr>
          </w:rPrChange>
        </w:rPr>
        <w:t>6</w:t>
      </w:r>
      <w:r w:rsidR="00870C74" w:rsidRPr="00BE3786">
        <w:rPr>
          <w:rFonts w:ascii="Arial" w:hAnsi="Arial" w:cs="Arial"/>
          <w:noProof/>
          <w:sz w:val="22"/>
          <w:vertAlign w:val="superscript"/>
          <w:rPrChange w:id="2676" w:author="Guo, Shicheng" w:date="2019-11-07T17:21:00Z">
            <w:rPr>
              <w:rFonts w:ascii="Times New Roman" w:hAnsi="Times New Roman" w:cs="Times New Roman"/>
              <w:noProof/>
              <w:sz w:val="24"/>
              <w:szCs w:val="24"/>
              <w:vertAlign w:val="superscript"/>
            </w:rPr>
          </w:rPrChange>
        </w:rPr>
        <w:fldChar w:fldCharType="end"/>
      </w:r>
      <w:r w:rsidR="00AD1008" w:rsidRPr="00BE3786">
        <w:rPr>
          <w:rFonts w:ascii="Arial" w:hAnsi="Arial" w:cs="Arial"/>
          <w:noProof/>
          <w:sz w:val="22"/>
          <w:vertAlign w:val="superscript"/>
          <w:rPrChange w:id="2677" w:author="Guo, Shicheng" w:date="2019-11-07T17:21:00Z">
            <w:rPr>
              <w:rFonts w:ascii="Times New Roman" w:hAnsi="Times New Roman" w:cs="Times New Roman"/>
              <w:noProof/>
              <w:sz w:val="24"/>
              <w:szCs w:val="24"/>
              <w:vertAlign w:val="superscript"/>
            </w:rPr>
          </w:rPrChange>
        </w:rPr>
        <w:t>,</w:t>
      </w:r>
      <w:r w:rsidR="00870C74" w:rsidRPr="00BE3786">
        <w:rPr>
          <w:rFonts w:ascii="Arial" w:hAnsi="Arial" w:cs="Arial"/>
          <w:sz w:val="22"/>
          <w:rPrChange w:id="2678" w:author="Guo, Shicheng" w:date="2019-11-07T17:21:00Z">
            <w:rPr/>
          </w:rPrChange>
        </w:rPr>
        <w:fldChar w:fldCharType="begin"/>
      </w:r>
      <w:r w:rsidR="00870C74" w:rsidRPr="00BE3786">
        <w:rPr>
          <w:rFonts w:ascii="Arial" w:hAnsi="Arial" w:cs="Arial"/>
          <w:sz w:val="22"/>
          <w:rPrChange w:id="2679" w:author="Guo, Shicheng" w:date="2019-11-07T17:21:00Z">
            <w:rPr/>
          </w:rPrChange>
        </w:rPr>
        <w:instrText xml:space="preserve"> HYPERLINK \l "_ENREF_26" \o "Mimeault, 2005 #55" </w:instrText>
      </w:r>
      <w:r w:rsidR="00870C74" w:rsidRPr="00BE3786">
        <w:rPr>
          <w:rFonts w:ascii="Arial" w:hAnsi="Arial" w:cs="Arial"/>
          <w:sz w:val="22"/>
          <w:rPrChange w:id="2680" w:author="Guo, Shicheng" w:date="2019-11-07T17:21:00Z">
            <w:rPr/>
          </w:rPrChange>
        </w:rPr>
        <w:fldChar w:fldCharType="separate"/>
      </w:r>
      <w:r w:rsidR="000670AD" w:rsidRPr="00BE3786">
        <w:rPr>
          <w:rFonts w:ascii="Arial" w:hAnsi="Arial" w:cs="Arial"/>
          <w:noProof/>
          <w:sz w:val="22"/>
          <w:vertAlign w:val="superscript"/>
          <w:rPrChange w:id="2681" w:author="Guo, Shicheng" w:date="2019-11-07T17:21:00Z">
            <w:rPr>
              <w:rFonts w:ascii="Times New Roman" w:hAnsi="Times New Roman" w:cs="Times New Roman"/>
              <w:noProof/>
              <w:sz w:val="24"/>
              <w:szCs w:val="24"/>
              <w:vertAlign w:val="superscript"/>
            </w:rPr>
          </w:rPrChange>
        </w:rPr>
        <w:t>26</w:t>
      </w:r>
      <w:r w:rsidR="00870C74" w:rsidRPr="00BE3786">
        <w:rPr>
          <w:rFonts w:ascii="Arial" w:hAnsi="Arial" w:cs="Arial"/>
          <w:noProof/>
          <w:sz w:val="22"/>
          <w:vertAlign w:val="superscript"/>
          <w:rPrChange w:id="2682" w:author="Guo, Shicheng" w:date="2019-11-07T17:21:00Z">
            <w:rPr>
              <w:rFonts w:ascii="Times New Roman" w:hAnsi="Times New Roman" w:cs="Times New Roman"/>
              <w:noProof/>
              <w:sz w:val="24"/>
              <w:szCs w:val="24"/>
              <w:vertAlign w:val="superscript"/>
            </w:rPr>
          </w:rPrChange>
        </w:rPr>
        <w:fldChar w:fldCharType="end"/>
      </w:r>
      <w:r w:rsidR="00AD1008" w:rsidRPr="00BE3786">
        <w:rPr>
          <w:rFonts w:ascii="Arial" w:hAnsi="Arial" w:cs="Arial"/>
          <w:noProof/>
          <w:sz w:val="22"/>
          <w:vertAlign w:val="superscript"/>
          <w:rPrChange w:id="2683" w:author="Guo, Shicheng" w:date="2019-11-07T17:21:00Z">
            <w:rPr>
              <w:rFonts w:ascii="Times New Roman" w:hAnsi="Times New Roman" w:cs="Times New Roman"/>
              <w:noProof/>
              <w:sz w:val="24"/>
              <w:szCs w:val="24"/>
              <w:vertAlign w:val="superscript"/>
            </w:rPr>
          </w:rPrChange>
        </w:rPr>
        <w:t>,</w:t>
      </w:r>
      <w:r w:rsidR="00870C74" w:rsidRPr="00BE3786">
        <w:rPr>
          <w:rFonts w:ascii="Arial" w:hAnsi="Arial" w:cs="Arial"/>
          <w:sz w:val="22"/>
          <w:rPrChange w:id="2684" w:author="Guo, Shicheng" w:date="2019-11-07T17:21:00Z">
            <w:rPr/>
          </w:rPrChange>
        </w:rPr>
        <w:fldChar w:fldCharType="begin"/>
      </w:r>
      <w:r w:rsidR="00870C74" w:rsidRPr="00BE3786">
        <w:rPr>
          <w:rFonts w:ascii="Arial" w:hAnsi="Arial" w:cs="Arial"/>
          <w:sz w:val="22"/>
          <w:rPrChange w:id="2685" w:author="Guo, Shicheng" w:date="2019-11-07T17:21:00Z">
            <w:rPr/>
          </w:rPrChange>
        </w:rPr>
        <w:instrText xml:space="preserve"> HYPERLINK \l "_ENREF_27" \o "Maitra, 2008 #56" </w:instrText>
      </w:r>
      <w:r w:rsidR="00870C74" w:rsidRPr="00BE3786">
        <w:rPr>
          <w:rFonts w:ascii="Arial" w:hAnsi="Arial" w:cs="Arial"/>
          <w:sz w:val="22"/>
          <w:rPrChange w:id="2686" w:author="Guo, Shicheng" w:date="2019-11-07T17:21:00Z">
            <w:rPr/>
          </w:rPrChange>
        </w:rPr>
        <w:fldChar w:fldCharType="separate"/>
      </w:r>
      <w:r w:rsidR="000670AD" w:rsidRPr="00BE3786">
        <w:rPr>
          <w:rFonts w:ascii="Arial" w:hAnsi="Arial" w:cs="Arial"/>
          <w:noProof/>
          <w:sz w:val="22"/>
          <w:vertAlign w:val="superscript"/>
          <w:rPrChange w:id="2687" w:author="Guo, Shicheng" w:date="2019-11-07T17:21:00Z">
            <w:rPr>
              <w:rFonts w:ascii="Times New Roman" w:hAnsi="Times New Roman" w:cs="Times New Roman"/>
              <w:noProof/>
              <w:sz w:val="24"/>
              <w:szCs w:val="24"/>
              <w:vertAlign w:val="superscript"/>
            </w:rPr>
          </w:rPrChange>
        </w:rPr>
        <w:t>27</w:t>
      </w:r>
      <w:r w:rsidR="00870C74" w:rsidRPr="00BE3786">
        <w:rPr>
          <w:rFonts w:ascii="Arial" w:hAnsi="Arial" w:cs="Arial"/>
          <w:noProof/>
          <w:sz w:val="22"/>
          <w:vertAlign w:val="superscript"/>
          <w:rPrChange w:id="2688" w:author="Guo, Shicheng" w:date="2019-11-07T17:21:00Z">
            <w:rPr>
              <w:rFonts w:ascii="Times New Roman" w:hAnsi="Times New Roman" w:cs="Times New Roman"/>
              <w:noProof/>
              <w:sz w:val="24"/>
              <w:szCs w:val="24"/>
              <w:vertAlign w:val="superscript"/>
            </w:rPr>
          </w:rPrChange>
        </w:rPr>
        <w:fldChar w:fldCharType="end"/>
      </w:r>
      <w:r w:rsidRPr="00BE3786">
        <w:rPr>
          <w:rFonts w:ascii="Arial" w:hAnsi="Arial" w:cs="Arial"/>
          <w:sz w:val="22"/>
          <w:rPrChange w:id="2689" w:author="Guo, Shicheng" w:date="2019-11-07T17:21:00Z">
            <w:rPr>
              <w:rFonts w:ascii="Times New Roman" w:hAnsi="Times New Roman" w:cs="Times New Roman"/>
              <w:sz w:val="24"/>
              <w:szCs w:val="24"/>
            </w:rPr>
          </w:rPrChange>
        </w:rPr>
        <w:fldChar w:fldCharType="end"/>
      </w:r>
      <w:r w:rsidRPr="00BE3786">
        <w:rPr>
          <w:rFonts w:ascii="Arial" w:hAnsi="Arial" w:cs="Arial"/>
          <w:sz w:val="22"/>
          <w:rPrChange w:id="2690" w:author="Guo, Shicheng" w:date="2019-11-07T17:21:00Z">
            <w:rPr>
              <w:rFonts w:ascii="Times New Roman" w:hAnsi="Times New Roman" w:cs="Times New Roman"/>
              <w:sz w:val="24"/>
              <w:szCs w:val="24"/>
            </w:rPr>
          </w:rPrChange>
        </w:rPr>
        <w:t xml:space="preserve">. Tumor suppressor gene inactivation is a common and important mechanism of PDAC. </w:t>
      </w:r>
      <w:r w:rsidRPr="00BE3786">
        <w:rPr>
          <w:rFonts w:ascii="Arial" w:hAnsi="Arial" w:cs="Arial"/>
          <w:i/>
          <w:sz w:val="22"/>
          <w:rPrChange w:id="2691" w:author="Guo, Shicheng" w:date="2019-11-07T17:21:00Z">
            <w:rPr>
              <w:rFonts w:ascii="Times New Roman" w:hAnsi="Times New Roman" w:cs="Times New Roman"/>
              <w:i/>
              <w:sz w:val="24"/>
              <w:szCs w:val="24"/>
            </w:rPr>
          </w:rPrChange>
        </w:rPr>
        <w:t>TP53</w:t>
      </w:r>
      <w:r w:rsidRPr="00BE3786">
        <w:rPr>
          <w:rFonts w:ascii="Arial" w:hAnsi="Arial" w:cs="Arial"/>
          <w:sz w:val="22"/>
          <w:rPrChange w:id="2692" w:author="Guo, Shicheng" w:date="2019-11-07T17:21:00Z">
            <w:rPr>
              <w:rFonts w:ascii="Times New Roman" w:hAnsi="Times New Roman" w:cs="Times New Roman"/>
              <w:sz w:val="24"/>
              <w:szCs w:val="24"/>
            </w:rPr>
          </w:rPrChange>
        </w:rPr>
        <w:t xml:space="preserve"> mutation was detected in </w:t>
      </w:r>
      <w:r w:rsidR="00CD5D24" w:rsidRPr="00BE3786">
        <w:rPr>
          <w:rFonts w:ascii="Arial" w:hAnsi="Arial" w:cs="Arial"/>
          <w:sz w:val="22"/>
          <w:rPrChange w:id="2693" w:author="Guo, Shicheng" w:date="2019-11-07T17:21:00Z">
            <w:rPr>
              <w:rFonts w:ascii="Times New Roman" w:hAnsi="Times New Roman" w:cs="Times New Roman"/>
              <w:sz w:val="24"/>
              <w:szCs w:val="24"/>
            </w:rPr>
          </w:rPrChange>
        </w:rPr>
        <w:t>60%</w:t>
      </w:r>
      <w:r w:rsidRPr="00BE3786">
        <w:rPr>
          <w:rFonts w:ascii="Arial" w:hAnsi="Arial" w:cs="Arial"/>
          <w:sz w:val="22"/>
          <w:rPrChange w:id="2694" w:author="Guo, Shicheng" w:date="2019-11-07T17:21:00Z">
            <w:rPr>
              <w:rFonts w:ascii="Times New Roman" w:hAnsi="Times New Roman" w:cs="Times New Roman"/>
              <w:sz w:val="24"/>
              <w:szCs w:val="24"/>
            </w:rPr>
          </w:rPrChange>
        </w:rPr>
        <w:t xml:space="preserve"> samples, which suggested that a homozygous deletion or epigenetic silencing was often responsible for the inactivation of these tumor suppressor genes and occur in association with chromosomal instability</w:t>
      </w:r>
      <w:r w:rsidRPr="00BE3786">
        <w:rPr>
          <w:rFonts w:ascii="Arial" w:hAnsi="Arial" w:cs="Arial"/>
          <w:sz w:val="22"/>
          <w:rPrChange w:id="2695" w:author="Guo, Shicheng" w:date="2019-11-07T17:21:00Z">
            <w:rPr>
              <w:rFonts w:ascii="Times New Roman" w:hAnsi="Times New Roman" w:cs="Times New Roman"/>
              <w:sz w:val="24"/>
              <w:szCs w:val="24"/>
            </w:rPr>
          </w:rPrChange>
        </w:rPr>
        <w:fldChar w:fldCharType="begin">
          <w:fldData xml:space="preserve">PEVuZE5vdGU+PENpdGU+PEF1dGhvcj5MZW5nYXVlcjwvQXV0aG9yPjxZZWFyPjE5OTg8L1llYXI+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</w:fldData>
        </w:fldChar>
      </w:r>
      <w:r w:rsidR="00AD1008" w:rsidRPr="00BE3786">
        <w:rPr>
          <w:rFonts w:ascii="Arial" w:hAnsi="Arial" w:cs="Arial"/>
          <w:sz w:val="22"/>
          <w:rPrChange w:id="2696" w:author="Guo, Shicheng" w:date="2019-11-07T17:21:00Z">
            <w:rPr>
              <w:rFonts w:ascii="Times New Roman" w:hAnsi="Times New Roman" w:cs="Times New Roman"/>
              <w:sz w:val="24"/>
              <w:szCs w:val="24"/>
            </w:rPr>
          </w:rPrChange>
        </w:rPr>
        <w:instrText xml:space="preserve"> ADDIN EN.CITE </w:instrText>
      </w:r>
      <w:r w:rsidR="00AD1008" w:rsidRPr="00BE3786">
        <w:rPr>
          <w:rFonts w:ascii="Arial" w:hAnsi="Arial" w:cs="Arial"/>
          <w:sz w:val="22"/>
          <w:rPrChange w:id="2697" w:author="Guo, Shicheng" w:date="2019-11-07T17:21:00Z">
            <w:rPr>
              <w:rFonts w:ascii="Times New Roman" w:hAnsi="Times New Roman" w:cs="Times New Roman"/>
              <w:sz w:val="24"/>
              <w:szCs w:val="24"/>
            </w:rPr>
          </w:rPrChange>
        </w:rPr>
        <w:fldChar w:fldCharType="begin">
          <w:fldData xml:space="preserve">PEVuZE5vdGU+PENpdGU+PEF1dGhvcj5MZW5nYXVlcjwvQXV0aG9yPjxZZWFyPjE5OTg8L1llYXI+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</w:fldData>
        </w:fldChar>
      </w:r>
      <w:r w:rsidR="00AD1008" w:rsidRPr="00BE3786">
        <w:rPr>
          <w:rFonts w:ascii="Arial" w:hAnsi="Arial" w:cs="Arial"/>
          <w:sz w:val="22"/>
          <w:rPrChange w:id="2698" w:author="Guo, Shicheng" w:date="2019-11-07T17:21:00Z">
            <w:rPr>
              <w:rFonts w:ascii="Times New Roman" w:hAnsi="Times New Roman" w:cs="Times New Roman"/>
              <w:sz w:val="24"/>
              <w:szCs w:val="24"/>
            </w:rPr>
          </w:rPrChange>
        </w:rPr>
        <w:instrText xml:space="preserve"> ADDIN EN.CITE.DATA </w:instrText>
      </w:r>
      <w:r w:rsidR="00AD1008" w:rsidRPr="00BE3786">
        <w:rPr>
          <w:rFonts w:ascii="Arial" w:hAnsi="Arial" w:cs="Arial"/>
          <w:sz w:val="22"/>
          <w:rPrChange w:id="2699" w:author="Guo, Shicheng" w:date="2019-11-07T17:21:00Z">
            <w:rPr>
              <w:rFonts w:ascii="Times New Roman" w:hAnsi="Times New Roman" w:cs="Times New Roman"/>
              <w:sz w:val="24"/>
              <w:szCs w:val="24"/>
            </w:rPr>
          </w:rPrChange>
        </w:rPr>
      </w:r>
      <w:r w:rsidR="00AD1008" w:rsidRPr="00BE3786">
        <w:rPr>
          <w:rFonts w:ascii="Arial" w:hAnsi="Arial" w:cs="Arial"/>
          <w:sz w:val="22"/>
          <w:rPrChange w:id="2700" w:author="Guo, Shicheng" w:date="2019-11-07T17:21:00Z">
            <w:rPr>
              <w:rFonts w:ascii="Times New Roman" w:hAnsi="Times New Roman" w:cs="Times New Roman"/>
              <w:sz w:val="24"/>
              <w:szCs w:val="24"/>
            </w:rPr>
          </w:rPrChange>
        </w:rPr>
        <w:fldChar w:fldCharType="end"/>
      </w:r>
      <w:r w:rsidRPr="00BE3786">
        <w:rPr>
          <w:rFonts w:ascii="Arial" w:hAnsi="Arial" w:cs="Arial"/>
          <w:sz w:val="22"/>
          <w:rPrChange w:id="2701" w:author="Guo, Shicheng" w:date="2019-11-07T17:21:00Z">
            <w:rPr>
              <w:rFonts w:ascii="Times New Roman" w:hAnsi="Times New Roman" w:cs="Times New Roman"/>
              <w:sz w:val="24"/>
              <w:szCs w:val="24"/>
            </w:rPr>
          </w:rPrChange>
        </w:rPr>
      </w:r>
      <w:r w:rsidRPr="00BE3786">
        <w:rPr>
          <w:rFonts w:ascii="Arial" w:hAnsi="Arial" w:cs="Arial"/>
          <w:sz w:val="22"/>
          <w:rPrChange w:id="2702" w:author="Guo, Shicheng" w:date="2019-11-07T17:21:00Z">
            <w:rPr>
              <w:rFonts w:ascii="Times New Roman" w:hAnsi="Times New Roman" w:cs="Times New Roman"/>
              <w:sz w:val="24"/>
              <w:szCs w:val="24"/>
            </w:rPr>
          </w:rPrChange>
        </w:rPr>
        <w:fldChar w:fldCharType="separate"/>
      </w:r>
      <w:r w:rsidR="00870C74" w:rsidRPr="00BE3786">
        <w:rPr>
          <w:rFonts w:ascii="Arial" w:hAnsi="Arial" w:cs="Arial"/>
          <w:sz w:val="22"/>
          <w:rPrChange w:id="2703" w:author="Guo, Shicheng" w:date="2019-11-07T17:21:00Z">
            <w:rPr/>
          </w:rPrChange>
        </w:rPr>
        <w:fldChar w:fldCharType="begin"/>
      </w:r>
      <w:r w:rsidR="00870C74" w:rsidRPr="00BE3786">
        <w:rPr>
          <w:rFonts w:ascii="Arial" w:hAnsi="Arial" w:cs="Arial"/>
          <w:sz w:val="22"/>
          <w:rPrChange w:id="2704" w:author="Guo, Shicheng" w:date="2019-11-07T17:21:00Z">
            <w:rPr/>
          </w:rPrChange>
        </w:rPr>
        <w:instrText xml:space="preserve"> HYPERLINK \l "_ENREF_28" \o "Lengauer, 1998 #59" </w:instrText>
      </w:r>
      <w:r w:rsidR="00870C74" w:rsidRPr="00BE3786">
        <w:rPr>
          <w:rFonts w:ascii="Arial" w:hAnsi="Arial" w:cs="Arial"/>
          <w:sz w:val="22"/>
          <w:rPrChange w:id="2705" w:author="Guo, Shicheng" w:date="2019-11-07T17:21:00Z">
            <w:rPr/>
          </w:rPrChange>
        </w:rPr>
        <w:fldChar w:fldCharType="separate"/>
      </w:r>
      <w:r w:rsidR="000670AD" w:rsidRPr="00BE3786">
        <w:rPr>
          <w:rFonts w:ascii="Arial" w:hAnsi="Arial" w:cs="Arial"/>
          <w:noProof/>
          <w:sz w:val="22"/>
          <w:vertAlign w:val="superscript"/>
          <w:rPrChange w:id="2706" w:author="Guo, Shicheng" w:date="2019-11-07T17:21:00Z">
            <w:rPr>
              <w:rFonts w:ascii="Times New Roman" w:hAnsi="Times New Roman" w:cs="Times New Roman"/>
              <w:noProof/>
              <w:sz w:val="24"/>
              <w:szCs w:val="24"/>
              <w:vertAlign w:val="superscript"/>
            </w:rPr>
          </w:rPrChange>
        </w:rPr>
        <w:t>28</w:t>
      </w:r>
      <w:r w:rsidR="00870C74" w:rsidRPr="00BE3786">
        <w:rPr>
          <w:rFonts w:ascii="Arial" w:hAnsi="Arial" w:cs="Arial"/>
          <w:noProof/>
          <w:sz w:val="22"/>
          <w:vertAlign w:val="superscript"/>
          <w:rPrChange w:id="2707" w:author="Guo, Shicheng" w:date="2019-11-07T17:21:00Z">
            <w:rPr>
              <w:rFonts w:ascii="Times New Roman" w:hAnsi="Times New Roman" w:cs="Times New Roman"/>
              <w:noProof/>
              <w:sz w:val="24"/>
              <w:szCs w:val="24"/>
              <w:vertAlign w:val="superscript"/>
            </w:rPr>
          </w:rPrChange>
        </w:rPr>
        <w:fldChar w:fldCharType="end"/>
      </w:r>
      <w:r w:rsidR="00AD1008" w:rsidRPr="00BE3786">
        <w:rPr>
          <w:rFonts w:ascii="Arial" w:hAnsi="Arial" w:cs="Arial"/>
          <w:noProof/>
          <w:sz w:val="22"/>
          <w:vertAlign w:val="superscript"/>
          <w:rPrChange w:id="2708" w:author="Guo, Shicheng" w:date="2019-11-07T17:21:00Z">
            <w:rPr>
              <w:rFonts w:ascii="Times New Roman" w:hAnsi="Times New Roman" w:cs="Times New Roman"/>
              <w:noProof/>
              <w:sz w:val="24"/>
              <w:szCs w:val="24"/>
              <w:vertAlign w:val="superscript"/>
            </w:rPr>
          </w:rPrChange>
        </w:rPr>
        <w:t>,</w:t>
      </w:r>
      <w:r w:rsidR="00870C74" w:rsidRPr="00BE3786">
        <w:rPr>
          <w:rFonts w:ascii="Arial" w:hAnsi="Arial" w:cs="Arial"/>
          <w:sz w:val="22"/>
          <w:rPrChange w:id="2709" w:author="Guo, Shicheng" w:date="2019-11-07T17:21:00Z">
            <w:rPr/>
          </w:rPrChange>
        </w:rPr>
        <w:fldChar w:fldCharType="begin"/>
      </w:r>
      <w:r w:rsidR="00870C74" w:rsidRPr="00BE3786">
        <w:rPr>
          <w:rFonts w:ascii="Arial" w:hAnsi="Arial" w:cs="Arial"/>
          <w:sz w:val="22"/>
          <w:rPrChange w:id="2710" w:author="Guo, Shicheng" w:date="2019-11-07T17:21:00Z">
            <w:rPr/>
          </w:rPrChange>
        </w:rPr>
        <w:instrText xml:space="preserve"> HYPERLINK \l "_ENREF_29" \o "Schutte, 1997 #58" </w:instrText>
      </w:r>
      <w:r w:rsidR="00870C74" w:rsidRPr="00BE3786">
        <w:rPr>
          <w:rFonts w:ascii="Arial" w:hAnsi="Arial" w:cs="Arial"/>
          <w:sz w:val="22"/>
          <w:rPrChange w:id="2711" w:author="Guo, Shicheng" w:date="2019-11-07T17:21:00Z">
            <w:rPr/>
          </w:rPrChange>
        </w:rPr>
        <w:fldChar w:fldCharType="separate"/>
      </w:r>
      <w:r w:rsidR="000670AD" w:rsidRPr="00BE3786">
        <w:rPr>
          <w:rFonts w:ascii="Arial" w:hAnsi="Arial" w:cs="Arial"/>
          <w:noProof/>
          <w:sz w:val="22"/>
          <w:vertAlign w:val="superscript"/>
          <w:rPrChange w:id="2712" w:author="Guo, Shicheng" w:date="2019-11-07T17:21:00Z">
            <w:rPr>
              <w:rFonts w:ascii="Times New Roman" w:hAnsi="Times New Roman" w:cs="Times New Roman"/>
              <w:noProof/>
              <w:sz w:val="24"/>
              <w:szCs w:val="24"/>
              <w:vertAlign w:val="superscript"/>
            </w:rPr>
          </w:rPrChange>
        </w:rPr>
        <w:t>29</w:t>
      </w:r>
      <w:r w:rsidR="00870C74" w:rsidRPr="00BE3786">
        <w:rPr>
          <w:rFonts w:ascii="Arial" w:hAnsi="Arial" w:cs="Arial"/>
          <w:noProof/>
          <w:sz w:val="22"/>
          <w:vertAlign w:val="superscript"/>
          <w:rPrChange w:id="2713" w:author="Guo, Shicheng" w:date="2019-11-07T17:21:00Z">
            <w:rPr>
              <w:rFonts w:ascii="Times New Roman" w:hAnsi="Times New Roman" w:cs="Times New Roman"/>
              <w:noProof/>
              <w:sz w:val="24"/>
              <w:szCs w:val="24"/>
              <w:vertAlign w:val="superscript"/>
            </w:rPr>
          </w:rPrChange>
        </w:rPr>
        <w:fldChar w:fldCharType="end"/>
      </w:r>
      <w:r w:rsidRPr="00BE3786">
        <w:rPr>
          <w:rFonts w:ascii="Arial" w:hAnsi="Arial" w:cs="Arial"/>
          <w:sz w:val="22"/>
          <w:rPrChange w:id="2714" w:author="Guo, Shicheng" w:date="2019-11-07T17:21:00Z">
            <w:rPr>
              <w:rFonts w:ascii="Times New Roman" w:hAnsi="Times New Roman" w:cs="Times New Roman"/>
              <w:sz w:val="24"/>
              <w:szCs w:val="24"/>
            </w:rPr>
          </w:rPrChange>
        </w:rPr>
        <w:fldChar w:fldCharType="end"/>
      </w:r>
      <w:r w:rsidR="00870C74" w:rsidRPr="00BE3786">
        <w:rPr>
          <w:rFonts w:ascii="Arial" w:hAnsi="Arial" w:cs="Arial"/>
          <w:sz w:val="22"/>
          <w:rPrChange w:id="2715" w:author="Guo, Shicheng" w:date="2019-11-07T17:21:00Z">
            <w:rPr/>
          </w:rPrChange>
        </w:rPr>
        <w:fldChar w:fldCharType="begin"/>
      </w:r>
      <w:r w:rsidR="00870C74" w:rsidRPr="00BE3786">
        <w:rPr>
          <w:rFonts w:ascii="Arial" w:hAnsi="Arial" w:cs="Arial"/>
          <w:sz w:val="22"/>
          <w:rPrChange w:id="2716" w:author="Guo, Shicheng" w:date="2019-11-07T17:21:00Z">
            <w:rPr/>
          </w:rPrChange>
        </w:rPr>
        <w:instrText xml:space="preserve"> HYPERLINK \l "_ENREF_24" \o "Schutte, 1997 #58" </w:instrText>
      </w:r>
      <w:r w:rsidR="00870C74" w:rsidRPr="00BE3786">
        <w:rPr>
          <w:rFonts w:ascii="Arial" w:hAnsi="Arial" w:cs="Arial"/>
          <w:sz w:val="22"/>
          <w:rPrChange w:id="2717" w:author="Guo, Shicheng" w:date="2019-11-07T17:21:00Z">
            <w:rPr/>
          </w:rPrChange>
        </w:rPr>
        <w:fldChar w:fldCharType="end"/>
      </w:r>
      <w:r w:rsidRPr="00BE3786">
        <w:rPr>
          <w:rFonts w:ascii="Arial" w:hAnsi="Arial" w:cs="Arial"/>
          <w:sz w:val="22"/>
          <w:rPrChange w:id="2718" w:author="Guo, Shicheng" w:date="2019-11-07T17:21:00Z">
            <w:rPr>
              <w:rFonts w:ascii="Times New Roman" w:hAnsi="Times New Roman" w:cs="Times New Roman"/>
              <w:sz w:val="24"/>
              <w:szCs w:val="24"/>
            </w:rPr>
          </w:rPrChange>
        </w:rPr>
        <w:t xml:space="preserve">. However, the driver gene mutations we detected did not include those well-known actionable mutations such as </w:t>
      </w:r>
      <w:r w:rsidRPr="00BE3786">
        <w:rPr>
          <w:rFonts w:ascii="Arial" w:hAnsi="Arial" w:cs="Arial"/>
          <w:i/>
          <w:sz w:val="22"/>
          <w:rPrChange w:id="2719" w:author="Guo, Shicheng" w:date="2019-11-07T17:21:00Z">
            <w:rPr>
              <w:rFonts w:ascii="Times New Roman" w:hAnsi="Times New Roman" w:cs="Times New Roman"/>
              <w:i/>
              <w:sz w:val="24"/>
              <w:szCs w:val="24"/>
            </w:rPr>
          </w:rPrChange>
        </w:rPr>
        <w:t>EGFR</w:t>
      </w:r>
      <w:r w:rsidRPr="00BE3786">
        <w:rPr>
          <w:rFonts w:ascii="Arial" w:hAnsi="Arial" w:cs="Arial"/>
          <w:sz w:val="22"/>
          <w:rPrChange w:id="2720" w:author="Guo, Shicheng" w:date="2019-11-07T17:21:00Z">
            <w:rPr>
              <w:rFonts w:ascii="Times New Roman" w:hAnsi="Times New Roman" w:cs="Times New Roman"/>
              <w:sz w:val="24"/>
              <w:szCs w:val="24"/>
            </w:rPr>
          </w:rPrChange>
        </w:rPr>
        <w:t xml:space="preserve">, </w:t>
      </w:r>
      <w:r w:rsidRPr="00BE3786">
        <w:rPr>
          <w:rFonts w:ascii="Arial" w:hAnsi="Arial" w:cs="Arial"/>
          <w:i/>
          <w:sz w:val="22"/>
          <w:rPrChange w:id="2721" w:author="Guo, Shicheng" w:date="2019-11-07T17:21:00Z">
            <w:rPr>
              <w:rFonts w:ascii="Times New Roman" w:hAnsi="Times New Roman" w:cs="Times New Roman"/>
              <w:i/>
              <w:sz w:val="24"/>
              <w:szCs w:val="24"/>
            </w:rPr>
          </w:rPrChange>
        </w:rPr>
        <w:t>ERBB2</w:t>
      </w:r>
      <w:r w:rsidRPr="00BE3786">
        <w:rPr>
          <w:rFonts w:ascii="Arial" w:hAnsi="Arial" w:cs="Arial"/>
          <w:sz w:val="22"/>
          <w:rPrChange w:id="2722" w:author="Guo, Shicheng" w:date="2019-11-07T17:21:00Z">
            <w:rPr>
              <w:rFonts w:ascii="Times New Roman" w:hAnsi="Times New Roman" w:cs="Times New Roman"/>
              <w:sz w:val="24"/>
              <w:szCs w:val="24"/>
            </w:rPr>
          </w:rPrChange>
        </w:rPr>
        <w:t xml:space="preserve">, </w:t>
      </w:r>
      <w:r w:rsidRPr="00BE3786">
        <w:rPr>
          <w:rFonts w:ascii="Arial" w:hAnsi="Arial" w:cs="Arial"/>
          <w:i/>
          <w:sz w:val="22"/>
          <w:rPrChange w:id="2723" w:author="Guo, Shicheng" w:date="2019-11-07T17:21:00Z">
            <w:rPr>
              <w:rFonts w:ascii="Times New Roman" w:hAnsi="Times New Roman" w:cs="Times New Roman"/>
              <w:i/>
              <w:sz w:val="24"/>
              <w:szCs w:val="24"/>
            </w:rPr>
          </w:rPrChange>
        </w:rPr>
        <w:t>PIK3CA</w:t>
      </w:r>
      <w:r w:rsidRPr="00BE3786">
        <w:rPr>
          <w:rFonts w:ascii="Arial" w:hAnsi="Arial" w:cs="Arial"/>
          <w:sz w:val="22"/>
          <w:rPrChange w:id="2724" w:author="Guo, Shicheng" w:date="2019-11-07T17:21:00Z">
            <w:rPr>
              <w:rFonts w:ascii="Times New Roman" w:hAnsi="Times New Roman" w:cs="Times New Roman"/>
              <w:sz w:val="24"/>
              <w:szCs w:val="24"/>
            </w:rPr>
          </w:rPrChange>
        </w:rPr>
        <w:t xml:space="preserve">, and </w:t>
      </w:r>
      <w:r w:rsidRPr="00BE3786">
        <w:rPr>
          <w:rFonts w:ascii="Arial" w:hAnsi="Arial" w:cs="Arial"/>
          <w:i/>
          <w:sz w:val="22"/>
          <w:rPrChange w:id="2725" w:author="Guo, Shicheng" w:date="2019-11-07T17:21:00Z">
            <w:rPr>
              <w:rFonts w:ascii="Times New Roman" w:hAnsi="Times New Roman" w:cs="Times New Roman"/>
              <w:i/>
              <w:sz w:val="24"/>
              <w:szCs w:val="24"/>
            </w:rPr>
          </w:rPrChange>
        </w:rPr>
        <w:t>BRAF</w:t>
      </w:r>
      <w:r w:rsidRPr="00BE3786">
        <w:rPr>
          <w:rFonts w:ascii="Arial" w:hAnsi="Arial" w:cs="Arial"/>
          <w:sz w:val="22"/>
          <w:rPrChange w:id="2726" w:author="Guo, Shicheng" w:date="2019-11-07T17:21:00Z">
            <w:rPr>
              <w:rFonts w:ascii="Times New Roman" w:hAnsi="Times New Roman" w:cs="Times New Roman"/>
              <w:sz w:val="24"/>
              <w:szCs w:val="24"/>
            </w:rPr>
          </w:rPrChange>
        </w:rPr>
        <w:t>, which suggested less opportunities for targeted treatment. The ideal therapy might be to target mutations shared by all cells in a primary tumor but later, subclonal mutations might become important if they enable subclones to resist treatment or promote metastases</w:t>
      </w:r>
      <w:r w:rsidR="00870C74" w:rsidRPr="00BE3786">
        <w:rPr>
          <w:rFonts w:ascii="Arial" w:hAnsi="Arial" w:cs="Arial"/>
          <w:sz w:val="22"/>
          <w:rPrChange w:id="2727" w:author="Guo, Shicheng" w:date="2019-11-07T17:21:00Z">
            <w:rPr/>
          </w:rPrChange>
        </w:rPr>
        <w:fldChar w:fldCharType="begin"/>
      </w:r>
      <w:r w:rsidR="00870C74" w:rsidRPr="00BE3786">
        <w:rPr>
          <w:rFonts w:ascii="Arial" w:hAnsi="Arial" w:cs="Arial"/>
          <w:sz w:val="22"/>
          <w:rPrChange w:id="2728" w:author="Guo, Shicheng" w:date="2019-11-07T17:21:00Z">
            <w:rPr/>
          </w:rPrChange>
        </w:rPr>
        <w:instrText xml:space="preserve"> HYPERLINK \l "_ENREF_30" \o "Yates, 2015 #2832" </w:instrText>
      </w:r>
      <w:r w:rsidR="00870C74" w:rsidRPr="00BE3786">
        <w:rPr>
          <w:rFonts w:ascii="Arial" w:hAnsi="Arial" w:cs="Arial"/>
          <w:sz w:val="22"/>
          <w:rPrChange w:id="2729" w:author="Guo, Shicheng" w:date="2019-11-07T17:21:00Z">
            <w:rPr/>
          </w:rPrChange>
        </w:rPr>
        <w:fldChar w:fldCharType="separate"/>
      </w:r>
      <w:r w:rsidR="000670AD" w:rsidRPr="00BE3786">
        <w:rPr>
          <w:rFonts w:ascii="Arial" w:hAnsi="Arial" w:cs="Arial"/>
          <w:sz w:val="22"/>
          <w:rPrChange w:id="2730" w:author="Guo, Shicheng" w:date="2019-11-07T17:21:00Z">
            <w:rPr>
              <w:rFonts w:ascii="Times New Roman" w:hAnsi="Times New Roman" w:cs="Times New Roman"/>
              <w:sz w:val="24"/>
              <w:szCs w:val="24"/>
            </w:rPr>
          </w:rPrChange>
        </w:rPr>
        <w:fldChar w:fldCharType="begin">
          <w:fldData xml:space="preserve">PEVuZE5vdGU+PENpdGU+PEF1dGhvcj5ZYXRlczwvQXV0aG9yPjxZZWFyPjIwMTU8L1llYXI+PFJl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</w:fldData>
        </w:fldChar>
      </w:r>
      <w:r w:rsidR="000670AD" w:rsidRPr="00BE3786">
        <w:rPr>
          <w:rFonts w:ascii="Arial" w:hAnsi="Arial" w:cs="Arial"/>
          <w:sz w:val="22"/>
          <w:rPrChange w:id="2731" w:author="Guo, Shicheng" w:date="2019-11-07T17:21:00Z">
            <w:rPr>
              <w:rFonts w:ascii="Times New Roman" w:hAnsi="Times New Roman" w:cs="Times New Roman"/>
              <w:sz w:val="24"/>
              <w:szCs w:val="24"/>
            </w:rPr>
          </w:rPrChange>
        </w:rPr>
        <w:instrText xml:space="preserve"> ADDIN EN.CITE </w:instrText>
      </w:r>
      <w:r w:rsidR="000670AD" w:rsidRPr="00BE3786">
        <w:rPr>
          <w:rFonts w:ascii="Arial" w:hAnsi="Arial" w:cs="Arial"/>
          <w:sz w:val="22"/>
          <w:rPrChange w:id="2732" w:author="Guo, Shicheng" w:date="2019-11-07T17:21:00Z">
            <w:rPr>
              <w:rFonts w:ascii="Times New Roman" w:hAnsi="Times New Roman" w:cs="Times New Roman"/>
              <w:sz w:val="24"/>
              <w:szCs w:val="24"/>
            </w:rPr>
          </w:rPrChange>
        </w:rPr>
        <w:fldChar w:fldCharType="begin">
          <w:fldData xml:space="preserve">PEVuZE5vdGU+PENpdGU+PEF1dGhvcj5ZYXRlczwvQXV0aG9yPjxZZWFyPjIwMTU8L1llYXI+PFJl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</w:fldData>
        </w:fldChar>
      </w:r>
      <w:r w:rsidR="000670AD" w:rsidRPr="00BE3786">
        <w:rPr>
          <w:rFonts w:ascii="Arial" w:hAnsi="Arial" w:cs="Arial"/>
          <w:sz w:val="22"/>
          <w:rPrChange w:id="2733" w:author="Guo, Shicheng" w:date="2019-11-07T17:21:00Z">
            <w:rPr>
              <w:rFonts w:ascii="Times New Roman" w:hAnsi="Times New Roman" w:cs="Times New Roman"/>
              <w:sz w:val="24"/>
              <w:szCs w:val="24"/>
            </w:rPr>
          </w:rPrChange>
        </w:rPr>
        <w:instrText xml:space="preserve"> ADDIN EN.CITE.DATA </w:instrText>
      </w:r>
      <w:r w:rsidR="000670AD" w:rsidRPr="00BE3786">
        <w:rPr>
          <w:rFonts w:ascii="Arial" w:hAnsi="Arial" w:cs="Arial"/>
          <w:sz w:val="22"/>
          <w:rPrChange w:id="2734" w:author="Guo, Shicheng" w:date="2019-11-07T17:21:00Z">
            <w:rPr>
              <w:rFonts w:ascii="Times New Roman" w:hAnsi="Times New Roman" w:cs="Times New Roman"/>
              <w:sz w:val="24"/>
              <w:szCs w:val="24"/>
            </w:rPr>
          </w:rPrChange>
        </w:rPr>
      </w:r>
      <w:r w:rsidR="000670AD" w:rsidRPr="00BE3786">
        <w:rPr>
          <w:rFonts w:ascii="Arial" w:hAnsi="Arial" w:cs="Arial"/>
          <w:sz w:val="22"/>
          <w:rPrChange w:id="2735" w:author="Guo, Shicheng" w:date="2019-11-07T17:21:00Z">
            <w:rPr>
              <w:rFonts w:ascii="Times New Roman" w:hAnsi="Times New Roman" w:cs="Times New Roman"/>
              <w:sz w:val="24"/>
              <w:szCs w:val="24"/>
            </w:rPr>
          </w:rPrChange>
        </w:rPr>
        <w:fldChar w:fldCharType="end"/>
      </w:r>
      <w:r w:rsidR="000670AD" w:rsidRPr="00BE3786">
        <w:rPr>
          <w:rFonts w:ascii="Arial" w:hAnsi="Arial" w:cs="Arial"/>
          <w:sz w:val="22"/>
          <w:rPrChange w:id="2736" w:author="Guo, Shicheng" w:date="2019-11-07T17:21:00Z">
            <w:rPr>
              <w:rFonts w:ascii="Times New Roman" w:hAnsi="Times New Roman" w:cs="Times New Roman"/>
              <w:sz w:val="24"/>
              <w:szCs w:val="24"/>
            </w:rPr>
          </w:rPrChange>
        </w:rPr>
      </w:r>
      <w:r w:rsidR="000670AD" w:rsidRPr="00BE3786">
        <w:rPr>
          <w:rFonts w:ascii="Arial" w:hAnsi="Arial" w:cs="Arial"/>
          <w:sz w:val="22"/>
          <w:rPrChange w:id="2737" w:author="Guo, Shicheng" w:date="2019-11-07T17:21:00Z">
            <w:rPr>
              <w:rFonts w:ascii="Times New Roman" w:hAnsi="Times New Roman" w:cs="Times New Roman"/>
              <w:sz w:val="24"/>
              <w:szCs w:val="24"/>
            </w:rPr>
          </w:rPrChange>
        </w:rPr>
        <w:fldChar w:fldCharType="separate"/>
      </w:r>
      <w:r w:rsidR="000670AD" w:rsidRPr="00BE3786">
        <w:rPr>
          <w:rFonts w:ascii="Arial" w:hAnsi="Arial" w:cs="Arial"/>
          <w:noProof/>
          <w:sz w:val="22"/>
          <w:vertAlign w:val="superscript"/>
          <w:rPrChange w:id="2738" w:author="Guo, Shicheng" w:date="2019-11-07T17:21:00Z">
            <w:rPr>
              <w:rFonts w:ascii="Times New Roman" w:hAnsi="Times New Roman" w:cs="Times New Roman"/>
              <w:noProof/>
              <w:sz w:val="24"/>
              <w:szCs w:val="24"/>
              <w:vertAlign w:val="superscript"/>
            </w:rPr>
          </w:rPrChange>
        </w:rPr>
        <w:t>30</w:t>
      </w:r>
      <w:r w:rsidR="000670AD" w:rsidRPr="00BE3786">
        <w:rPr>
          <w:rFonts w:ascii="Arial" w:hAnsi="Arial" w:cs="Arial"/>
          <w:sz w:val="22"/>
          <w:rPrChange w:id="2739" w:author="Guo, Shicheng" w:date="2019-11-07T17:21:00Z">
            <w:rPr>
              <w:rFonts w:ascii="Times New Roman" w:hAnsi="Times New Roman" w:cs="Times New Roman"/>
              <w:sz w:val="24"/>
              <w:szCs w:val="24"/>
            </w:rPr>
          </w:rPrChange>
        </w:rPr>
        <w:fldChar w:fldCharType="end"/>
      </w:r>
      <w:r w:rsidR="00870C74" w:rsidRPr="00BE3786">
        <w:rPr>
          <w:rFonts w:ascii="Arial" w:hAnsi="Arial" w:cs="Arial"/>
          <w:sz w:val="22"/>
          <w:rPrChange w:id="2740" w:author="Guo, Shicheng" w:date="2019-11-07T17:21:00Z">
            <w:rPr>
              <w:rFonts w:ascii="Times New Roman" w:hAnsi="Times New Roman" w:cs="Times New Roman"/>
              <w:sz w:val="24"/>
              <w:szCs w:val="24"/>
            </w:rPr>
          </w:rPrChange>
        </w:rPr>
        <w:fldChar w:fldCharType="end"/>
      </w:r>
      <w:r w:rsidRPr="00BE3786">
        <w:rPr>
          <w:rFonts w:ascii="Arial" w:hAnsi="Arial" w:cs="Arial"/>
          <w:sz w:val="22"/>
          <w:rPrChange w:id="2741" w:author="Guo, Shicheng" w:date="2019-11-07T17:21:00Z">
            <w:rPr>
              <w:rFonts w:ascii="Times New Roman" w:hAnsi="Times New Roman" w:cs="Times New Roman"/>
              <w:sz w:val="24"/>
              <w:szCs w:val="24"/>
            </w:rPr>
          </w:rPrChange>
        </w:rPr>
        <w:t>. Therefore,</w:t>
      </w:r>
      <w:r w:rsidR="00D67013" w:rsidRPr="00BE3786">
        <w:rPr>
          <w:rFonts w:ascii="Arial" w:hAnsi="Arial" w:cs="Arial"/>
          <w:sz w:val="22"/>
          <w:rPrChange w:id="2742" w:author="Guo, Shicheng" w:date="2019-11-07T17:21:00Z">
            <w:rPr>
              <w:rFonts w:ascii="Times New Roman" w:hAnsi="Times New Roman" w:cs="Times New Roman"/>
              <w:sz w:val="24"/>
              <w:szCs w:val="24"/>
            </w:rPr>
          </w:rPrChange>
        </w:rPr>
        <w:t xml:space="preserve"> </w:t>
      </w:r>
      <w:r w:rsidRPr="00BE3786">
        <w:rPr>
          <w:rFonts w:ascii="Arial" w:hAnsi="Arial" w:cs="Arial"/>
          <w:sz w:val="22"/>
          <w:rPrChange w:id="2743" w:author="Guo, Shicheng" w:date="2019-11-07T17:21:00Z">
            <w:rPr>
              <w:rFonts w:ascii="Times New Roman" w:hAnsi="Times New Roman" w:cs="Times New Roman"/>
              <w:sz w:val="24"/>
              <w:szCs w:val="24"/>
            </w:rPr>
          </w:rPrChange>
        </w:rPr>
        <w:t>monitoring tumor progression dynamically might give us more information.</w:t>
      </w:r>
    </w:p>
    <w:p w14:paraId="03B3F79D" w14:textId="3B27F2C4" w:rsidR="00CD5D24" w:rsidRPr="00BE3786" w:rsidRDefault="00912F7B" w:rsidP="00BE3786">
      <w:pPr>
        <w:spacing w:beforeLines="50" w:before="156" w:afterLines="50" w:after="156"/>
        <w:rPr>
          <w:rFonts w:ascii="Arial" w:hAnsi="Arial" w:cs="Arial"/>
          <w:sz w:val="22"/>
          <w:rPrChange w:id="2744" w:author="Guo, Shicheng" w:date="2019-11-07T17:21:00Z">
            <w:rPr>
              <w:rFonts w:ascii="Times New Roman" w:hAnsi="Times New Roman" w:cs="Times New Roman"/>
              <w:sz w:val="24"/>
              <w:szCs w:val="24"/>
            </w:rPr>
          </w:rPrChange>
        </w:rPr>
        <w:pPrChange w:id="2745" w:author="Guo, Shicheng" w:date="2019-11-07T17:21:00Z">
          <w:pPr>
            <w:spacing w:beforeLines="50" w:before="156" w:afterLines="50" w:after="156" w:line="360" w:lineRule="auto"/>
          </w:pPr>
        </w:pPrChange>
      </w:pPr>
      <w:r w:rsidRPr="00BE3786">
        <w:rPr>
          <w:rFonts w:ascii="Arial" w:hAnsi="Arial" w:cs="Arial"/>
          <w:sz w:val="22"/>
          <w:rPrChange w:id="2746" w:author="Guo, Shicheng" w:date="2019-11-07T17:21:00Z">
            <w:rPr>
              <w:rFonts w:ascii="Times New Roman" w:hAnsi="Times New Roman" w:cs="Times New Roman"/>
              <w:sz w:val="24"/>
              <w:szCs w:val="24"/>
            </w:rPr>
          </w:rPrChange>
        </w:rPr>
        <w:t>Our studies of genomic and epigenomic alterations have seen evidence for branching evolution in PDACs, while the evolutionary histories of a tumor inferred based on these two-omics data did not show strong agreement with each other. These results suggest that somatic mutations are likely the early tumorigenic events, but DNA methylation contributes significantly to a branched evolution in later stages.</w:t>
      </w:r>
      <w:r w:rsidR="000453A1" w:rsidRPr="00BE3786">
        <w:rPr>
          <w:rFonts w:ascii="Arial" w:hAnsi="Arial" w:cs="Arial"/>
          <w:sz w:val="22"/>
          <w:rPrChange w:id="2747" w:author="Guo, Shicheng" w:date="2019-11-07T17:21:00Z">
            <w:rPr>
              <w:rFonts w:ascii="Times New Roman" w:hAnsi="Times New Roman" w:cs="Times New Roman"/>
              <w:sz w:val="24"/>
              <w:szCs w:val="24"/>
            </w:rPr>
          </w:rPrChange>
        </w:rPr>
        <w:t xml:space="preserve"> Both of genetic and epigenetic events </w:t>
      </w:r>
      <w:r w:rsidR="00BD5B9F" w:rsidRPr="00BE3786">
        <w:rPr>
          <w:rFonts w:ascii="Arial" w:hAnsi="Arial" w:cs="Arial"/>
          <w:sz w:val="22"/>
          <w:rPrChange w:id="2748" w:author="Guo, Shicheng" w:date="2019-11-07T17:21:00Z">
            <w:rPr>
              <w:rFonts w:ascii="Times New Roman" w:hAnsi="Times New Roman" w:cs="Times New Roman"/>
              <w:sz w:val="24"/>
              <w:szCs w:val="24"/>
            </w:rPr>
          </w:rPrChange>
        </w:rPr>
        <w:t xml:space="preserve">contributes to phenotypic heterogeneity in individual tumors and </w:t>
      </w:r>
      <w:r w:rsidR="000453A1" w:rsidRPr="00BE3786">
        <w:rPr>
          <w:rFonts w:ascii="Arial" w:hAnsi="Arial" w:cs="Arial"/>
          <w:sz w:val="22"/>
          <w:rPrChange w:id="2749" w:author="Guo, Shicheng" w:date="2019-11-07T17:21:00Z">
            <w:rPr>
              <w:rFonts w:ascii="Times New Roman" w:hAnsi="Times New Roman" w:cs="Times New Roman"/>
              <w:sz w:val="24"/>
              <w:szCs w:val="24"/>
            </w:rPr>
          </w:rPrChange>
        </w:rPr>
        <w:t>might also be indicators for independent but equally successful paths taken by tumor clones towards progression.</w:t>
      </w:r>
    </w:p>
    <w:p w14:paraId="3A14B42A" w14:textId="4D3A8438" w:rsidR="00C63463" w:rsidRPr="00BE3786" w:rsidRDefault="00E55810" w:rsidP="00BE3786">
      <w:pPr>
        <w:spacing w:beforeLines="50" w:before="156" w:afterLines="50" w:after="156"/>
        <w:rPr>
          <w:rFonts w:ascii="Arial" w:hAnsi="Arial" w:cs="Arial"/>
          <w:sz w:val="22"/>
          <w:rPrChange w:id="2750" w:author="Guo, Shicheng" w:date="2019-11-07T17:21:00Z">
            <w:rPr>
              <w:rFonts w:ascii="Times New Roman" w:hAnsi="Times New Roman" w:cs="Times New Roman"/>
              <w:sz w:val="24"/>
              <w:szCs w:val="24"/>
            </w:rPr>
          </w:rPrChange>
        </w:rPr>
        <w:pPrChange w:id="2751" w:author="Guo, Shicheng" w:date="2019-11-07T17:21:00Z">
          <w:pPr>
            <w:spacing w:beforeLines="50" w:before="156" w:afterLines="50" w:after="156" w:line="360" w:lineRule="auto"/>
          </w:pPr>
        </w:pPrChange>
      </w:pPr>
      <w:r w:rsidRPr="00BE3786">
        <w:rPr>
          <w:rFonts w:ascii="Arial" w:hAnsi="Arial" w:cs="Arial"/>
          <w:sz w:val="22"/>
          <w:rPrChange w:id="2752" w:author="Guo, Shicheng" w:date="2019-11-07T17:21:00Z">
            <w:rPr>
              <w:rFonts w:ascii="Times New Roman" w:hAnsi="Times New Roman" w:cs="Times New Roman"/>
              <w:sz w:val="24"/>
              <w:szCs w:val="24"/>
            </w:rPr>
          </w:rPrChange>
        </w:rPr>
        <w:t xml:space="preserve">Nevertheless, the current study has several limitations. First, it is a retrospective study. Second, the sample size was small. Small retrospective study might limit the understanding of ITH in PDAC. In order to specify the clinical significance of ITH to guide treatment decision, we need further research with greater sample sizes and a longer follow-up period. </w:t>
      </w:r>
      <w:r w:rsidR="0086390C" w:rsidRPr="00BE3786">
        <w:rPr>
          <w:rFonts w:ascii="Arial" w:hAnsi="Arial" w:cs="Arial"/>
          <w:sz w:val="22"/>
          <w:rPrChange w:id="2753" w:author="Guo, Shicheng" w:date="2019-11-07T17:21:00Z">
            <w:rPr>
              <w:rFonts w:ascii="Times New Roman" w:hAnsi="Times New Roman" w:cs="Times New Roman"/>
              <w:sz w:val="24"/>
              <w:szCs w:val="24"/>
            </w:rPr>
          </w:rPrChange>
        </w:rPr>
        <w:t>Third, our study lacked the contents of proteomics and</w:t>
      </w:r>
      <w:r w:rsidR="00D67013" w:rsidRPr="00BE3786">
        <w:rPr>
          <w:rFonts w:ascii="Arial" w:hAnsi="Arial" w:cs="Arial"/>
          <w:sz w:val="22"/>
          <w:rPrChange w:id="2754" w:author="Guo, Shicheng" w:date="2019-11-07T17:21:00Z">
            <w:rPr>
              <w:rFonts w:ascii="Times New Roman" w:hAnsi="Times New Roman" w:cs="Times New Roman"/>
              <w:sz w:val="24"/>
              <w:szCs w:val="24"/>
            </w:rPr>
          </w:rPrChange>
        </w:rPr>
        <w:t xml:space="preserve"> </w:t>
      </w:r>
      <w:r w:rsidR="00290A1D" w:rsidRPr="00BE3786">
        <w:rPr>
          <w:rFonts w:ascii="Arial" w:hAnsi="Arial" w:cs="Arial"/>
          <w:sz w:val="22"/>
          <w:rPrChange w:id="2755" w:author="Guo, Shicheng" w:date="2019-11-07T17:21:00Z">
            <w:rPr>
              <w:rFonts w:ascii="Times New Roman" w:hAnsi="Times New Roman" w:cs="Times New Roman"/>
              <w:sz w:val="24"/>
              <w:szCs w:val="24"/>
            </w:rPr>
          </w:rPrChange>
        </w:rPr>
        <w:t>tumor immune</w:t>
      </w:r>
      <w:r w:rsidR="0086390C" w:rsidRPr="00BE3786">
        <w:rPr>
          <w:rFonts w:ascii="Arial" w:hAnsi="Arial" w:cs="Arial"/>
          <w:sz w:val="22"/>
          <w:rPrChange w:id="2756" w:author="Guo, Shicheng" w:date="2019-11-07T17:21:00Z">
            <w:rPr>
              <w:rFonts w:ascii="Times New Roman" w:hAnsi="Times New Roman" w:cs="Times New Roman"/>
              <w:sz w:val="24"/>
              <w:szCs w:val="24"/>
            </w:rPr>
          </w:rPrChange>
        </w:rPr>
        <w:t xml:space="preserve"> microenvironment</w:t>
      </w:r>
      <w:r w:rsidR="00D67013" w:rsidRPr="00BE3786">
        <w:rPr>
          <w:rFonts w:ascii="Arial" w:hAnsi="Arial" w:cs="Arial"/>
          <w:sz w:val="22"/>
          <w:rPrChange w:id="2757" w:author="Guo, Shicheng" w:date="2019-11-07T17:21:00Z">
            <w:rPr>
              <w:rFonts w:ascii="Times New Roman" w:hAnsi="Times New Roman" w:cs="Times New Roman"/>
              <w:sz w:val="24"/>
              <w:szCs w:val="24"/>
            </w:rPr>
          </w:rPrChange>
        </w:rPr>
        <w:t xml:space="preserve"> which might </w:t>
      </w:r>
      <w:r w:rsidR="00290A1D" w:rsidRPr="00BE3786">
        <w:rPr>
          <w:rFonts w:ascii="Arial" w:hAnsi="Arial" w:cs="Arial"/>
          <w:sz w:val="22"/>
          <w:rPrChange w:id="2758" w:author="Guo, Shicheng" w:date="2019-11-07T17:21:00Z">
            <w:rPr>
              <w:rFonts w:ascii="Times New Roman" w:hAnsi="Times New Roman" w:cs="Times New Roman"/>
              <w:sz w:val="24"/>
              <w:szCs w:val="24"/>
            </w:rPr>
          </w:rPrChange>
        </w:rPr>
        <w:t>provide more information about multi-dimension heterogeneity.</w:t>
      </w:r>
    </w:p>
    <w:p w14:paraId="47508CFE" w14:textId="77777777" w:rsidR="00C63463" w:rsidRPr="00BE3786" w:rsidRDefault="00E55810" w:rsidP="00BE3786">
      <w:pPr>
        <w:spacing w:beforeLines="50" w:before="156" w:afterLines="50" w:after="156"/>
        <w:rPr>
          <w:rFonts w:ascii="Arial" w:hAnsi="Arial" w:cs="Arial"/>
          <w:sz w:val="22"/>
          <w:rPrChange w:id="2759" w:author="Guo, Shicheng" w:date="2019-11-07T17:21:00Z">
            <w:rPr>
              <w:rFonts w:ascii="Times New Roman" w:hAnsi="Times New Roman" w:cs="Times New Roman"/>
              <w:sz w:val="24"/>
              <w:szCs w:val="24"/>
            </w:rPr>
          </w:rPrChange>
        </w:rPr>
        <w:pPrChange w:id="2760" w:author="Guo, Shicheng" w:date="2019-11-07T17:21:00Z">
          <w:pPr>
            <w:spacing w:beforeLines="50" w:before="156" w:afterLines="50" w:after="156" w:line="360" w:lineRule="auto"/>
          </w:pPr>
        </w:pPrChange>
      </w:pPr>
      <w:r w:rsidRPr="00BE3786">
        <w:rPr>
          <w:rFonts w:ascii="Arial" w:hAnsi="Arial" w:cs="Arial"/>
          <w:sz w:val="22"/>
          <w:rPrChange w:id="2761" w:author="Guo, Shicheng" w:date="2019-11-07T17:21:00Z">
            <w:rPr>
              <w:rFonts w:ascii="Times New Roman" w:hAnsi="Times New Roman" w:cs="Times New Roman"/>
              <w:sz w:val="24"/>
              <w:szCs w:val="24"/>
            </w:rPr>
          </w:rPrChange>
        </w:rPr>
        <w:t>In conclusion, to make comprehensive and accurate treatment strategies, we should consider the existence of ITH and optimize the sampling process according to different types of tumors. Despite the ITH in PDAC, single-region tumor sequencing might be adequate to identify the predominant driver gene mutations. The association between ITH and clinical outcomes still needs further research to clarify.</w:t>
      </w:r>
    </w:p>
    <w:p w14:paraId="783DCF07" w14:textId="77777777" w:rsidR="00C63463" w:rsidRPr="00BE3786" w:rsidRDefault="00C63463" w:rsidP="00BE3786">
      <w:pPr>
        <w:spacing w:beforeLines="50" w:before="156" w:afterLines="50" w:after="156"/>
        <w:rPr>
          <w:rFonts w:ascii="Arial" w:hAnsi="Arial" w:cs="Arial"/>
          <w:sz w:val="22"/>
          <w:rPrChange w:id="2762" w:author="Guo, Shicheng" w:date="2019-11-07T17:21:00Z">
            <w:rPr>
              <w:rFonts w:ascii="Times New Roman" w:hAnsi="Times New Roman" w:cs="Times New Roman"/>
              <w:sz w:val="24"/>
              <w:szCs w:val="24"/>
            </w:rPr>
          </w:rPrChange>
        </w:rPr>
        <w:pPrChange w:id="2763" w:author="Guo, Shicheng" w:date="2019-11-07T17:21:00Z">
          <w:pPr>
            <w:spacing w:beforeLines="50" w:before="156" w:afterLines="50" w:after="156" w:line="360" w:lineRule="auto"/>
          </w:pPr>
        </w:pPrChange>
      </w:pPr>
    </w:p>
    <w:p w14:paraId="763C28D0" w14:textId="77777777" w:rsidR="00C63463" w:rsidRPr="00BE3786" w:rsidRDefault="00E55810" w:rsidP="00BE3786">
      <w:pPr>
        <w:widowControl/>
        <w:spacing w:beforeLines="50" w:before="156" w:afterLines="50" w:after="156"/>
        <w:rPr>
          <w:rFonts w:ascii="Arial" w:hAnsi="Arial" w:cs="Arial"/>
          <w:b/>
          <w:sz w:val="22"/>
          <w:rPrChange w:id="2764" w:author="Guo, Shicheng" w:date="2019-11-07T17:21:00Z">
            <w:rPr>
              <w:rFonts w:ascii="Times New Roman" w:hAnsi="Times New Roman" w:cs="Times New Roman"/>
              <w:b/>
              <w:sz w:val="24"/>
              <w:szCs w:val="24"/>
            </w:rPr>
          </w:rPrChange>
        </w:rPr>
        <w:pPrChange w:id="2765" w:author="Guo, Shicheng" w:date="2019-11-07T17:21:00Z">
          <w:pPr>
            <w:widowControl/>
            <w:spacing w:beforeLines="50" w:before="156" w:afterLines="50" w:after="156" w:line="360" w:lineRule="auto"/>
          </w:pPr>
        </w:pPrChange>
      </w:pPr>
      <w:r w:rsidRPr="00BE3786">
        <w:rPr>
          <w:rFonts w:ascii="Arial" w:hAnsi="Arial" w:cs="Arial"/>
          <w:b/>
          <w:sz w:val="22"/>
          <w:rPrChange w:id="2766" w:author="Guo, Shicheng" w:date="2019-11-07T17:21:00Z">
            <w:rPr>
              <w:rFonts w:ascii="Times New Roman" w:hAnsi="Times New Roman" w:cs="Times New Roman"/>
              <w:b/>
              <w:sz w:val="24"/>
              <w:szCs w:val="24"/>
            </w:rPr>
          </w:rPrChange>
        </w:rPr>
        <w:t>Methods</w:t>
      </w:r>
    </w:p>
    <w:p w14:paraId="7CF6BBB4" w14:textId="5ECD6479" w:rsidR="00C63463" w:rsidRPr="00BE3786" w:rsidRDefault="00E55810" w:rsidP="00BE3786">
      <w:pPr>
        <w:spacing w:beforeLines="50" w:before="156" w:afterLines="50" w:after="156"/>
        <w:rPr>
          <w:rFonts w:ascii="Arial" w:hAnsi="Arial" w:cs="Arial"/>
          <w:sz w:val="22"/>
          <w:rPrChange w:id="2767" w:author="Guo, Shicheng" w:date="2019-11-07T17:21:00Z">
            <w:rPr>
              <w:rFonts w:ascii="Times New Roman" w:hAnsi="Times New Roman" w:cs="Times New Roman"/>
              <w:sz w:val="24"/>
              <w:szCs w:val="24"/>
            </w:rPr>
          </w:rPrChange>
        </w:rPr>
        <w:pPrChange w:id="2768" w:author="Guo, Shicheng" w:date="2019-11-07T17:21:00Z">
          <w:pPr>
            <w:spacing w:beforeLines="50" w:before="156" w:afterLines="50" w:after="156" w:line="360" w:lineRule="auto"/>
          </w:pPr>
        </w:pPrChange>
      </w:pPr>
      <w:r w:rsidRPr="00BE3786">
        <w:rPr>
          <w:rFonts w:ascii="Arial" w:hAnsi="Arial" w:cs="Arial"/>
          <w:b/>
          <w:sz w:val="22"/>
          <w:rPrChange w:id="2769" w:author="Guo, Shicheng" w:date="2019-11-07T17:21:00Z">
            <w:rPr>
              <w:rFonts w:ascii="Times New Roman" w:hAnsi="Times New Roman" w:cs="Times New Roman"/>
              <w:b/>
              <w:sz w:val="24"/>
              <w:szCs w:val="24"/>
            </w:rPr>
          </w:rPrChange>
        </w:rPr>
        <w:t xml:space="preserve">Sample collection. </w:t>
      </w:r>
      <w:r w:rsidRPr="00BE3786">
        <w:rPr>
          <w:rFonts w:ascii="Arial" w:hAnsi="Arial" w:cs="Arial"/>
          <w:sz w:val="22"/>
          <w:rPrChange w:id="2770" w:author="Guo, Shicheng" w:date="2019-11-07T17:21:00Z">
            <w:rPr>
              <w:rFonts w:ascii="Times New Roman" w:hAnsi="Times New Roman" w:cs="Times New Roman"/>
              <w:sz w:val="24"/>
              <w:szCs w:val="24"/>
            </w:rPr>
          </w:rPrChange>
        </w:rPr>
        <w:t xml:space="preserve">We collected tumor samples from </w:t>
      </w:r>
      <w:r w:rsidR="00DF4EC3" w:rsidRPr="00BE3786">
        <w:rPr>
          <w:rFonts w:ascii="Arial" w:hAnsi="Arial" w:cs="Arial"/>
          <w:sz w:val="22"/>
          <w:rPrChange w:id="2771" w:author="Guo, Shicheng" w:date="2019-11-07T17:21:00Z">
            <w:rPr>
              <w:rFonts w:ascii="Times New Roman" w:hAnsi="Times New Roman" w:cs="Times New Roman"/>
              <w:sz w:val="24"/>
              <w:szCs w:val="24"/>
            </w:rPr>
          </w:rPrChange>
        </w:rPr>
        <w:t>14</w:t>
      </w:r>
      <w:r w:rsidRPr="00BE3786">
        <w:rPr>
          <w:rFonts w:ascii="Arial" w:hAnsi="Arial" w:cs="Arial"/>
          <w:sz w:val="22"/>
          <w:rPrChange w:id="2772" w:author="Guo, Shicheng" w:date="2019-11-07T17:21:00Z">
            <w:rPr>
              <w:rFonts w:ascii="Times New Roman" w:hAnsi="Times New Roman" w:cs="Times New Roman"/>
              <w:sz w:val="24"/>
              <w:szCs w:val="24"/>
            </w:rPr>
          </w:rPrChange>
        </w:rPr>
        <w:t xml:space="preserve"> surgically resected PDAC patients who had not received previous systemic therapy. Immediately after resection, at least two regions from each primary tumors that were spatially separated by a margin of at least 0.5cm were collected by using 18-gauge needle core needle sampling. This study was in compliance with the Declaration of Helsinki Principles and was approved by the Ethics Committee of Peking Union Medical College Hospital.</w:t>
      </w:r>
    </w:p>
    <w:p w14:paraId="208BEA3E" w14:textId="77777777" w:rsidR="00C63463" w:rsidRPr="00BE3786" w:rsidRDefault="00E55810" w:rsidP="00BE3786">
      <w:pPr>
        <w:spacing w:beforeLines="50" w:before="156" w:afterLines="50" w:after="156"/>
        <w:rPr>
          <w:rFonts w:ascii="Arial" w:hAnsi="Arial" w:cs="Arial"/>
          <w:b/>
          <w:sz w:val="22"/>
          <w:rPrChange w:id="2773" w:author="Guo, Shicheng" w:date="2019-11-07T17:21:00Z">
            <w:rPr>
              <w:rFonts w:ascii="Times New Roman" w:hAnsi="Times New Roman" w:cs="Times New Roman"/>
              <w:b/>
              <w:sz w:val="24"/>
              <w:szCs w:val="24"/>
            </w:rPr>
          </w:rPrChange>
        </w:rPr>
        <w:pPrChange w:id="2774" w:author="Guo, Shicheng" w:date="2019-11-07T17:21:00Z">
          <w:pPr>
            <w:spacing w:beforeLines="50" w:before="156" w:afterLines="50" w:after="156" w:line="360" w:lineRule="auto"/>
          </w:pPr>
        </w:pPrChange>
      </w:pPr>
      <w:r w:rsidRPr="00BE3786">
        <w:rPr>
          <w:rFonts w:ascii="Arial" w:hAnsi="Arial" w:cs="Arial"/>
          <w:b/>
          <w:sz w:val="22"/>
          <w:rPrChange w:id="2775" w:author="Guo, Shicheng" w:date="2019-11-07T17:21:00Z">
            <w:rPr>
              <w:rFonts w:ascii="Times New Roman" w:hAnsi="Times New Roman" w:cs="Times New Roman"/>
              <w:b/>
              <w:sz w:val="24"/>
              <w:szCs w:val="24"/>
            </w:rPr>
          </w:rPrChange>
        </w:rPr>
        <w:lastRenderedPageBreak/>
        <w:t xml:space="preserve">DNA extraction. </w:t>
      </w:r>
      <w:r w:rsidRPr="00BE3786">
        <w:rPr>
          <w:rFonts w:ascii="Arial" w:hAnsi="Arial" w:cs="Arial"/>
          <w:sz w:val="22"/>
          <w:rPrChange w:id="2776" w:author="Guo, Shicheng" w:date="2019-11-07T17:21:00Z">
            <w:rPr>
              <w:rFonts w:ascii="Times New Roman" w:hAnsi="Times New Roman" w:cs="Times New Roman"/>
              <w:sz w:val="24"/>
              <w:szCs w:val="24"/>
            </w:rPr>
          </w:rPrChange>
        </w:rPr>
        <w:t>DNA was extracted from serial thick sections cut from tumor samples and matched peripheral blood leukocytes as germline DNA control. The invasive tumor content was estimated by pathologists, to ensure more than 50% of cells were tumor cells. The DNA was isolated from the FFPE and blood samples using the DNeasy Blood and Tissue Kit (69504, QIAGEN, Venlo, Netherlands).</w:t>
      </w:r>
    </w:p>
    <w:p w14:paraId="32A61E1F" w14:textId="77777777" w:rsidR="00C63463" w:rsidRPr="00BE3786" w:rsidRDefault="00E55810" w:rsidP="00BE3786">
      <w:pPr>
        <w:spacing w:beforeLines="50" w:before="156" w:afterLines="50" w:after="156"/>
        <w:rPr>
          <w:rFonts w:ascii="Arial" w:hAnsi="Arial" w:cs="Arial"/>
          <w:sz w:val="22"/>
          <w:rPrChange w:id="2777" w:author="Guo, Shicheng" w:date="2019-11-07T17:21:00Z">
            <w:rPr>
              <w:rFonts w:ascii="Times New Roman" w:hAnsi="Times New Roman" w:cs="Times New Roman"/>
              <w:sz w:val="24"/>
              <w:szCs w:val="24"/>
            </w:rPr>
          </w:rPrChange>
        </w:rPr>
        <w:pPrChange w:id="2778" w:author="Guo, Shicheng" w:date="2019-11-07T17:21:00Z">
          <w:pPr>
            <w:spacing w:beforeLines="50" w:before="156" w:afterLines="50" w:after="156" w:line="360" w:lineRule="auto"/>
          </w:pPr>
        </w:pPrChange>
      </w:pPr>
      <w:r w:rsidRPr="00BE3786">
        <w:rPr>
          <w:rFonts w:ascii="Arial" w:hAnsi="Arial" w:cs="Arial"/>
          <w:b/>
          <w:sz w:val="22"/>
          <w:rPrChange w:id="2779" w:author="Guo, Shicheng" w:date="2019-11-07T17:21:00Z">
            <w:rPr>
              <w:rFonts w:ascii="Times New Roman" w:hAnsi="Times New Roman" w:cs="Times New Roman"/>
              <w:b/>
              <w:sz w:val="24"/>
              <w:szCs w:val="24"/>
            </w:rPr>
          </w:rPrChange>
        </w:rPr>
        <w:t xml:space="preserve">Next-generation sequencing. </w:t>
      </w:r>
      <w:r w:rsidRPr="00BE3786">
        <w:rPr>
          <w:rFonts w:ascii="Arial" w:hAnsi="Arial" w:cs="Arial"/>
          <w:sz w:val="22"/>
          <w:rPrChange w:id="2780" w:author="Guo, Shicheng" w:date="2019-11-07T17:21:00Z">
            <w:rPr>
              <w:rFonts w:ascii="Times New Roman" w:hAnsi="Times New Roman" w:cs="Times New Roman"/>
              <w:sz w:val="24"/>
              <w:szCs w:val="24"/>
            </w:rPr>
          </w:rPrChange>
        </w:rPr>
        <w:t xml:space="preserve">We generated targeted capture pulldown and exon-wide libraries from native DNA using the xGen® Exome Research Panel (Integrated DNA Technologies, Inc., Illinois, USA) and the TruePrep DNA Library Prep Kit V2 for Illumina (#TD501, Vazyme, Nanjing, China). We also generated paired-end sequence data using an Illumina HiSeq machine. </w:t>
      </w:r>
    </w:p>
    <w:p w14:paraId="29DE5DAF" w14:textId="6091362D" w:rsidR="00C63463" w:rsidRPr="00BE3786" w:rsidRDefault="00E55810" w:rsidP="00BE3786">
      <w:pPr>
        <w:pStyle w:val="EndNoteBibliography"/>
        <w:spacing w:beforeLines="50" w:before="156" w:afterLines="50" w:after="156"/>
        <w:rPr>
          <w:rFonts w:ascii="Arial" w:hAnsi="Arial" w:cs="Arial"/>
          <w:sz w:val="22"/>
          <w:rPrChange w:id="2781" w:author="Guo, Shicheng" w:date="2019-11-07T17:21:00Z">
            <w:rPr>
              <w:rFonts w:ascii="Times New Roman" w:hAnsi="Times New Roman" w:cs="Times New Roman"/>
              <w:sz w:val="24"/>
              <w:szCs w:val="24"/>
            </w:rPr>
          </w:rPrChange>
        </w:rPr>
        <w:pPrChange w:id="2782" w:author="Guo, Shicheng" w:date="2019-11-07T17:21:00Z">
          <w:pPr>
            <w:pStyle w:val="EndNoteBibliography"/>
            <w:spacing w:beforeLines="50" w:before="156" w:afterLines="50" w:after="156" w:line="360" w:lineRule="auto"/>
          </w:pPr>
        </w:pPrChange>
      </w:pPr>
      <w:r w:rsidRPr="00BE3786">
        <w:rPr>
          <w:rFonts w:ascii="Arial" w:hAnsi="Arial" w:cs="Arial"/>
          <w:b/>
          <w:sz w:val="22"/>
          <w:rPrChange w:id="2783" w:author="Guo, Shicheng" w:date="2019-11-07T17:21:00Z">
            <w:rPr>
              <w:rFonts w:ascii="Times New Roman" w:hAnsi="Times New Roman" w:cs="Times New Roman"/>
              <w:b/>
              <w:sz w:val="24"/>
              <w:szCs w:val="24"/>
            </w:rPr>
          </w:rPrChange>
        </w:rPr>
        <w:t>Genome mapping</w:t>
      </w:r>
      <w:r w:rsidRPr="00BE3786">
        <w:rPr>
          <w:rFonts w:ascii="Arial" w:hAnsi="Arial" w:cs="Arial"/>
          <w:bCs/>
          <w:sz w:val="22"/>
          <w:rPrChange w:id="2784" w:author="Guo, Shicheng" w:date="2019-11-07T17:21:00Z">
            <w:rPr>
              <w:rFonts w:ascii="Times New Roman" w:hAnsi="Times New Roman" w:cs="Times New Roman"/>
              <w:bCs/>
              <w:sz w:val="24"/>
              <w:szCs w:val="24"/>
            </w:rPr>
          </w:rPrChange>
        </w:rPr>
        <w:t xml:space="preserve">. Whole Exome sequencing data was mapping on </w:t>
      </w:r>
      <w:r w:rsidRPr="00BE3786">
        <w:rPr>
          <w:rFonts w:ascii="Arial" w:eastAsiaTheme="minorEastAsia" w:hAnsi="Arial" w:cs="Arial"/>
          <w:bCs/>
          <w:sz w:val="22"/>
          <w:rPrChange w:id="2785" w:author="Guo, Shicheng" w:date="2019-11-07T17:21:00Z">
            <w:rPr>
              <w:rFonts w:ascii="Times New Roman" w:eastAsiaTheme="minorEastAsia" w:hAnsi="Times New Roman" w:cs="Times New Roman"/>
              <w:bCs/>
              <w:sz w:val="24"/>
              <w:szCs w:val="24"/>
            </w:rPr>
          </w:rPrChange>
        </w:rPr>
        <w:t>the GRCh37 human genome </w:t>
      </w:r>
      <w:r w:rsidRPr="00BE3786">
        <w:rPr>
          <w:rFonts w:ascii="Arial" w:hAnsi="Arial" w:cs="Arial"/>
          <w:bCs/>
          <w:sz w:val="22"/>
          <w:rPrChange w:id="2786" w:author="Guo, Shicheng" w:date="2019-11-07T17:21:00Z">
            <w:rPr>
              <w:rFonts w:ascii="Times New Roman" w:hAnsi="Times New Roman" w:cs="Times New Roman"/>
              <w:bCs/>
              <w:sz w:val="24"/>
              <w:szCs w:val="24"/>
            </w:rPr>
          </w:rPrChange>
        </w:rPr>
        <w:t>using speedseq</w:t>
      </w:r>
      <w:r w:rsidR="00870C74" w:rsidRPr="00BE3786">
        <w:rPr>
          <w:rFonts w:ascii="Arial" w:hAnsi="Arial" w:cs="Arial"/>
          <w:sz w:val="22"/>
          <w:rPrChange w:id="2787" w:author="Guo, Shicheng" w:date="2019-11-07T17:21:00Z">
            <w:rPr/>
          </w:rPrChange>
        </w:rPr>
        <w:fldChar w:fldCharType="begin"/>
      </w:r>
      <w:r w:rsidR="00870C74" w:rsidRPr="00BE3786">
        <w:rPr>
          <w:rFonts w:ascii="Arial" w:hAnsi="Arial" w:cs="Arial"/>
          <w:sz w:val="22"/>
          <w:rPrChange w:id="2788" w:author="Guo, Shicheng" w:date="2019-11-07T17:21:00Z">
            <w:rPr/>
          </w:rPrChange>
        </w:rPr>
        <w:instrText xml:space="preserve"> HYPERLINK \l "_ENREF_31" \o "Chiang, 2015 #67" </w:instrText>
      </w:r>
      <w:r w:rsidR="00870C74" w:rsidRPr="00BE3786">
        <w:rPr>
          <w:rFonts w:ascii="Arial" w:hAnsi="Arial" w:cs="Arial"/>
          <w:sz w:val="22"/>
          <w:rPrChange w:id="2789" w:author="Guo, Shicheng" w:date="2019-11-07T17:21:00Z">
            <w:rPr/>
          </w:rPrChange>
        </w:rPr>
        <w:fldChar w:fldCharType="separate"/>
      </w:r>
      <w:r w:rsidR="000670AD" w:rsidRPr="00BE3786">
        <w:rPr>
          <w:rFonts w:ascii="Arial" w:hAnsi="Arial" w:cs="Arial"/>
          <w:bCs/>
          <w:sz w:val="22"/>
          <w:rPrChange w:id="2790" w:author="Guo, Shicheng" w:date="2019-11-07T17:21:00Z">
            <w:rPr>
              <w:rFonts w:ascii="Times New Roman" w:hAnsi="Times New Roman" w:cs="Times New Roman"/>
              <w:bCs/>
              <w:sz w:val="24"/>
              <w:szCs w:val="24"/>
            </w:rPr>
          </w:rPrChange>
        </w:rPr>
        <w:fldChar w:fldCharType="begin">
          <w:fldData xml:space="preserve">PEVuZE5vdGU+PENpdGU+PEF1dGhvcj5DaGlhbmc8L0F1dGhvcj48WWVhcj4yMDE1PC9ZZWFyPjxS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</w:fldData>
        </w:fldChar>
      </w:r>
      <w:r w:rsidR="000670AD" w:rsidRPr="00BE3786">
        <w:rPr>
          <w:rFonts w:ascii="Arial" w:hAnsi="Arial" w:cs="Arial"/>
          <w:bCs/>
          <w:sz w:val="22"/>
          <w:rPrChange w:id="2791" w:author="Guo, Shicheng" w:date="2019-11-07T17:21:00Z">
            <w:rPr>
              <w:rFonts w:ascii="Times New Roman" w:hAnsi="Times New Roman" w:cs="Times New Roman"/>
              <w:bCs/>
              <w:sz w:val="24"/>
              <w:szCs w:val="24"/>
            </w:rPr>
          </w:rPrChange>
        </w:rPr>
        <w:instrText xml:space="preserve"> ADDIN EN.CITE </w:instrText>
      </w:r>
      <w:r w:rsidR="000670AD" w:rsidRPr="00BE3786">
        <w:rPr>
          <w:rFonts w:ascii="Arial" w:hAnsi="Arial" w:cs="Arial"/>
          <w:bCs/>
          <w:sz w:val="22"/>
          <w:rPrChange w:id="2792" w:author="Guo, Shicheng" w:date="2019-11-07T17:21:00Z">
            <w:rPr>
              <w:rFonts w:ascii="Times New Roman" w:hAnsi="Times New Roman" w:cs="Times New Roman"/>
              <w:bCs/>
              <w:sz w:val="24"/>
              <w:szCs w:val="24"/>
            </w:rPr>
          </w:rPrChange>
        </w:rPr>
        <w:fldChar w:fldCharType="begin">
          <w:fldData xml:space="preserve">PEVuZE5vdGU+PENpdGU+PEF1dGhvcj5DaGlhbmc8L0F1dGhvcj48WWVhcj4yMDE1PC9ZZWFyPjxS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</w:fldData>
        </w:fldChar>
      </w:r>
      <w:r w:rsidR="000670AD" w:rsidRPr="00BE3786">
        <w:rPr>
          <w:rFonts w:ascii="Arial" w:hAnsi="Arial" w:cs="Arial"/>
          <w:bCs/>
          <w:sz w:val="22"/>
          <w:rPrChange w:id="2793" w:author="Guo, Shicheng" w:date="2019-11-07T17:21:00Z">
            <w:rPr>
              <w:rFonts w:ascii="Times New Roman" w:hAnsi="Times New Roman" w:cs="Times New Roman"/>
              <w:bCs/>
              <w:sz w:val="24"/>
              <w:szCs w:val="24"/>
            </w:rPr>
          </w:rPrChange>
        </w:rPr>
        <w:instrText xml:space="preserve"> ADDIN EN.CITE.DATA </w:instrText>
      </w:r>
      <w:r w:rsidR="000670AD" w:rsidRPr="00BE3786">
        <w:rPr>
          <w:rFonts w:ascii="Arial" w:hAnsi="Arial" w:cs="Arial"/>
          <w:bCs/>
          <w:sz w:val="22"/>
          <w:rPrChange w:id="2794" w:author="Guo, Shicheng" w:date="2019-11-07T17:21:00Z">
            <w:rPr>
              <w:rFonts w:ascii="Times New Roman" w:hAnsi="Times New Roman" w:cs="Times New Roman"/>
              <w:bCs/>
              <w:sz w:val="24"/>
              <w:szCs w:val="24"/>
            </w:rPr>
          </w:rPrChange>
        </w:rPr>
      </w:r>
      <w:r w:rsidR="000670AD" w:rsidRPr="00BE3786">
        <w:rPr>
          <w:rFonts w:ascii="Arial" w:hAnsi="Arial" w:cs="Arial"/>
          <w:bCs/>
          <w:sz w:val="22"/>
          <w:rPrChange w:id="2795" w:author="Guo, Shicheng" w:date="2019-11-07T17:21:00Z">
            <w:rPr>
              <w:rFonts w:ascii="Times New Roman" w:hAnsi="Times New Roman" w:cs="Times New Roman"/>
              <w:bCs/>
              <w:sz w:val="24"/>
              <w:szCs w:val="24"/>
            </w:rPr>
          </w:rPrChange>
        </w:rPr>
        <w:fldChar w:fldCharType="end"/>
      </w:r>
      <w:r w:rsidR="000670AD" w:rsidRPr="00BE3786">
        <w:rPr>
          <w:rFonts w:ascii="Arial" w:hAnsi="Arial" w:cs="Arial"/>
          <w:bCs/>
          <w:sz w:val="22"/>
          <w:rPrChange w:id="2796" w:author="Guo, Shicheng" w:date="2019-11-07T17:21:00Z">
            <w:rPr>
              <w:rFonts w:ascii="Times New Roman" w:hAnsi="Times New Roman" w:cs="Times New Roman"/>
              <w:bCs/>
              <w:sz w:val="24"/>
              <w:szCs w:val="24"/>
            </w:rPr>
          </w:rPrChange>
        </w:rPr>
      </w:r>
      <w:r w:rsidR="000670AD" w:rsidRPr="00BE3786">
        <w:rPr>
          <w:rFonts w:ascii="Arial" w:hAnsi="Arial" w:cs="Arial"/>
          <w:bCs/>
          <w:sz w:val="22"/>
          <w:rPrChange w:id="2797" w:author="Guo, Shicheng" w:date="2019-11-07T17:21:00Z">
            <w:rPr>
              <w:rFonts w:ascii="Times New Roman" w:hAnsi="Times New Roman" w:cs="Times New Roman"/>
              <w:bCs/>
              <w:sz w:val="24"/>
              <w:szCs w:val="24"/>
            </w:rPr>
          </w:rPrChange>
        </w:rPr>
        <w:fldChar w:fldCharType="separate"/>
      </w:r>
      <w:r w:rsidR="000670AD" w:rsidRPr="00BE3786">
        <w:rPr>
          <w:rFonts w:ascii="Arial" w:hAnsi="Arial" w:cs="Arial"/>
          <w:bCs/>
          <w:noProof/>
          <w:sz w:val="22"/>
          <w:vertAlign w:val="superscript"/>
          <w:rPrChange w:id="2798" w:author="Guo, Shicheng" w:date="2019-11-07T17:21:00Z">
            <w:rPr>
              <w:rFonts w:ascii="Times New Roman" w:hAnsi="Times New Roman" w:cs="Times New Roman"/>
              <w:bCs/>
              <w:noProof/>
              <w:sz w:val="24"/>
              <w:szCs w:val="24"/>
              <w:vertAlign w:val="superscript"/>
            </w:rPr>
          </w:rPrChange>
        </w:rPr>
        <w:t>31</w:t>
      </w:r>
      <w:r w:rsidR="000670AD" w:rsidRPr="00BE3786">
        <w:rPr>
          <w:rFonts w:ascii="Arial" w:hAnsi="Arial" w:cs="Arial"/>
          <w:bCs/>
          <w:sz w:val="22"/>
          <w:rPrChange w:id="2799" w:author="Guo, Shicheng" w:date="2019-11-07T17:21:00Z">
            <w:rPr>
              <w:rFonts w:ascii="Times New Roman" w:hAnsi="Times New Roman" w:cs="Times New Roman"/>
              <w:bCs/>
              <w:sz w:val="24"/>
              <w:szCs w:val="24"/>
            </w:rPr>
          </w:rPrChange>
        </w:rPr>
        <w:fldChar w:fldCharType="end"/>
      </w:r>
      <w:r w:rsidR="00870C74" w:rsidRPr="00BE3786">
        <w:rPr>
          <w:rFonts w:ascii="Arial" w:hAnsi="Arial" w:cs="Arial"/>
          <w:bCs/>
          <w:sz w:val="22"/>
          <w:rPrChange w:id="2800" w:author="Guo, Shicheng" w:date="2019-11-07T17:21:00Z">
            <w:rPr>
              <w:rFonts w:ascii="Times New Roman" w:hAnsi="Times New Roman" w:cs="Times New Roman"/>
              <w:bCs/>
              <w:sz w:val="24"/>
              <w:szCs w:val="24"/>
            </w:rPr>
          </w:rPrChange>
        </w:rPr>
        <w:fldChar w:fldCharType="end"/>
      </w:r>
      <w:r w:rsidRPr="00BE3786">
        <w:rPr>
          <w:rFonts w:ascii="Arial" w:hAnsi="Arial" w:cs="Arial"/>
          <w:bCs/>
          <w:sz w:val="22"/>
          <w:rPrChange w:id="2801" w:author="Guo, Shicheng" w:date="2019-11-07T17:21:00Z">
            <w:rPr>
              <w:rFonts w:ascii="Times New Roman" w:hAnsi="Times New Roman" w:cs="Times New Roman"/>
              <w:bCs/>
              <w:sz w:val="24"/>
              <w:szCs w:val="24"/>
            </w:rPr>
          </w:rPrChange>
        </w:rPr>
        <w:t xml:space="preserve">. We </w:t>
      </w:r>
      <w:r w:rsidRPr="00BE3786">
        <w:rPr>
          <w:rFonts w:ascii="Arial" w:eastAsiaTheme="minorEastAsia" w:hAnsi="Arial" w:cs="Arial"/>
          <w:bCs/>
          <w:sz w:val="22"/>
          <w:rPrChange w:id="2802" w:author="Guo, Shicheng" w:date="2019-11-07T17:21:00Z">
            <w:rPr>
              <w:rFonts w:ascii="Times New Roman" w:eastAsiaTheme="minorEastAsia" w:hAnsi="Times New Roman" w:cs="Times New Roman"/>
              <w:bCs/>
              <w:sz w:val="24"/>
              <w:szCs w:val="24"/>
            </w:rPr>
          </w:rPrChange>
        </w:rPr>
        <w:t>excluded 15.6 Mb of the non-gapped genome regions where are areas of misassembly in the GRCh37 human reference genome in which variant calling is time-consuming and error-prone.</w:t>
      </w:r>
    </w:p>
    <w:p w14:paraId="52BCD4EB" w14:textId="5B489B44" w:rsidR="00C63463" w:rsidRPr="00BE3786" w:rsidRDefault="00E55810" w:rsidP="00BE3786">
      <w:pPr>
        <w:spacing w:beforeLines="50" w:before="156" w:afterLines="50" w:after="156"/>
        <w:rPr>
          <w:rFonts w:ascii="Arial" w:hAnsi="Arial" w:cs="Arial"/>
          <w:sz w:val="22"/>
          <w:rPrChange w:id="2803" w:author="Guo, Shicheng" w:date="2019-11-07T17:21:00Z">
            <w:rPr>
              <w:rFonts w:ascii="Times New Roman" w:hAnsi="Times New Roman" w:cs="Times New Roman"/>
              <w:sz w:val="24"/>
              <w:szCs w:val="24"/>
            </w:rPr>
          </w:rPrChange>
        </w:rPr>
        <w:pPrChange w:id="2804" w:author="Guo, Shicheng" w:date="2019-11-07T17:21:00Z">
          <w:pPr>
            <w:spacing w:beforeLines="50" w:before="156" w:afterLines="50" w:after="156" w:line="360" w:lineRule="auto"/>
          </w:pPr>
        </w:pPrChange>
      </w:pPr>
      <w:r w:rsidRPr="00BE3786">
        <w:rPr>
          <w:rFonts w:ascii="Arial" w:hAnsi="Arial" w:cs="Arial"/>
          <w:b/>
          <w:bCs/>
          <w:sz w:val="22"/>
          <w:rPrChange w:id="2805" w:author="Guo, Shicheng" w:date="2019-11-07T17:21:00Z">
            <w:rPr>
              <w:rFonts w:ascii="Times New Roman" w:hAnsi="Times New Roman" w:cs="Times New Roman"/>
              <w:b/>
              <w:bCs/>
              <w:sz w:val="24"/>
              <w:szCs w:val="24"/>
            </w:rPr>
          </w:rPrChange>
        </w:rPr>
        <w:t xml:space="preserve">Detection of copy number aberrations. </w:t>
      </w:r>
      <w:r w:rsidRPr="00BE3786">
        <w:rPr>
          <w:rFonts w:ascii="Arial" w:hAnsi="Arial" w:cs="Arial"/>
          <w:bCs/>
          <w:sz w:val="22"/>
          <w:rPrChange w:id="2806" w:author="Guo, Shicheng" w:date="2019-11-07T17:21:00Z">
            <w:rPr>
              <w:rFonts w:ascii="Times New Roman" w:hAnsi="Times New Roman" w:cs="Times New Roman"/>
              <w:bCs/>
              <w:sz w:val="24"/>
              <w:szCs w:val="24"/>
            </w:rPr>
          </w:rPrChange>
        </w:rPr>
        <w:t>Copy number data were derived from WES reads using CNVkit</w:t>
      </w:r>
      <w:r w:rsidR="00870C74" w:rsidRPr="00BE3786">
        <w:rPr>
          <w:rFonts w:ascii="Arial" w:hAnsi="Arial" w:cs="Arial"/>
          <w:sz w:val="22"/>
          <w:rPrChange w:id="2807" w:author="Guo, Shicheng" w:date="2019-11-07T17:21:00Z">
            <w:rPr/>
          </w:rPrChange>
        </w:rPr>
        <w:fldChar w:fldCharType="begin"/>
      </w:r>
      <w:r w:rsidR="00870C74" w:rsidRPr="00BE3786">
        <w:rPr>
          <w:rFonts w:ascii="Arial" w:hAnsi="Arial" w:cs="Arial"/>
          <w:sz w:val="22"/>
          <w:rPrChange w:id="2808" w:author="Guo, Shicheng" w:date="2019-11-07T17:21:00Z">
            <w:rPr/>
          </w:rPrChange>
        </w:rPr>
        <w:instrText xml:space="preserve"> HYPERLINK \l "_ENREF_32" \o "Talevich, 2016 #68" </w:instrText>
      </w:r>
      <w:r w:rsidR="00870C74" w:rsidRPr="00BE3786">
        <w:rPr>
          <w:rFonts w:ascii="Arial" w:hAnsi="Arial" w:cs="Arial"/>
          <w:sz w:val="22"/>
          <w:rPrChange w:id="2809" w:author="Guo, Shicheng" w:date="2019-11-07T17:21:00Z">
            <w:rPr/>
          </w:rPrChange>
        </w:rPr>
        <w:fldChar w:fldCharType="separate"/>
      </w:r>
      <w:r w:rsidR="000670AD" w:rsidRPr="00BE3786">
        <w:rPr>
          <w:rFonts w:ascii="Arial" w:hAnsi="Arial" w:cs="Arial"/>
          <w:bCs/>
          <w:sz w:val="22"/>
          <w:rPrChange w:id="2810" w:author="Guo, Shicheng" w:date="2019-11-07T17:21:00Z">
            <w:rPr>
              <w:rFonts w:ascii="Times New Roman" w:hAnsi="Times New Roman" w:cs="Times New Roman"/>
              <w:bCs/>
              <w:sz w:val="24"/>
              <w:szCs w:val="24"/>
            </w:rPr>
          </w:rPrChange>
        </w:rPr>
        <w:fldChar w:fldCharType="begin">
          <w:fldData xml:space="preserve">PEVuZE5vdGU+PENpdGU+PEF1dGhvcj5UYWxldmljaDwvQXV0aG9yPjxZZWFyPjIwMTY8L1llYXI+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</w:fldData>
        </w:fldChar>
      </w:r>
      <w:r w:rsidR="000670AD" w:rsidRPr="00BE3786">
        <w:rPr>
          <w:rFonts w:ascii="Arial" w:hAnsi="Arial" w:cs="Arial"/>
          <w:bCs/>
          <w:sz w:val="22"/>
          <w:rPrChange w:id="2811" w:author="Guo, Shicheng" w:date="2019-11-07T17:21:00Z">
            <w:rPr>
              <w:rFonts w:ascii="Times New Roman" w:hAnsi="Times New Roman" w:cs="Times New Roman"/>
              <w:bCs/>
              <w:sz w:val="24"/>
              <w:szCs w:val="24"/>
            </w:rPr>
          </w:rPrChange>
        </w:rPr>
        <w:instrText xml:space="preserve"> ADDIN EN.CITE </w:instrText>
      </w:r>
      <w:r w:rsidR="000670AD" w:rsidRPr="00BE3786">
        <w:rPr>
          <w:rFonts w:ascii="Arial" w:hAnsi="Arial" w:cs="Arial"/>
          <w:bCs/>
          <w:sz w:val="22"/>
          <w:rPrChange w:id="2812" w:author="Guo, Shicheng" w:date="2019-11-07T17:21:00Z">
            <w:rPr>
              <w:rFonts w:ascii="Times New Roman" w:hAnsi="Times New Roman" w:cs="Times New Roman"/>
              <w:bCs/>
              <w:sz w:val="24"/>
              <w:szCs w:val="24"/>
            </w:rPr>
          </w:rPrChange>
        </w:rPr>
        <w:fldChar w:fldCharType="begin">
          <w:fldData xml:space="preserve">PEVuZE5vdGU+PENpdGU+PEF1dGhvcj5UYWxldmljaDwvQXV0aG9yPjxZZWFyPjIwMTY8L1llYXI+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</w:fldData>
        </w:fldChar>
      </w:r>
      <w:r w:rsidR="000670AD" w:rsidRPr="00BE3786">
        <w:rPr>
          <w:rFonts w:ascii="Arial" w:hAnsi="Arial" w:cs="Arial"/>
          <w:bCs/>
          <w:sz w:val="22"/>
          <w:rPrChange w:id="2813" w:author="Guo, Shicheng" w:date="2019-11-07T17:21:00Z">
            <w:rPr>
              <w:rFonts w:ascii="Times New Roman" w:hAnsi="Times New Roman" w:cs="Times New Roman"/>
              <w:bCs/>
              <w:sz w:val="24"/>
              <w:szCs w:val="24"/>
            </w:rPr>
          </w:rPrChange>
        </w:rPr>
        <w:instrText xml:space="preserve"> ADDIN EN.CITE.DATA </w:instrText>
      </w:r>
      <w:r w:rsidR="000670AD" w:rsidRPr="00BE3786">
        <w:rPr>
          <w:rFonts w:ascii="Arial" w:hAnsi="Arial" w:cs="Arial"/>
          <w:bCs/>
          <w:sz w:val="22"/>
          <w:rPrChange w:id="2814" w:author="Guo, Shicheng" w:date="2019-11-07T17:21:00Z">
            <w:rPr>
              <w:rFonts w:ascii="Times New Roman" w:hAnsi="Times New Roman" w:cs="Times New Roman"/>
              <w:bCs/>
              <w:sz w:val="24"/>
              <w:szCs w:val="24"/>
            </w:rPr>
          </w:rPrChange>
        </w:rPr>
      </w:r>
      <w:r w:rsidR="000670AD" w:rsidRPr="00BE3786">
        <w:rPr>
          <w:rFonts w:ascii="Arial" w:hAnsi="Arial" w:cs="Arial"/>
          <w:bCs/>
          <w:sz w:val="22"/>
          <w:rPrChange w:id="2815" w:author="Guo, Shicheng" w:date="2019-11-07T17:21:00Z">
            <w:rPr>
              <w:rFonts w:ascii="Times New Roman" w:hAnsi="Times New Roman" w:cs="Times New Roman"/>
              <w:bCs/>
              <w:sz w:val="24"/>
              <w:szCs w:val="24"/>
            </w:rPr>
          </w:rPrChange>
        </w:rPr>
        <w:fldChar w:fldCharType="end"/>
      </w:r>
      <w:r w:rsidR="000670AD" w:rsidRPr="00BE3786">
        <w:rPr>
          <w:rFonts w:ascii="Arial" w:hAnsi="Arial" w:cs="Arial"/>
          <w:bCs/>
          <w:sz w:val="22"/>
          <w:rPrChange w:id="2816" w:author="Guo, Shicheng" w:date="2019-11-07T17:21:00Z">
            <w:rPr>
              <w:rFonts w:ascii="Times New Roman" w:hAnsi="Times New Roman" w:cs="Times New Roman"/>
              <w:bCs/>
              <w:sz w:val="24"/>
              <w:szCs w:val="24"/>
            </w:rPr>
          </w:rPrChange>
        </w:rPr>
      </w:r>
      <w:r w:rsidR="000670AD" w:rsidRPr="00BE3786">
        <w:rPr>
          <w:rFonts w:ascii="Arial" w:hAnsi="Arial" w:cs="Arial"/>
          <w:bCs/>
          <w:sz w:val="22"/>
          <w:rPrChange w:id="2817" w:author="Guo, Shicheng" w:date="2019-11-07T17:21:00Z">
            <w:rPr>
              <w:rFonts w:ascii="Times New Roman" w:hAnsi="Times New Roman" w:cs="Times New Roman"/>
              <w:bCs/>
              <w:sz w:val="24"/>
              <w:szCs w:val="24"/>
            </w:rPr>
          </w:rPrChange>
        </w:rPr>
        <w:fldChar w:fldCharType="separate"/>
      </w:r>
      <w:r w:rsidR="000670AD" w:rsidRPr="00BE3786">
        <w:rPr>
          <w:rFonts w:ascii="Arial" w:hAnsi="Arial" w:cs="Arial"/>
          <w:bCs/>
          <w:noProof/>
          <w:sz w:val="22"/>
          <w:vertAlign w:val="superscript"/>
          <w:rPrChange w:id="2818" w:author="Guo, Shicheng" w:date="2019-11-07T17:21:00Z">
            <w:rPr>
              <w:rFonts w:ascii="Times New Roman" w:hAnsi="Times New Roman" w:cs="Times New Roman"/>
              <w:bCs/>
              <w:noProof/>
              <w:sz w:val="24"/>
              <w:szCs w:val="24"/>
              <w:vertAlign w:val="superscript"/>
            </w:rPr>
          </w:rPrChange>
        </w:rPr>
        <w:t>32</w:t>
      </w:r>
      <w:r w:rsidR="000670AD" w:rsidRPr="00BE3786">
        <w:rPr>
          <w:rFonts w:ascii="Arial" w:hAnsi="Arial" w:cs="Arial"/>
          <w:bCs/>
          <w:sz w:val="22"/>
          <w:rPrChange w:id="2819" w:author="Guo, Shicheng" w:date="2019-11-07T17:21:00Z">
            <w:rPr>
              <w:rFonts w:ascii="Times New Roman" w:hAnsi="Times New Roman" w:cs="Times New Roman"/>
              <w:bCs/>
              <w:sz w:val="24"/>
              <w:szCs w:val="24"/>
            </w:rPr>
          </w:rPrChange>
        </w:rPr>
        <w:fldChar w:fldCharType="end"/>
      </w:r>
      <w:r w:rsidR="00870C74" w:rsidRPr="00BE3786">
        <w:rPr>
          <w:rFonts w:ascii="Arial" w:hAnsi="Arial" w:cs="Arial"/>
          <w:bCs/>
          <w:sz w:val="22"/>
          <w:rPrChange w:id="2820" w:author="Guo, Shicheng" w:date="2019-11-07T17:21:00Z">
            <w:rPr>
              <w:rFonts w:ascii="Times New Roman" w:hAnsi="Times New Roman" w:cs="Times New Roman"/>
              <w:bCs/>
              <w:sz w:val="24"/>
              <w:szCs w:val="24"/>
            </w:rPr>
          </w:rPrChange>
        </w:rPr>
        <w:fldChar w:fldCharType="end"/>
      </w:r>
      <w:r w:rsidRPr="00BE3786">
        <w:rPr>
          <w:rFonts w:ascii="Arial" w:hAnsi="Arial" w:cs="Arial"/>
          <w:bCs/>
          <w:sz w:val="22"/>
          <w:rPrChange w:id="2821" w:author="Guo, Shicheng" w:date="2019-11-07T17:21:00Z">
            <w:rPr>
              <w:rFonts w:ascii="Times New Roman" w:hAnsi="Times New Roman" w:cs="Times New Roman"/>
              <w:bCs/>
              <w:sz w:val="24"/>
              <w:szCs w:val="24"/>
            </w:rPr>
          </w:rPrChange>
        </w:rPr>
        <w:t>. Paired tumor samples and normal samples were analyzed using CNVkit “batch” command. Each input sample is first median-centered, then read-depth </w:t>
      </w:r>
      <w:r w:rsidR="00870C74" w:rsidRPr="00BE3786">
        <w:rPr>
          <w:rFonts w:ascii="Arial" w:hAnsi="Arial" w:cs="Arial"/>
          <w:sz w:val="22"/>
          <w:rPrChange w:id="2822" w:author="Guo, Shicheng" w:date="2019-11-07T17:21:00Z">
            <w:rPr/>
          </w:rPrChange>
        </w:rPr>
        <w:fldChar w:fldCharType="begin"/>
      </w:r>
      <w:r w:rsidR="00870C74" w:rsidRPr="00BE3786">
        <w:rPr>
          <w:rFonts w:ascii="Arial" w:hAnsi="Arial" w:cs="Arial"/>
          <w:sz w:val="22"/>
          <w:rPrChange w:id="2823" w:author="Guo, Shicheng" w:date="2019-11-07T17:21:00Z">
            <w:rPr/>
          </w:rPrChange>
        </w:rPr>
        <w:instrText xml:space="preserve"> HYPERLINK "https://cnvkit.readthedocs.io/en/stable/bias.html" </w:instrText>
      </w:r>
      <w:r w:rsidR="00870C74" w:rsidRPr="00BE3786">
        <w:rPr>
          <w:rFonts w:ascii="Arial" w:hAnsi="Arial" w:cs="Arial"/>
          <w:sz w:val="22"/>
          <w:rPrChange w:id="2824" w:author="Guo, Shicheng" w:date="2019-11-07T17:21:00Z">
            <w:rPr/>
          </w:rPrChange>
        </w:rPr>
        <w:fldChar w:fldCharType="separate"/>
      </w:r>
      <w:r w:rsidRPr="00BE3786">
        <w:rPr>
          <w:rFonts w:ascii="Arial" w:hAnsi="Arial" w:cs="Arial"/>
          <w:bCs/>
          <w:sz w:val="22"/>
          <w:rPrChange w:id="2825" w:author="Guo, Shicheng" w:date="2019-11-07T17:21:00Z">
            <w:rPr>
              <w:rFonts w:ascii="Times New Roman" w:hAnsi="Times New Roman" w:cs="Times New Roman"/>
              <w:bCs/>
              <w:sz w:val="24"/>
              <w:szCs w:val="24"/>
            </w:rPr>
          </w:rPrChange>
        </w:rPr>
        <w:t>bias corrections</w:t>
      </w:r>
      <w:r w:rsidR="00870C74" w:rsidRPr="00BE3786">
        <w:rPr>
          <w:rFonts w:ascii="Arial" w:hAnsi="Arial" w:cs="Arial"/>
          <w:bCs/>
          <w:sz w:val="22"/>
          <w:rPrChange w:id="2826" w:author="Guo, Shicheng" w:date="2019-11-07T17:21:00Z">
            <w:rPr>
              <w:rFonts w:ascii="Times New Roman" w:hAnsi="Times New Roman" w:cs="Times New Roman"/>
              <w:bCs/>
              <w:sz w:val="24"/>
              <w:szCs w:val="24"/>
            </w:rPr>
          </w:rPrChange>
        </w:rPr>
        <w:fldChar w:fldCharType="end"/>
      </w:r>
      <w:r w:rsidRPr="00BE3786">
        <w:rPr>
          <w:rFonts w:ascii="Arial" w:hAnsi="Arial" w:cs="Arial"/>
          <w:bCs/>
          <w:sz w:val="22"/>
          <w:rPrChange w:id="2827" w:author="Guo, Shicheng" w:date="2019-11-07T17:21:00Z">
            <w:rPr>
              <w:rFonts w:ascii="Times New Roman" w:hAnsi="Times New Roman" w:cs="Times New Roman"/>
              <w:bCs/>
              <w:sz w:val="24"/>
              <w:szCs w:val="24"/>
            </w:rPr>
          </w:rPrChange>
        </w:rPr>
        <w:t> are performed on each of the samples separately. The </w:t>
      </w:r>
      <w:r w:rsidR="00870C74" w:rsidRPr="00BE3786">
        <w:rPr>
          <w:rFonts w:ascii="Arial" w:hAnsi="Arial" w:cs="Arial"/>
          <w:sz w:val="22"/>
          <w:rPrChange w:id="2828" w:author="Guo, Shicheng" w:date="2019-11-07T17:21:00Z">
            <w:rPr/>
          </w:rPrChange>
        </w:rPr>
        <w:fldChar w:fldCharType="begin"/>
      </w:r>
      <w:r w:rsidR="00870C74" w:rsidRPr="00BE3786">
        <w:rPr>
          <w:rFonts w:ascii="Arial" w:hAnsi="Arial" w:cs="Arial"/>
          <w:sz w:val="22"/>
          <w:rPrChange w:id="2829" w:author="Guo, Shicheng" w:date="2019-11-07T17:21:00Z">
            <w:rPr/>
          </w:rPrChange>
        </w:rPr>
        <w:instrText xml:space="preserve"> HYPERLINK "https://cnvkit.readthedocs.io/en/stable/plots.html" \l "scatter" </w:instrText>
      </w:r>
      <w:r w:rsidR="00870C74" w:rsidRPr="00BE3786">
        <w:rPr>
          <w:rFonts w:ascii="Arial" w:hAnsi="Arial" w:cs="Arial"/>
          <w:sz w:val="22"/>
          <w:rPrChange w:id="2830" w:author="Guo, Shicheng" w:date="2019-11-07T17:21:00Z">
            <w:rPr/>
          </w:rPrChange>
        </w:rPr>
        <w:fldChar w:fldCharType="separate"/>
      </w:r>
      <w:r w:rsidRPr="00BE3786">
        <w:rPr>
          <w:rFonts w:ascii="Arial" w:hAnsi="Arial" w:cs="Arial"/>
          <w:bCs/>
          <w:sz w:val="22"/>
          <w:rPrChange w:id="2831" w:author="Guo, Shicheng" w:date="2019-11-07T17:21:00Z">
            <w:rPr>
              <w:rFonts w:ascii="Times New Roman" w:hAnsi="Times New Roman" w:cs="Times New Roman"/>
              <w:bCs/>
              <w:sz w:val="24"/>
              <w:szCs w:val="24"/>
            </w:rPr>
          </w:rPrChange>
        </w:rPr>
        <w:t>scatter</w:t>
      </w:r>
      <w:r w:rsidR="00870C74" w:rsidRPr="00BE3786">
        <w:rPr>
          <w:rFonts w:ascii="Arial" w:hAnsi="Arial" w:cs="Arial"/>
          <w:bCs/>
          <w:sz w:val="22"/>
          <w:rPrChange w:id="2832" w:author="Guo, Shicheng" w:date="2019-11-07T17:21:00Z">
            <w:rPr>
              <w:rFonts w:ascii="Times New Roman" w:hAnsi="Times New Roman" w:cs="Times New Roman"/>
              <w:bCs/>
              <w:sz w:val="24"/>
              <w:szCs w:val="24"/>
            </w:rPr>
          </w:rPrChange>
        </w:rPr>
        <w:fldChar w:fldCharType="end"/>
      </w:r>
      <w:r w:rsidRPr="00BE3786">
        <w:rPr>
          <w:rFonts w:ascii="Arial" w:hAnsi="Arial" w:cs="Arial"/>
          <w:bCs/>
          <w:sz w:val="22"/>
          <w:rPrChange w:id="2833" w:author="Guo, Shicheng" w:date="2019-11-07T17:21:00Z">
            <w:rPr>
              <w:rFonts w:ascii="Times New Roman" w:hAnsi="Times New Roman" w:cs="Times New Roman"/>
              <w:bCs/>
              <w:sz w:val="24"/>
              <w:szCs w:val="24"/>
            </w:rPr>
          </w:rPrChange>
        </w:rPr>
        <w:t> and </w:t>
      </w:r>
      <w:r w:rsidR="00870C74" w:rsidRPr="00BE3786">
        <w:rPr>
          <w:rFonts w:ascii="Arial" w:hAnsi="Arial" w:cs="Arial"/>
          <w:sz w:val="22"/>
          <w:rPrChange w:id="2834" w:author="Guo, Shicheng" w:date="2019-11-07T17:21:00Z">
            <w:rPr/>
          </w:rPrChange>
        </w:rPr>
        <w:fldChar w:fldCharType="begin"/>
      </w:r>
      <w:r w:rsidR="00870C74" w:rsidRPr="00BE3786">
        <w:rPr>
          <w:rFonts w:ascii="Arial" w:hAnsi="Arial" w:cs="Arial"/>
          <w:sz w:val="22"/>
          <w:rPrChange w:id="2835" w:author="Guo, Shicheng" w:date="2019-11-07T17:21:00Z">
            <w:rPr/>
          </w:rPrChange>
        </w:rPr>
        <w:instrText xml:space="preserve"> HYPERLINK "https://cnvkit.readthedocs.io/en/stable/plots.html" \l "heatmap" </w:instrText>
      </w:r>
      <w:r w:rsidR="00870C74" w:rsidRPr="00BE3786">
        <w:rPr>
          <w:rFonts w:ascii="Arial" w:hAnsi="Arial" w:cs="Arial"/>
          <w:sz w:val="22"/>
          <w:rPrChange w:id="2836" w:author="Guo, Shicheng" w:date="2019-11-07T17:21:00Z">
            <w:rPr/>
          </w:rPrChange>
        </w:rPr>
        <w:fldChar w:fldCharType="separate"/>
      </w:r>
      <w:r w:rsidRPr="00BE3786">
        <w:rPr>
          <w:rFonts w:ascii="Arial" w:hAnsi="Arial" w:cs="Arial"/>
          <w:bCs/>
          <w:sz w:val="22"/>
          <w:rPrChange w:id="2837" w:author="Guo, Shicheng" w:date="2019-11-07T17:21:00Z">
            <w:rPr>
              <w:rFonts w:ascii="Times New Roman" w:hAnsi="Times New Roman" w:cs="Times New Roman"/>
              <w:bCs/>
              <w:sz w:val="24"/>
              <w:szCs w:val="24"/>
            </w:rPr>
          </w:rPrChange>
        </w:rPr>
        <w:t>heatmap</w:t>
      </w:r>
      <w:r w:rsidR="00870C74" w:rsidRPr="00BE3786">
        <w:rPr>
          <w:rFonts w:ascii="Arial" w:hAnsi="Arial" w:cs="Arial"/>
          <w:bCs/>
          <w:sz w:val="22"/>
          <w:rPrChange w:id="2838" w:author="Guo, Shicheng" w:date="2019-11-07T17:21:00Z">
            <w:rPr>
              <w:rFonts w:ascii="Times New Roman" w:hAnsi="Times New Roman" w:cs="Times New Roman"/>
              <w:bCs/>
              <w:sz w:val="24"/>
              <w:szCs w:val="24"/>
            </w:rPr>
          </w:rPrChange>
        </w:rPr>
        <w:fldChar w:fldCharType="end"/>
      </w:r>
      <w:r w:rsidRPr="00BE3786">
        <w:rPr>
          <w:rFonts w:ascii="Arial" w:hAnsi="Arial" w:cs="Arial"/>
          <w:bCs/>
          <w:sz w:val="22"/>
          <w:rPrChange w:id="2839" w:author="Guo, Shicheng" w:date="2019-11-07T17:21:00Z">
            <w:rPr>
              <w:rFonts w:ascii="Times New Roman" w:hAnsi="Times New Roman" w:cs="Times New Roman"/>
              <w:bCs/>
              <w:sz w:val="24"/>
              <w:szCs w:val="24"/>
            </w:rPr>
          </w:rPrChange>
        </w:rPr>
        <w:t> plots for CNV were generated. The recurrent CNV Gain and loss events across all samples were summarized and visulized using R heatmap package.</w:t>
      </w:r>
    </w:p>
    <w:p w14:paraId="31412D1D" w14:textId="6E6E3FDA" w:rsidR="00C63463" w:rsidRPr="00BE3786" w:rsidRDefault="00E55810" w:rsidP="00BE3786">
      <w:pPr>
        <w:spacing w:beforeLines="50" w:before="156" w:afterLines="50" w:after="156"/>
        <w:rPr>
          <w:rFonts w:ascii="Arial" w:eastAsia="DengXian" w:hAnsi="Arial" w:cs="Arial"/>
          <w:spacing w:val="2"/>
          <w:sz w:val="22"/>
          <w:shd w:val="clear" w:color="auto" w:fill="FFFFFF"/>
          <w:rPrChange w:id="2840" w:author="Guo, Shicheng" w:date="2019-11-07T17:21:00Z">
            <w:rPr>
              <w:rFonts w:ascii="Times New Roman" w:eastAsia="DengXian" w:hAnsi="Times New Roman" w:cs="Times New Roman"/>
              <w:spacing w:val="2"/>
              <w:sz w:val="24"/>
              <w:szCs w:val="24"/>
              <w:shd w:val="clear" w:color="auto" w:fill="FFFFFF"/>
            </w:rPr>
          </w:rPrChange>
        </w:rPr>
        <w:pPrChange w:id="2841" w:author="Guo, Shicheng" w:date="2019-11-07T17:21:00Z">
          <w:pPr>
            <w:spacing w:beforeLines="50" w:before="156" w:afterLines="50" w:after="156" w:line="360" w:lineRule="auto"/>
          </w:pPr>
        </w:pPrChange>
      </w:pPr>
      <w:r w:rsidRPr="00BE3786">
        <w:rPr>
          <w:rFonts w:ascii="Arial" w:hAnsi="Arial" w:cs="Arial"/>
          <w:b/>
          <w:sz w:val="22"/>
          <w:rPrChange w:id="2842" w:author="Guo, Shicheng" w:date="2019-11-07T17:21:00Z">
            <w:rPr>
              <w:rFonts w:ascii="Times New Roman" w:hAnsi="Times New Roman" w:cs="Times New Roman"/>
              <w:b/>
              <w:sz w:val="24"/>
              <w:szCs w:val="24"/>
            </w:rPr>
          </w:rPrChange>
        </w:rPr>
        <w:t xml:space="preserve">Variant calling and annotation and Mutation signature analysis. </w:t>
      </w:r>
      <w:r w:rsidRPr="00BE3786">
        <w:rPr>
          <w:rFonts w:ascii="Arial" w:hAnsi="Arial" w:cs="Arial"/>
          <w:bCs/>
          <w:sz w:val="22"/>
          <w:rPrChange w:id="2843" w:author="Guo, Shicheng" w:date="2019-11-07T17:21:00Z">
            <w:rPr>
              <w:rFonts w:ascii="Times New Roman" w:hAnsi="Times New Roman" w:cs="Times New Roman"/>
              <w:bCs/>
              <w:sz w:val="24"/>
              <w:szCs w:val="24"/>
            </w:rPr>
          </w:rPrChange>
        </w:rPr>
        <w:t>Germline variations were identified via SpeedSeq, and somatic mutations were identified via Mutect</w:t>
      </w:r>
      <w:r w:rsidR="00870C74" w:rsidRPr="00BE3786">
        <w:rPr>
          <w:rFonts w:ascii="Arial" w:hAnsi="Arial" w:cs="Arial"/>
          <w:sz w:val="22"/>
          <w:rPrChange w:id="2844" w:author="Guo, Shicheng" w:date="2019-11-07T17:21:00Z">
            <w:rPr/>
          </w:rPrChange>
        </w:rPr>
        <w:fldChar w:fldCharType="begin"/>
      </w:r>
      <w:r w:rsidR="00870C74" w:rsidRPr="00BE3786">
        <w:rPr>
          <w:rFonts w:ascii="Arial" w:hAnsi="Arial" w:cs="Arial"/>
          <w:sz w:val="22"/>
          <w:rPrChange w:id="2845" w:author="Guo, Shicheng" w:date="2019-11-07T17:21:00Z">
            <w:rPr/>
          </w:rPrChange>
        </w:rPr>
        <w:instrText xml:space="preserve"> HYPERLINK \l "_ENREF_33" \o "Cibulskis, 2013 #69" </w:instrText>
      </w:r>
      <w:r w:rsidR="00870C74" w:rsidRPr="00BE3786">
        <w:rPr>
          <w:rFonts w:ascii="Arial" w:hAnsi="Arial" w:cs="Arial"/>
          <w:sz w:val="22"/>
          <w:rPrChange w:id="2846" w:author="Guo, Shicheng" w:date="2019-11-07T17:21:00Z">
            <w:rPr/>
          </w:rPrChange>
        </w:rPr>
        <w:fldChar w:fldCharType="separate"/>
      </w:r>
      <w:r w:rsidR="000670AD" w:rsidRPr="00BE3786">
        <w:rPr>
          <w:rFonts w:ascii="Arial" w:hAnsi="Arial" w:cs="Arial"/>
          <w:bCs/>
          <w:sz w:val="22"/>
          <w:rPrChange w:id="2847" w:author="Guo, Shicheng" w:date="2019-11-07T17:21:00Z">
            <w:rPr>
              <w:rFonts w:ascii="Times New Roman" w:hAnsi="Times New Roman" w:cs="Times New Roman"/>
              <w:bCs/>
              <w:sz w:val="24"/>
              <w:szCs w:val="24"/>
            </w:rPr>
          </w:rPrChange>
        </w:rPr>
        <w:fldChar w:fldCharType="begin">
          <w:fldData xml:space="preserve">PEVuZE5vdGU+PENpdGU+PEF1dGhvcj5DaWJ1bHNraXM8L0F1dGhvcj48WWVhcj4yMDEzPC9ZZWFy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</w:fldData>
        </w:fldChar>
      </w:r>
      <w:r w:rsidR="000670AD" w:rsidRPr="00BE3786">
        <w:rPr>
          <w:rFonts w:ascii="Arial" w:hAnsi="Arial" w:cs="Arial"/>
          <w:bCs/>
          <w:sz w:val="22"/>
          <w:rPrChange w:id="2848" w:author="Guo, Shicheng" w:date="2019-11-07T17:21:00Z">
            <w:rPr>
              <w:rFonts w:ascii="Times New Roman" w:hAnsi="Times New Roman" w:cs="Times New Roman"/>
              <w:bCs/>
              <w:sz w:val="24"/>
              <w:szCs w:val="24"/>
            </w:rPr>
          </w:rPrChange>
        </w:rPr>
        <w:instrText xml:space="preserve"> ADDIN EN.CITE </w:instrText>
      </w:r>
      <w:r w:rsidR="000670AD" w:rsidRPr="00BE3786">
        <w:rPr>
          <w:rFonts w:ascii="Arial" w:hAnsi="Arial" w:cs="Arial"/>
          <w:bCs/>
          <w:sz w:val="22"/>
          <w:rPrChange w:id="2849" w:author="Guo, Shicheng" w:date="2019-11-07T17:21:00Z">
            <w:rPr>
              <w:rFonts w:ascii="Times New Roman" w:hAnsi="Times New Roman" w:cs="Times New Roman"/>
              <w:bCs/>
              <w:sz w:val="24"/>
              <w:szCs w:val="24"/>
            </w:rPr>
          </w:rPrChange>
        </w:rPr>
        <w:fldChar w:fldCharType="begin">
          <w:fldData xml:space="preserve">PEVuZE5vdGU+PENpdGU+PEF1dGhvcj5DaWJ1bHNraXM8L0F1dGhvcj48WWVhcj4yMDEzPC9ZZWFy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</w:fldData>
        </w:fldChar>
      </w:r>
      <w:r w:rsidR="000670AD" w:rsidRPr="00BE3786">
        <w:rPr>
          <w:rFonts w:ascii="Arial" w:hAnsi="Arial" w:cs="Arial"/>
          <w:bCs/>
          <w:sz w:val="22"/>
          <w:rPrChange w:id="2850" w:author="Guo, Shicheng" w:date="2019-11-07T17:21:00Z">
            <w:rPr>
              <w:rFonts w:ascii="Times New Roman" w:hAnsi="Times New Roman" w:cs="Times New Roman"/>
              <w:bCs/>
              <w:sz w:val="24"/>
              <w:szCs w:val="24"/>
            </w:rPr>
          </w:rPrChange>
        </w:rPr>
        <w:instrText xml:space="preserve"> ADDIN EN.CITE.DATA </w:instrText>
      </w:r>
      <w:r w:rsidR="000670AD" w:rsidRPr="00BE3786">
        <w:rPr>
          <w:rFonts w:ascii="Arial" w:hAnsi="Arial" w:cs="Arial"/>
          <w:bCs/>
          <w:sz w:val="22"/>
          <w:rPrChange w:id="2851" w:author="Guo, Shicheng" w:date="2019-11-07T17:21:00Z">
            <w:rPr>
              <w:rFonts w:ascii="Times New Roman" w:hAnsi="Times New Roman" w:cs="Times New Roman"/>
              <w:bCs/>
              <w:sz w:val="24"/>
              <w:szCs w:val="24"/>
            </w:rPr>
          </w:rPrChange>
        </w:rPr>
      </w:r>
      <w:r w:rsidR="000670AD" w:rsidRPr="00BE3786">
        <w:rPr>
          <w:rFonts w:ascii="Arial" w:hAnsi="Arial" w:cs="Arial"/>
          <w:bCs/>
          <w:sz w:val="22"/>
          <w:rPrChange w:id="2852" w:author="Guo, Shicheng" w:date="2019-11-07T17:21:00Z">
            <w:rPr>
              <w:rFonts w:ascii="Times New Roman" w:hAnsi="Times New Roman" w:cs="Times New Roman"/>
              <w:bCs/>
              <w:sz w:val="24"/>
              <w:szCs w:val="24"/>
            </w:rPr>
          </w:rPrChange>
        </w:rPr>
        <w:fldChar w:fldCharType="end"/>
      </w:r>
      <w:r w:rsidR="000670AD" w:rsidRPr="00BE3786">
        <w:rPr>
          <w:rFonts w:ascii="Arial" w:hAnsi="Arial" w:cs="Arial"/>
          <w:bCs/>
          <w:sz w:val="22"/>
          <w:rPrChange w:id="2853" w:author="Guo, Shicheng" w:date="2019-11-07T17:21:00Z">
            <w:rPr>
              <w:rFonts w:ascii="Times New Roman" w:hAnsi="Times New Roman" w:cs="Times New Roman"/>
              <w:bCs/>
              <w:sz w:val="24"/>
              <w:szCs w:val="24"/>
            </w:rPr>
          </w:rPrChange>
        </w:rPr>
      </w:r>
      <w:r w:rsidR="000670AD" w:rsidRPr="00BE3786">
        <w:rPr>
          <w:rFonts w:ascii="Arial" w:hAnsi="Arial" w:cs="Arial"/>
          <w:bCs/>
          <w:sz w:val="22"/>
          <w:rPrChange w:id="2854" w:author="Guo, Shicheng" w:date="2019-11-07T17:21:00Z">
            <w:rPr>
              <w:rFonts w:ascii="Times New Roman" w:hAnsi="Times New Roman" w:cs="Times New Roman"/>
              <w:bCs/>
              <w:sz w:val="24"/>
              <w:szCs w:val="24"/>
            </w:rPr>
          </w:rPrChange>
        </w:rPr>
        <w:fldChar w:fldCharType="separate"/>
      </w:r>
      <w:r w:rsidR="000670AD" w:rsidRPr="00BE3786">
        <w:rPr>
          <w:rFonts w:ascii="Arial" w:hAnsi="Arial" w:cs="Arial"/>
          <w:bCs/>
          <w:noProof/>
          <w:sz w:val="22"/>
          <w:vertAlign w:val="superscript"/>
          <w:rPrChange w:id="2855" w:author="Guo, Shicheng" w:date="2019-11-07T17:21:00Z">
            <w:rPr>
              <w:rFonts w:ascii="Times New Roman" w:hAnsi="Times New Roman" w:cs="Times New Roman"/>
              <w:bCs/>
              <w:noProof/>
              <w:sz w:val="24"/>
              <w:szCs w:val="24"/>
              <w:vertAlign w:val="superscript"/>
            </w:rPr>
          </w:rPrChange>
        </w:rPr>
        <w:t>33</w:t>
      </w:r>
      <w:r w:rsidR="000670AD" w:rsidRPr="00BE3786">
        <w:rPr>
          <w:rFonts w:ascii="Arial" w:hAnsi="Arial" w:cs="Arial"/>
          <w:bCs/>
          <w:sz w:val="22"/>
          <w:rPrChange w:id="2856" w:author="Guo, Shicheng" w:date="2019-11-07T17:21:00Z">
            <w:rPr>
              <w:rFonts w:ascii="Times New Roman" w:hAnsi="Times New Roman" w:cs="Times New Roman"/>
              <w:bCs/>
              <w:sz w:val="24"/>
              <w:szCs w:val="24"/>
            </w:rPr>
          </w:rPrChange>
        </w:rPr>
        <w:fldChar w:fldCharType="end"/>
      </w:r>
      <w:r w:rsidR="00870C74" w:rsidRPr="00BE3786">
        <w:rPr>
          <w:rFonts w:ascii="Arial" w:hAnsi="Arial" w:cs="Arial"/>
          <w:bCs/>
          <w:sz w:val="22"/>
          <w:rPrChange w:id="2857" w:author="Guo, Shicheng" w:date="2019-11-07T17:21:00Z">
            <w:rPr>
              <w:rFonts w:ascii="Times New Roman" w:hAnsi="Times New Roman" w:cs="Times New Roman"/>
              <w:bCs/>
              <w:sz w:val="24"/>
              <w:szCs w:val="24"/>
            </w:rPr>
          </w:rPrChange>
        </w:rPr>
        <w:fldChar w:fldCharType="end"/>
      </w:r>
      <w:r w:rsidRPr="00BE3786">
        <w:rPr>
          <w:rFonts w:ascii="Arial" w:hAnsi="Arial" w:cs="Arial"/>
          <w:bCs/>
          <w:sz w:val="22"/>
          <w:rPrChange w:id="2858" w:author="Guo, Shicheng" w:date="2019-11-07T17:21:00Z">
            <w:rPr>
              <w:rFonts w:ascii="Times New Roman" w:hAnsi="Times New Roman" w:cs="Times New Roman"/>
              <w:bCs/>
              <w:sz w:val="24"/>
              <w:szCs w:val="24"/>
            </w:rPr>
          </w:rPrChange>
        </w:rPr>
        <w:t>. Somatic indels were called using SomaticIndelDetector</w:t>
      </w:r>
      <w:r w:rsidR="00870C74" w:rsidRPr="00BE3786">
        <w:rPr>
          <w:rFonts w:ascii="Arial" w:hAnsi="Arial" w:cs="Arial"/>
          <w:sz w:val="22"/>
          <w:rPrChange w:id="2859" w:author="Guo, Shicheng" w:date="2019-11-07T17:21:00Z">
            <w:rPr/>
          </w:rPrChange>
        </w:rPr>
        <w:fldChar w:fldCharType="begin"/>
      </w:r>
      <w:r w:rsidR="00870C74" w:rsidRPr="00BE3786">
        <w:rPr>
          <w:rFonts w:ascii="Arial" w:hAnsi="Arial" w:cs="Arial"/>
          <w:sz w:val="22"/>
          <w:rPrChange w:id="2860" w:author="Guo, Shicheng" w:date="2019-11-07T17:21:00Z">
            <w:rPr/>
          </w:rPrChange>
        </w:rPr>
        <w:instrText xml:space="preserve"> HYPERLINK \l "_ENREF_34" \o "DePristo, 2011 #76" </w:instrText>
      </w:r>
      <w:r w:rsidR="00870C74" w:rsidRPr="00BE3786">
        <w:rPr>
          <w:rFonts w:ascii="Arial" w:hAnsi="Arial" w:cs="Arial"/>
          <w:sz w:val="22"/>
          <w:rPrChange w:id="2861" w:author="Guo, Shicheng" w:date="2019-11-07T17:21:00Z">
            <w:rPr/>
          </w:rPrChange>
        </w:rPr>
        <w:fldChar w:fldCharType="separate"/>
      </w:r>
      <w:r w:rsidR="000670AD" w:rsidRPr="00BE3786">
        <w:rPr>
          <w:rFonts w:ascii="Arial" w:hAnsi="Arial" w:cs="Arial"/>
          <w:bCs/>
          <w:sz w:val="22"/>
          <w:rPrChange w:id="2862" w:author="Guo, Shicheng" w:date="2019-11-07T17:21:00Z">
            <w:rPr>
              <w:rFonts w:ascii="Times New Roman" w:hAnsi="Times New Roman" w:cs="Times New Roman"/>
              <w:bCs/>
              <w:sz w:val="24"/>
              <w:szCs w:val="24"/>
            </w:rPr>
          </w:rPrChange>
        </w:rPr>
        <w:fldChar w:fldCharType="begin">
          <w:fldData xml:space="preserve">PEVuZE5vdGU+PENpdGU+PEF1dGhvcj5EZVByaXN0bzwvQXV0aG9yPjxZZWFyPjIwMTE8L1llYXI+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</w:fldData>
        </w:fldChar>
      </w:r>
      <w:r w:rsidR="000670AD" w:rsidRPr="00BE3786">
        <w:rPr>
          <w:rFonts w:ascii="Arial" w:hAnsi="Arial" w:cs="Arial"/>
          <w:bCs/>
          <w:sz w:val="22"/>
          <w:rPrChange w:id="2863" w:author="Guo, Shicheng" w:date="2019-11-07T17:21:00Z">
            <w:rPr>
              <w:rFonts w:ascii="Times New Roman" w:hAnsi="Times New Roman" w:cs="Times New Roman"/>
              <w:bCs/>
              <w:sz w:val="24"/>
              <w:szCs w:val="24"/>
            </w:rPr>
          </w:rPrChange>
        </w:rPr>
        <w:instrText xml:space="preserve"> ADDIN EN.CITE </w:instrText>
      </w:r>
      <w:r w:rsidR="000670AD" w:rsidRPr="00BE3786">
        <w:rPr>
          <w:rFonts w:ascii="Arial" w:hAnsi="Arial" w:cs="Arial"/>
          <w:bCs/>
          <w:sz w:val="22"/>
          <w:rPrChange w:id="2864" w:author="Guo, Shicheng" w:date="2019-11-07T17:21:00Z">
            <w:rPr>
              <w:rFonts w:ascii="Times New Roman" w:hAnsi="Times New Roman" w:cs="Times New Roman"/>
              <w:bCs/>
              <w:sz w:val="24"/>
              <w:szCs w:val="24"/>
            </w:rPr>
          </w:rPrChange>
        </w:rPr>
        <w:fldChar w:fldCharType="begin">
          <w:fldData xml:space="preserve">PEVuZE5vdGU+PENpdGU+PEF1dGhvcj5EZVByaXN0bzwvQXV0aG9yPjxZZWFyPjIwMTE8L1llYXI+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</w:fldData>
        </w:fldChar>
      </w:r>
      <w:r w:rsidR="000670AD" w:rsidRPr="00BE3786">
        <w:rPr>
          <w:rFonts w:ascii="Arial" w:hAnsi="Arial" w:cs="Arial"/>
          <w:bCs/>
          <w:sz w:val="22"/>
          <w:rPrChange w:id="2865" w:author="Guo, Shicheng" w:date="2019-11-07T17:21:00Z">
            <w:rPr>
              <w:rFonts w:ascii="Times New Roman" w:hAnsi="Times New Roman" w:cs="Times New Roman"/>
              <w:bCs/>
              <w:sz w:val="24"/>
              <w:szCs w:val="24"/>
            </w:rPr>
          </w:rPrChange>
        </w:rPr>
        <w:instrText xml:space="preserve"> ADDIN EN.CITE.DATA </w:instrText>
      </w:r>
      <w:r w:rsidR="000670AD" w:rsidRPr="00BE3786">
        <w:rPr>
          <w:rFonts w:ascii="Arial" w:hAnsi="Arial" w:cs="Arial"/>
          <w:bCs/>
          <w:sz w:val="22"/>
          <w:rPrChange w:id="2866" w:author="Guo, Shicheng" w:date="2019-11-07T17:21:00Z">
            <w:rPr>
              <w:rFonts w:ascii="Times New Roman" w:hAnsi="Times New Roman" w:cs="Times New Roman"/>
              <w:bCs/>
              <w:sz w:val="24"/>
              <w:szCs w:val="24"/>
            </w:rPr>
          </w:rPrChange>
        </w:rPr>
      </w:r>
      <w:r w:rsidR="000670AD" w:rsidRPr="00BE3786">
        <w:rPr>
          <w:rFonts w:ascii="Arial" w:hAnsi="Arial" w:cs="Arial"/>
          <w:bCs/>
          <w:sz w:val="22"/>
          <w:rPrChange w:id="2867" w:author="Guo, Shicheng" w:date="2019-11-07T17:21:00Z">
            <w:rPr>
              <w:rFonts w:ascii="Times New Roman" w:hAnsi="Times New Roman" w:cs="Times New Roman"/>
              <w:bCs/>
              <w:sz w:val="24"/>
              <w:szCs w:val="24"/>
            </w:rPr>
          </w:rPrChange>
        </w:rPr>
        <w:fldChar w:fldCharType="end"/>
      </w:r>
      <w:r w:rsidR="000670AD" w:rsidRPr="00BE3786">
        <w:rPr>
          <w:rFonts w:ascii="Arial" w:hAnsi="Arial" w:cs="Arial"/>
          <w:bCs/>
          <w:sz w:val="22"/>
          <w:rPrChange w:id="2868" w:author="Guo, Shicheng" w:date="2019-11-07T17:21:00Z">
            <w:rPr>
              <w:rFonts w:ascii="Times New Roman" w:hAnsi="Times New Roman" w:cs="Times New Roman"/>
              <w:bCs/>
              <w:sz w:val="24"/>
              <w:szCs w:val="24"/>
            </w:rPr>
          </w:rPrChange>
        </w:rPr>
      </w:r>
      <w:r w:rsidR="000670AD" w:rsidRPr="00BE3786">
        <w:rPr>
          <w:rFonts w:ascii="Arial" w:hAnsi="Arial" w:cs="Arial"/>
          <w:bCs/>
          <w:sz w:val="22"/>
          <w:rPrChange w:id="2869" w:author="Guo, Shicheng" w:date="2019-11-07T17:21:00Z">
            <w:rPr>
              <w:rFonts w:ascii="Times New Roman" w:hAnsi="Times New Roman" w:cs="Times New Roman"/>
              <w:bCs/>
              <w:sz w:val="24"/>
              <w:szCs w:val="24"/>
            </w:rPr>
          </w:rPrChange>
        </w:rPr>
        <w:fldChar w:fldCharType="separate"/>
      </w:r>
      <w:r w:rsidR="000670AD" w:rsidRPr="00BE3786">
        <w:rPr>
          <w:rFonts w:ascii="Arial" w:hAnsi="Arial" w:cs="Arial"/>
          <w:bCs/>
          <w:noProof/>
          <w:sz w:val="22"/>
          <w:vertAlign w:val="superscript"/>
          <w:rPrChange w:id="2870" w:author="Guo, Shicheng" w:date="2019-11-07T17:21:00Z">
            <w:rPr>
              <w:rFonts w:ascii="Times New Roman" w:hAnsi="Times New Roman" w:cs="Times New Roman"/>
              <w:bCs/>
              <w:noProof/>
              <w:sz w:val="24"/>
              <w:szCs w:val="24"/>
              <w:vertAlign w:val="superscript"/>
            </w:rPr>
          </w:rPrChange>
        </w:rPr>
        <w:t>34</w:t>
      </w:r>
      <w:r w:rsidR="000670AD" w:rsidRPr="00BE3786">
        <w:rPr>
          <w:rFonts w:ascii="Arial" w:hAnsi="Arial" w:cs="Arial"/>
          <w:bCs/>
          <w:sz w:val="22"/>
          <w:rPrChange w:id="2871" w:author="Guo, Shicheng" w:date="2019-11-07T17:21:00Z">
            <w:rPr>
              <w:rFonts w:ascii="Times New Roman" w:hAnsi="Times New Roman" w:cs="Times New Roman"/>
              <w:bCs/>
              <w:sz w:val="24"/>
              <w:szCs w:val="24"/>
            </w:rPr>
          </w:rPrChange>
        </w:rPr>
        <w:fldChar w:fldCharType="end"/>
      </w:r>
      <w:r w:rsidR="00870C74" w:rsidRPr="00BE3786">
        <w:rPr>
          <w:rFonts w:ascii="Arial" w:hAnsi="Arial" w:cs="Arial"/>
          <w:bCs/>
          <w:sz w:val="22"/>
          <w:rPrChange w:id="2872" w:author="Guo, Shicheng" w:date="2019-11-07T17:21:00Z">
            <w:rPr>
              <w:rFonts w:ascii="Times New Roman" w:hAnsi="Times New Roman" w:cs="Times New Roman"/>
              <w:bCs/>
              <w:sz w:val="24"/>
              <w:szCs w:val="24"/>
            </w:rPr>
          </w:rPrChange>
        </w:rPr>
        <w:fldChar w:fldCharType="end"/>
      </w:r>
      <w:r w:rsidRPr="00BE3786">
        <w:rPr>
          <w:rFonts w:ascii="Arial" w:hAnsi="Arial" w:cs="Arial"/>
          <w:bCs/>
          <w:sz w:val="22"/>
          <w:rPrChange w:id="2873" w:author="Guo, Shicheng" w:date="2019-11-07T17:21:00Z">
            <w:rPr>
              <w:rFonts w:ascii="Times New Roman" w:hAnsi="Times New Roman" w:cs="Times New Roman"/>
              <w:bCs/>
              <w:sz w:val="24"/>
              <w:szCs w:val="24"/>
            </w:rPr>
          </w:rPrChange>
        </w:rPr>
        <w:t xml:space="preserve">. The high quality of somatic mutations and indels were selected. The variant data were annotated using ANNOVAR </w:t>
      </w:r>
      <w:r w:rsidR="00870C74" w:rsidRPr="00BE3786">
        <w:rPr>
          <w:rFonts w:ascii="Arial" w:hAnsi="Arial" w:cs="Arial"/>
          <w:sz w:val="22"/>
          <w:rPrChange w:id="2874" w:author="Guo, Shicheng" w:date="2019-11-07T17:21:00Z">
            <w:rPr/>
          </w:rPrChange>
        </w:rPr>
        <w:fldChar w:fldCharType="begin"/>
      </w:r>
      <w:r w:rsidR="00870C74" w:rsidRPr="00BE3786">
        <w:rPr>
          <w:rFonts w:ascii="Arial" w:hAnsi="Arial" w:cs="Arial"/>
          <w:sz w:val="22"/>
          <w:rPrChange w:id="2875" w:author="Guo, Shicheng" w:date="2019-11-07T17:21:00Z">
            <w:rPr/>
          </w:rPrChange>
        </w:rPr>
        <w:instrText xml:space="preserve"> HYPERLINK \l "_ENREF_35" \o "Wang, 2010 #16" </w:instrText>
      </w:r>
      <w:r w:rsidR="00870C74" w:rsidRPr="00BE3786">
        <w:rPr>
          <w:rFonts w:ascii="Arial" w:hAnsi="Arial" w:cs="Arial"/>
          <w:sz w:val="22"/>
          <w:rPrChange w:id="2876" w:author="Guo, Shicheng" w:date="2019-11-07T17:21:00Z">
            <w:rPr/>
          </w:rPrChange>
        </w:rPr>
        <w:fldChar w:fldCharType="separate"/>
      </w:r>
      <w:r w:rsidR="000670AD" w:rsidRPr="00BE3786">
        <w:rPr>
          <w:rFonts w:ascii="Arial" w:hAnsi="Arial" w:cs="Arial"/>
          <w:bCs/>
          <w:sz w:val="22"/>
          <w:rPrChange w:id="2877" w:author="Guo, Shicheng" w:date="2019-11-07T17:21:00Z">
            <w:rPr>
              <w:rFonts w:ascii="Times New Roman" w:hAnsi="Times New Roman" w:cs="Times New Roman"/>
              <w:bCs/>
              <w:sz w:val="24"/>
              <w:szCs w:val="24"/>
            </w:rPr>
          </w:rPrChange>
        </w:rPr>
        <w:fldChar w:fldCharType="begin"/>
      </w:r>
      <w:r w:rsidR="000670AD" w:rsidRPr="00BE3786">
        <w:rPr>
          <w:rFonts w:ascii="Arial" w:hAnsi="Arial" w:cs="Arial"/>
          <w:bCs/>
          <w:sz w:val="22"/>
          <w:rPrChange w:id="2878" w:author="Guo, Shicheng" w:date="2019-11-07T17:21:00Z">
            <w:rPr>
              <w:rFonts w:ascii="Times New Roman" w:hAnsi="Times New Roman" w:cs="Times New Roman"/>
              <w:bCs/>
              <w:sz w:val="24"/>
              <w:szCs w:val="24"/>
            </w:rPr>
          </w:rPrChange>
        </w:rPr>
        <w:instrText xml:space="preserve"> ADDIN EN.CITE &lt;EndNote&gt;&lt;Cite&gt;&lt;Author&gt;Wang&lt;/Author&gt;&lt;Year&gt;2010&lt;/Year&gt;&lt;RecNum&gt;16&lt;/RecNum&gt;&lt;DisplayText&gt;&lt;style face="superscript"&gt;35&lt;/style&gt;&lt;/DisplayText&gt;&lt;record&gt;&lt;rec-number&gt;16&lt;/rec-number&gt;&lt;foreign-keys&gt;&lt;key app="EN" db-id="ses00dt2krvrvee50xsxt5e7dpx9aw0f5vsd"&gt;16&lt;/key&gt;&lt;/foreign-keys&gt;&lt;ref-type name="Journal Article"&gt;17&lt;/ref-type&gt;&lt;contributors&gt;&lt;authors&gt;&lt;author&gt;Wang, K.&lt;/author&gt;&lt;author&gt;Li, M.&lt;/author&gt;&lt;author&gt;Hakonarson, H.&lt;/author&gt;&lt;/authors&gt;&lt;/contributors&gt;&lt;auth-address&gt;Center for Applied Genomics, Children&amp;apos;s Hospital of Philadelphia, PA 19104, USA. kai@openbioinformatics.org&lt;/auth-address&gt;&lt;titles&gt;&lt;title&gt;ANNOVAR: functional annotation of genetic variants from high-throughput sequencing data&lt;/title&gt;&lt;secondary-title&gt;Nucleic Acids Res&lt;/secondary-title&gt;&lt;alt-title&gt;Nucleic acids research&lt;/alt-title&gt;&lt;/titles&gt;&lt;periodical&gt;&lt;full-title&gt;Nucleic Acids Res&lt;/full-title&gt;&lt;abbr-1&gt;Nucleic acids research&lt;/abbr-1&gt;&lt;/periodical&gt;&lt;alt-periodical&gt;&lt;full-title&gt;Nucleic Acids Res&lt;/full-title&gt;&lt;abbr-1&gt;Nucleic acids research&lt;/abbr-1&gt;&lt;/alt-periodical&gt;&lt;pages&gt;e164&lt;/pages&gt;&lt;volume&gt;38&lt;/volume&gt;&lt;number&gt;16&lt;/number&gt;&lt;keywords&gt;&lt;keyword&gt;Genes&lt;/keyword&gt;&lt;keyword&gt;Genetic Predisposition to Disease&lt;/keyword&gt;&lt;keyword&gt;*Genetic Variation&lt;/keyword&gt;&lt;keyword&gt;Genome, Human&lt;/keyword&gt;&lt;keyword&gt;*Genomics&lt;/keyword&gt;&lt;keyword&gt;High-Throughput Screening Assays&lt;/keyword&gt;&lt;keyword&gt;Humans&lt;/keyword&gt;&lt;keyword&gt;Sequence Analysis, DNA&lt;/keyword&gt;&lt;keyword&gt;*Software&lt;/keyword&gt;&lt;/keywords&gt;&lt;dates&gt;&lt;year&gt;2010&lt;/year&gt;&lt;pub-dates&gt;&lt;date&gt;Sep&lt;/date&gt;&lt;/pub-dates&gt;&lt;/dates&gt;&lt;isbn&gt;1362-4962 (Electronic)&amp;#xD;0305-1048 (Linking)&lt;/isbn&gt;&lt;accession-num&gt;20601685&lt;/accession-num&gt;&lt;urls&gt;&lt;related-urls&gt;&lt;url&gt;http://www.ncbi.nlm.nih.gov/pubmed/20601685&lt;/url&gt;&lt;/related-urls&gt;&lt;/urls&gt;&lt;custom2&gt;2938201&lt;/custom2&gt;&lt;electronic-resource-num&gt;10.1093/nar/gkq603&lt;/electronic-resource-num&gt;&lt;/record&gt;&lt;/Cite&gt;&lt;/EndNote&gt;</w:instrText>
      </w:r>
      <w:r w:rsidR="000670AD" w:rsidRPr="00BE3786">
        <w:rPr>
          <w:rFonts w:ascii="Arial" w:hAnsi="Arial" w:cs="Arial"/>
          <w:bCs/>
          <w:sz w:val="22"/>
          <w:rPrChange w:id="2879" w:author="Guo, Shicheng" w:date="2019-11-07T17:21:00Z">
            <w:rPr>
              <w:rFonts w:ascii="Times New Roman" w:hAnsi="Times New Roman" w:cs="Times New Roman"/>
              <w:bCs/>
              <w:sz w:val="24"/>
              <w:szCs w:val="24"/>
            </w:rPr>
          </w:rPrChange>
        </w:rPr>
        <w:fldChar w:fldCharType="separate"/>
      </w:r>
      <w:r w:rsidR="000670AD" w:rsidRPr="00BE3786">
        <w:rPr>
          <w:rFonts w:ascii="Arial" w:hAnsi="Arial" w:cs="Arial"/>
          <w:bCs/>
          <w:noProof/>
          <w:sz w:val="22"/>
          <w:vertAlign w:val="superscript"/>
          <w:rPrChange w:id="2880" w:author="Guo, Shicheng" w:date="2019-11-07T17:21:00Z">
            <w:rPr>
              <w:rFonts w:ascii="Times New Roman" w:hAnsi="Times New Roman" w:cs="Times New Roman"/>
              <w:bCs/>
              <w:noProof/>
              <w:sz w:val="24"/>
              <w:szCs w:val="24"/>
              <w:vertAlign w:val="superscript"/>
            </w:rPr>
          </w:rPrChange>
        </w:rPr>
        <w:t>35</w:t>
      </w:r>
      <w:r w:rsidR="000670AD" w:rsidRPr="00BE3786">
        <w:rPr>
          <w:rFonts w:ascii="Arial" w:hAnsi="Arial" w:cs="Arial"/>
          <w:bCs/>
          <w:sz w:val="22"/>
          <w:rPrChange w:id="2881" w:author="Guo, Shicheng" w:date="2019-11-07T17:21:00Z">
            <w:rPr>
              <w:rFonts w:ascii="Times New Roman" w:hAnsi="Times New Roman" w:cs="Times New Roman"/>
              <w:bCs/>
              <w:sz w:val="24"/>
              <w:szCs w:val="24"/>
            </w:rPr>
          </w:rPrChange>
        </w:rPr>
        <w:fldChar w:fldCharType="end"/>
      </w:r>
      <w:r w:rsidR="00870C74" w:rsidRPr="00BE3786">
        <w:rPr>
          <w:rFonts w:ascii="Arial" w:hAnsi="Arial" w:cs="Arial"/>
          <w:bCs/>
          <w:sz w:val="22"/>
          <w:rPrChange w:id="2882" w:author="Guo, Shicheng" w:date="2019-11-07T17:21:00Z">
            <w:rPr>
              <w:rFonts w:ascii="Times New Roman" w:hAnsi="Times New Roman" w:cs="Times New Roman"/>
              <w:bCs/>
              <w:sz w:val="24"/>
              <w:szCs w:val="24"/>
            </w:rPr>
          </w:rPrChange>
        </w:rPr>
        <w:fldChar w:fldCharType="end"/>
      </w:r>
      <w:r w:rsidRPr="00BE3786">
        <w:rPr>
          <w:rFonts w:ascii="Arial" w:hAnsi="Arial" w:cs="Arial"/>
          <w:bCs/>
          <w:sz w:val="22"/>
          <w:rPrChange w:id="2883" w:author="Guo, Shicheng" w:date="2019-11-07T17:21:00Z">
            <w:rPr>
              <w:rFonts w:ascii="Times New Roman" w:hAnsi="Times New Roman" w:cs="Times New Roman"/>
              <w:bCs/>
              <w:sz w:val="24"/>
              <w:szCs w:val="24"/>
            </w:rPr>
          </w:rPrChange>
        </w:rPr>
        <w:t xml:space="preserve"> and Oncotator</w:t>
      </w:r>
      <w:r w:rsidR="00870C74" w:rsidRPr="00BE3786">
        <w:rPr>
          <w:rFonts w:ascii="Arial" w:hAnsi="Arial" w:cs="Arial"/>
          <w:sz w:val="22"/>
          <w:rPrChange w:id="2884" w:author="Guo, Shicheng" w:date="2019-11-07T17:21:00Z">
            <w:rPr/>
          </w:rPrChange>
        </w:rPr>
        <w:fldChar w:fldCharType="begin"/>
      </w:r>
      <w:r w:rsidR="00870C74" w:rsidRPr="00BE3786">
        <w:rPr>
          <w:rFonts w:ascii="Arial" w:hAnsi="Arial" w:cs="Arial"/>
          <w:sz w:val="22"/>
          <w:rPrChange w:id="2885" w:author="Guo, Shicheng" w:date="2019-11-07T17:21:00Z">
            <w:rPr/>
          </w:rPrChange>
        </w:rPr>
        <w:instrText xml:space="preserve"> HYPERLINK \l "_ENREF_36" \o "Ramos, 2015 #74" </w:instrText>
      </w:r>
      <w:r w:rsidR="00870C74" w:rsidRPr="00BE3786">
        <w:rPr>
          <w:rFonts w:ascii="Arial" w:hAnsi="Arial" w:cs="Arial"/>
          <w:sz w:val="22"/>
          <w:rPrChange w:id="2886" w:author="Guo, Shicheng" w:date="2019-11-07T17:21:00Z">
            <w:rPr/>
          </w:rPrChange>
        </w:rPr>
        <w:fldChar w:fldCharType="separate"/>
      </w:r>
      <w:r w:rsidR="000670AD" w:rsidRPr="00BE3786">
        <w:rPr>
          <w:rFonts w:ascii="Arial" w:hAnsi="Arial" w:cs="Arial"/>
          <w:bCs/>
          <w:sz w:val="22"/>
          <w:rPrChange w:id="2887" w:author="Guo, Shicheng" w:date="2019-11-07T17:21:00Z">
            <w:rPr>
              <w:rFonts w:ascii="Times New Roman" w:hAnsi="Times New Roman" w:cs="Times New Roman"/>
              <w:bCs/>
              <w:sz w:val="24"/>
              <w:szCs w:val="24"/>
            </w:rPr>
          </w:rPrChange>
        </w:rPr>
        <w:fldChar w:fldCharType="begin"/>
      </w:r>
      <w:r w:rsidR="000670AD" w:rsidRPr="00BE3786">
        <w:rPr>
          <w:rFonts w:ascii="Arial" w:hAnsi="Arial" w:cs="Arial"/>
          <w:bCs/>
          <w:sz w:val="22"/>
          <w:rPrChange w:id="2888" w:author="Guo, Shicheng" w:date="2019-11-07T17:21:00Z">
            <w:rPr>
              <w:rFonts w:ascii="Times New Roman" w:hAnsi="Times New Roman" w:cs="Times New Roman"/>
              <w:bCs/>
              <w:sz w:val="24"/>
              <w:szCs w:val="24"/>
            </w:rPr>
          </w:rPrChange>
        </w:rPr>
        <w:instrText xml:space="preserve"> ADDIN EN.CITE &lt;EndNote&gt;&lt;Cite&gt;&lt;Author&gt;Ramos&lt;/Author&gt;&lt;Year&gt;2015&lt;/Year&gt;&lt;RecNum&gt;74&lt;/RecNum&gt;&lt;DisplayText&gt;&lt;style face="superscript"&gt;36&lt;/style&gt;&lt;/DisplayText&gt;&lt;record&gt;&lt;rec-number&gt;74&lt;/rec-number&gt;&lt;foreign-keys&gt;&lt;key app="EN" db-id="fasrp05zxatapyee2r6xr0elpwrp02vx9ef2"&gt;74&lt;/key&gt;&lt;/foreign-keys&gt;&lt;ref-type name="Journal Article"&gt;17&lt;/ref-type&gt;&lt;contributors&gt;&lt;authors&gt;&lt;author&gt;Ramos, A. H.&lt;/author&gt;&lt;author&gt;Lichtenstein, L.&lt;/author&gt;&lt;author&gt;Gupta, M.&lt;/author&gt;&lt;author&gt;Lawrence, M. S.&lt;/author&gt;&lt;author&gt;Pugh, T. J.&lt;/author&gt;&lt;author&gt;Saksena, G.&lt;/author&gt;&lt;author&gt;Meyerson, M.&lt;/author&gt;&lt;author&gt;Getz, G.&lt;/author&gt;&lt;/authors&gt;&lt;/contributors&gt;&lt;auth-address&gt;Cancer Program, Broad Institute, Cambridge, MA 02142, USA; Department of Medical Oncology, Dana-Farber Cancer Institute, Boston, MA 02115, USA; Department of Pathology, Harvard Medical School, Boston, MA 02115, USA; Cancer Center and Department of Pathology, Massachusetts General Hospital, Boston, MA 02114, USA.&lt;/auth-address&gt;&lt;titles&gt;&lt;title&gt;Oncotator: cancer variant annotation tool&lt;/title&gt;&lt;secondary-title&gt;Hum Mutat&lt;/secondary-title&gt;&lt;alt-title&gt;Human mutation&lt;/alt-title&gt;&lt;/titles&gt;&lt;periodical&gt;&lt;full-title&gt;Hum Mutat&lt;/full-title&gt;&lt;abbr-1&gt;Human mutation&lt;/abbr-1&gt;&lt;/periodical&gt;&lt;alt-periodical&gt;&lt;full-title&gt;Hum Mutat&lt;/full-title&gt;&lt;abbr-1&gt;Human mutation&lt;/abbr-1&gt;&lt;/alt-periodical&gt;&lt;pages&gt;E2423-9&lt;/pages&gt;&lt;volume&gt;36&lt;/volume&gt;&lt;number&gt;4&lt;/number&gt;&lt;keywords&gt;&lt;keyword&gt;Computational Biology/methods&lt;/keyword&gt;&lt;keyword&gt;*Databases, Genetic&lt;/keyword&gt;&lt;keyword&gt;Genetic Variation&lt;/keyword&gt;&lt;keyword&gt;Genomics/methods&lt;/keyword&gt;&lt;keyword&gt;Humans&lt;/keyword&gt;&lt;keyword&gt;Internet&lt;/keyword&gt;&lt;keyword&gt;Neoplasms/diagnosis/*genetics/metabolism&lt;/keyword&gt;&lt;keyword&gt;Web Browser&lt;/keyword&gt;&lt;/keywords&gt;&lt;dates&gt;&lt;year&gt;2015&lt;/year&gt;&lt;pub-dates&gt;&lt;date&gt;Apr&lt;/date&gt;&lt;/pub-dates&gt;&lt;/dates&gt;&lt;isbn&gt;1098-1004 (Electronic)&amp;#xD;1059-7794 (Linking)&lt;/isbn&gt;&lt;accession-num&gt;25703262&lt;/accession-num&gt;&lt;urls&gt;&lt;related-urls&gt;&lt;url&gt;http://www.ncbi.nlm.nih.gov/pubmed/25703262&lt;/url&gt;&lt;/related-urls&gt;&lt;/urls&gt;&lt;electronic-resource-num&gt;10.1002/humu.22771&lt;/electronic-resource-num&gt;&lt;/record&gt;&lt;/Cite&gt;&lt;/EndNote&gt;</w:instrText>
      </w:r>
      <w:r w:rsidR="000670AD" w:rsidRPr="00BE3786">
        <w:rPr>
          <w:rFonts w:ascii="Arial" w:hAnsi="Arial" w:cs="Arial"/>
          <w:bCs/>
          <w:sz w:val="22"/>
          <w:rPrChange w:id="2889" w:author="Guo, Shicheng" w:date="2019-11-07T17:21:00Z">
            <w:rPr>
              <w:rFonts w:ascii="Times New Roman" w:hAnsi="Times New Roman" w:cs="Times New Roman"/>
              <w:bCs/>
              <w:sz w:val="24"/>
              <w:szCs w:val="24"/>
            </w:rPr>
          </w:rPrChange>
        </w:rPr>
        <w:fldChar w:fldCharType="separate"/>
      </w:r>
      <w:r w:rsidR="000670AD" w:rsidRPr="00BE3786">
        <w:rPr>
          <w:rFonts w:ascii="Arial" w:hAnsi="Arial" w:cs="Arial"/>
          <w:bCs/>
          <w:noProof/>
          <w:sz w:val="22"/>
          <w:vertAlign w:val="superscript"/>
          <w:rPrChange w:id="2890" w:author="Guo, Shicheng" w:date="2019-11-07T17:21:00Z">
            <w:rPr>
              <w:rFonts w:ascii="Times New Roman" w:hAnsi="Times New Roman" w:cs="Times New Roman"/>
              <w:bCs/>
              <w:noProof/>
              <w:sz w:val="24"/>
              <w:szCs w:val="24"/>
              <w:vertAlign w:val="superscript"/>
            </w:rPr>
          </w:rPrChange>
        </w:rPr>
        <w:t>36</w:t>
      </w:r>
      <w:r w:rsidR="000670AD" w:rsidRPr="00BE3786">
        <w:rPr>
          <w:rFonts w:ascii="Arial" w:hAnsi="Arial" w:cs="Arial"/>
          <w:bCs/>
          <w:sz w:val="22"/>
          <w:rPrChange w:id="2891" w:author="Guo, Shicheng" w:date="2019-11-07T17:21:00Z">
            <w:rPr>
              <w:rFonts w:ascii="Times New Roman" w:hAnsi="Times New Roman" w:cs="Times New Roman"/>
              <w:bCs/>
              <w:sz w:val="24"/>
              <w:szCs w:val="24"/>
            </w:rPr>
          </w:rPrChange>
        </w:rPr>
        <w:fldChar w:fldCharType="end"/>
      </w:r>
      <w:r w:rsidR="00870C74" w:rsidRPr="00BE3786">
        <w:rPr>
          <w:rFonts w:ascii="Arial" w:hAnsi="Arial" w:cs="Arial"/>
          <w:bCs/>
          <w:sz w:val="22"/>
          <w:rPrChange w:id="2892" w:author="Guo, Shicheng" w:date="2019-11-07T17:21:00Z">
            <w:rPr>
              <w:rFonts w:ascii="Times New Roman" w:hAnsi="Times New Roman" w:cs="Times New Roman"/>
              <w:bCs/>
              <w:sz w:val="24"/>
              <w:szCs w:val="24"/>
            </w:rPr>
          </w:rPrChange>
        </w:rPr>
        <w:fldChar w:fldCharType="end"/>
      </w:r>
      <w:r w:rsidRPr="00BE3786">
        <w:rPr>
          <w:rFonts w:ascii="Arial" w:hAnsi="Arial" w:cs="Arial"/>
          <w:bCs/>
          <w:sz w:val="22"/>
          <w:rPrChange w:id="2893" w:author="Guo, Shicheng" w:date="2019-11-07T17:21:00Z">
            <w:rPr>
              <w:rFonts w:ascii="Times New Roman" w:hAnsi="Times New Roman" w:cs="Times New Roman"/>
              <w:bCs/>
              <w:sz w:val="24"/>
              <w:szCs w:val="24"/>
            </w:rPr>
          </w:rPrChange>
        </w:rPr>
        <w:t>, and converted to MAF files using maftools</w:t>
      </w:r>
      <w:r w:rsidR="00870C74" w:rsidRPr="00BE3786">
        <w:rPr>
          <w:rFonts w:ascii="Arial" w:hAnsi="Arial" w:cs="Arial"/>
          <w:sz w:val="22"/>
          <w:rPrChange w:id="2894" w:author="Guo, Shicheng" w:date="2019-11-07T17:21:00Z">
            <w:rPr/>
          </w:rPrChange>
        </w:rPr>
        <w:fldChar w:fldCharType="begin"/>
      </w:r>
      <w:r w:rsidR="00870C74" w:rsidRPr="00BE3786">
        <w:rPr>
          <w:rFonts w:ascii="Arial" w:hAnsi="Arial" w:cs="Arial"/>
          <w:sz w:val="22"/>
          <w:rPrChange w:id="2895" w:author="Guo, Shicheng" w:date="2019-11-07T17:21:00Z">
            <w:rPr/>
          </w:rPrChange>
        </w:rPr>
        <w:instrText xml:space="preserve"> HYPERLINK \l "_ENREF_37" \o "Mayakonda, 2018 #12" </w:instrText>
      </w:r>
      <w:r w:rsidR="00870C74" w:rsidRPr="00BE3786">
        <w:rPr>
          <w:rFonts w:ascii="Arial" w:hAnsi="Arial" w:cs="Arial"/>
          <w:sz w:val="22"/>
          <w:rPrChange w:id="2896" w:author="Guo, Shicheng" w:date="2019-11-07T17:21:00Z">
            <w:rPr/>
          </w:rPrChange>
        </w:rPr>
        <w:fldChar w:fldCharType="separate"/>
      </w:r>
      <w:r w:rsidR="000670AD" w:rsidRPr="00BE3786">
        <w:rPr>
          <w:rFonts w:ascii="Arial" w:hAnsi="Arial" w:cs="Arial"/>
          <w:bCs/>
          <w:sz w:val="22"/>
          <w:rPrChange w:id="2897" w:author="Guo, Shicheng" w:date="2019-11-07T17:21:00Z">
            <w:rPr>
              <w:rFonts w:ascii="Times New Roman" w:hAnsi="Times New Roman" w:cs="Times New Roman"/>
              <w:bCs/>
              <w:sz w:val="24"/>
              <w:szCs w:val="24"/>
            </w:rPr>
          </w:rPrChange>
        </w:rPr>
        <w:fldChar w:fldCharType="begin"/>
      </w:r>
      <w:r w:rsidR="000670AD" w:rsidRPr="00BE3786">
        <w:rPr>
          <w:rFonts w:ascii="Arial" w:hAnsi="Arial" w:cs="Arial"/>
          <w:bCs/>
          <w:sz w:val="22"/>
          <w:rPrChange w:id="2898" w:author="Guo, Shicheng" w:date="2019-11-07T17:21:00Z">
            <w:rPr>
              <w:rFonts w:ascii="Times New Roman" w:hAnsi="Times New Roman" w:cs="Times New Roman"/>
              <w:bCs/>
              <w:sz w:val="24"/>
              <w:szCs w:val="24"/>
            </w:rPr>
          </w:rPrChange>
        </w:rPr>
        <w:instrText xml:space="preserve"> ADDIN EN.CITE &lt;EndNote&gt;&lt;Cite&gt;&lt;Author&gt;Mayakonda&lt;/Author&gt;&lt;Year&gt;2018&lt;/Year&gt;&lt;RecNum&gt;12&lt;/RecNum&gt;&lt;DisplayText&gt;&lt;style face="superscript"&gt;37&lt;/style&gt;&lt;/DisplayText&gt;&lt;record&gt;&lt;rec-number&gt;12&lt;/rec-number&gt;&lt;foreign-keys&gt;&lt;key app="EN" db-id="vdte5p5t2a9rt7epaez55pt2d5de2wda2f5f" timestamp="1546487223"&gt;12&lt;/key&gt;&lt;/foreign-keys&gt;&lt;ref-type name="Journal Article"&gt;17&lt;/ref-type&gt;&lt;contributors&gt;&lt;authors&gt;&lt;author&gt;Mayakonda, A.&lt;/author&gt;&lt;author&gt;Lin, D. C.&lt;/author&gt;&lt;author&gt;Assenov, Y.&lt;/author&gt;&lt;author&gt;Plass, C.&lt;/author&gt;&lt;author&gt;Koeffler, H. P.&lt;/author&gt;&lt;/authors&gt;&lt;/contributors&gt;&lt;auth-address&gt;Cancer Science Institute of Singapore, National University of Singapore, 117599, Singapore.&amp;#xD;Epigenomics and Cancer Risk Factors, German Cancer Research Center (DKFZ), 69120 Heidelberg, Germany.&amp;#xD;Department of Medicine, Cedars-Sinai Medical Center, Los Angeles, California 90048, USA.&amp;#xD;German Centre for Cardiovascular Research (DZHK), Partner Site Heidelberg/Mannheim, 69120 Heidelberg, Germany.&amp;#xD;National University Cancer Institute, National University Hospital, 119074, Singapore.&lt;/auth-address&gt;&lt;titles&gt;&lt;title&gt;Maftools: efficient and comprehensive analysis of somatic variants in cancer&lt;/title&gt;&lt;secondary-title&gt;Genome Res&lt;/secondary-title&gt;&lt;/titles&gt;&lt;periodical&gt;&lt;full-title&gt;Genome Res&lt;/full-title&gt;&lt;/periodical&gt;&lt;pages&gt;1747-1756&lt;/pages&gt;&lt;volume&gt;28&lt;/volume&gt;&lt;number&gt;11&lt;/number&gt;&lt;dates&gt;&lt;year&gt;2018&lt;/year&gt;&lt;pub-dates&gt;&lt;date&gt;Nov&lt;/date&gt;&lt;/pub-dates&gt;&lt;/dates&gt;&lt;isbn&gt;1549-5469 (Electronic)&amp;#xD;1088-9051 (Linking)&lt;/isbn&gt;&lt;accession-num&gt;30341162&lt;/accession-num&gt;&lt;urls&gt;&lt;related-urls&gt;&lt;url&gt;https://www.ncbi.nlm.nih.gov/pubmed/30341162&lt;/url&gt;&lt;/related-urls&gt;&lt;/urls&gt;&lt;custom2&gt;PMC6211645&lt;/custom2&gt;&lt;electronic-resource-num&gt;10.1101/gr.239244.118&lt;/electronic-resource-num&gt;&lt;/record&gt;&lt;/Cite&gt;&lt;/EndNote&gt;</w:instrText>
      </w:r>
      <w:r w:rsidR="000670AD" w:rsidRPr="00BE3786">
        <w:rPr>
          <w:rFonts w:ascii="Arial" w:hAnsi="Arial" w:cs="Arial"/>
          <w:bCs/>
          <w:sz w:val="22"/>
          <w:rPrChange w:id="2899" w:author="Guo, Shicheng" w:date="2019-11-07T17:21:00Z">
            <w:rPr>
              <w:rFonts w:ascii="Times New Roman" w:hAnsi="Times New Roman" w:cs="Times New Roman"/>
              <w:bCs/>
              <w:sz w:val="24"/>
              <w:szCs w:val="24"/>
            </w:rPr>
          </w:rPrChange>
        </w:rPr>
        <w:fldChar w:fldCharType="separate"/>
      </w:r>
      <w:r w:rsidR="000670AD" w:rsidRPr="00BE3786">
        <w:rPr>
          <w:rFonts w:ascii="Arial" w:hAnsi="Arial" w:cs="Arial"/>
          <w:bCs/>
          <w:noProof/>
          <w:sz w:val="22"/>
          <w:vertAlign w:val="superscript"/>
          <w:rPrChange w:id="2900" w:author="Guo, Shicheng" w:date="2019-11-07T17:21:00Z">
            <w:rPr>
              <w:rFonts w:ascii="Times New Roman" w:hAnsi="Times New Roman" w:cs="Times New Roman"/>
              <w:bCs/>
              <w:noProof/>
              <w:sz w:val="24"/>
              <w:szCs w:val="24"/>
              <w:vertAlign w:val="superscript"/>
            </w:rPr>
          </w:rPrChange>
        </w:rPr>
        <w:t>37</w:t>
      </w:r>
      <w:r w:rsidR="000670AD" w:rsidRPr="00BE3786">
        <w:rPr>
          <w:rFonts w:ascii="Arial" w:hAnsi="Arial" w:cs="Arial"/>
          <w:bCs/>
          <w:sz w:val="22"/>
          <w:rPrChange w:id="2901" w:author="Guo, Shicheng" w:date="2019-11-07T17:21:00Z">
            <w:rPr>
              <w:rFonts w:ascii="Times New Roman" w:hAnsi="Times New Roman" w:cs="Times New Roman"/>
              <w:bCs/>
              <w:sz w:val="24"/>
              <w:szCs w:val="24"/>
            </w:rPr>
          </w:rPrChange>
        </w:rPr>
        <w:fldChar w:fldCharType="end"/>
      </w:r>
      <w:r w:rsidR="00870C74" w:rsidRPr="00BE3786">
        <w:rPr>
          <w:rFonts w:ascii="Arial" w:hAnsi="Arial" w:cs="Arial"/>
          <w:bCs/>
          <w:sz w:val="22"/>
          <w:rPrChange w:id="2902" w:author="Guo, Shicheng" w:date="2019-11-07T17:21:00Z">
            <w:rPr>
              <w:rFonts w:ascii="Times New Roman" w:hAnsi="Times New Roman" w:cs="Times New Roman"/>
              <w:bCs/>
              <w:sz w:val="24"/>
              <w:szCs w:val="24"/>
            </w:rPr>
          </w:rPrChange>
        </w:rPr>
        <w:fldChar w:fldCharType="end"/>
      </w:r>
      <w:r w:rsidRPr="00BE3786">
        <w:rPr>
          <w:rFonts w:ascii="Arial" w:hAnsi="Arial" w:cs="Arial"/>
          <w:bCs/>
          <w:sz w:val="22"/>
          <w:rPrChange w:id="2903" w:author="Guo, Shicheng" w:date="2019-11-07T17:21:00Z">
            <w:rPr>
              <w:rFonts w:ascii="Times New Roman" w:hAnsi="Times New Roman" w:cs="Times New Roman"/>
              <w:bCs/>
              <w:sz w:val="24"/>
              <w:szCs w:val="24"/>
            </w:rPr>
          </w:rPrChange>
        </w:rPr>
        <w:t>. The cancer dirver genes were analyzed using Intogen</w:t>
      </w:r>
      <w:r w:rsidR="00870C74" w:rsidRPr="00BE3786">
        <w:rPr>
          <w:rFonts w:ascii="Arial" w:hAnsi="Arial" w:cs="Arial"/>
          <w:sz w:val="22"/>
          <w:rPrChange w:id="2904" w:author="Guo, Shicheng" w:date="2019-11-07T17:21:00Z">
            <w:rPr/>
          </w:rPrChange>
        </w:rPr>
        <w:fldChar w:fldCharType="begin"/>
      </w:r>
      <w:r w:rsidR="00870C74" w:rsidRPr="00BE3786">
        <w:rPr>
          <w:rFonts w:ascii="Arial" w:hAnsi="Arial" w:cs="Arial"/>
          <w:sz w:val="22"/>
          <w:rPrChange w:id="2905" w:author="Guo, Shicheng" w:date="2019-11-07T17:21:00Z">
            <w:rPr/>
          </w:rPrChange>
        </w:rPr>
        <w:instrText xml:space="preserve"> HYPERLINK \l "_ENREF_38" \o "Rubio-Perez, 2015 #71" </w:instrText>
      </w:r>
      <w:r w:rsidR="00870C74" w:rsidRPr="00BE3786">
        <w:rPr>
          <w:rFonts w:ascii="Arial" w:hAnsi="Arial" w:cs="Arial"/>
          <w:sz w:val="22"/>
          <w:rPrChange w:id="2906" w:author="Guo, Shicheng" w:date="2019-11-07T17:21:00Z">
            <w:rPr/>
          </w:rPrChange>
        </w:rPr>
        <w:fldChar w:fldCharType="separate"/>
      </w:r>
      <w:r w:rsidR="000670AD" w:rsidRPr="00BE3786">
        <w:rPr>
          <w:rFonts w:ascii="Arial" w:hAnsi="Arial" w:cs="Arial"/>
          <w:bCs/>
          <w:sz w:val="22"/>
          <w:rPrChange w:id="2907" w:author="Guo, Shicheng" w:date="2019-11-07T17:21:00Z">
            <w:rPr>
              <w:rFonts w:ascii="Times New Roman" w:hAnsi="Times New Roman" w:cs="Times New Roman"/>
              <w:bCs/>
              <w:sz w:val="24"/>
              <w:szCs w:val="24"/>
            </w:rPr>
          </w:rPrChange>
        </w:rPr>
        <w:fldChar w:fldCharType="begin">
          <w:fldData xml:space="preserve">PEVuZE5vdGU+PENpdGU+PEF1dGhvcj5SdWJpby1QZXJlejwvQXV0aG9yPjxZZWFyPjIwMTU8L1ll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=
</w:fldData>
        </w:fldChar>
      </w:r>
      <w:r w:rsidR="000670AD" w:rsidRPr="00BE3786">
        <w:rPr>
          <w:rFonts w:ascii="Arial" w:hAnsi="Arial" w:cs="Arial"/>
          <w:bCs/>
          <w:sz w:val="22"/>
          <w:rPrChange w:id="2908" w:author="Guo, Shicheng" w:date="2019-11-07T17:21:00Z">
            <w:rPr>
              <w:rFonts w:ascii="Times New Roman" w:hAnsi="Times New Roman" w:cs="Times New Roman"/>
              <w:bCs/>
              <w:sz w:val="24"/>
              <w:szCs w:val="24"/>
            </w:rPr>
          </w:rPrChange>
        </w:rPr>
        <w:instrText xml:space="preserve"> ADDIN EN.CITE </w:instrText>
      </w:r>
      <w:r w:rsidR="000670AD" w:rsidRPr="00BE3786">
        <w:rPr>
          <w:rFonts w:ascii="Arial" w:hAnsi="Arial" w:cs="Arial"/>
          <w:bCs/>
          <w:sz w:val="22"/>
          <w:rPrChange w:id="2909" w:author="Guo, Shicheng" w:date="2019-11-07T17:21:00Z">
            <w:rPr>
              <w:rFonts w:ascii="Times New Roman" w:hAnsi="Times New Roman" w:cs="Times New Roman"/>
              <w:bCs/>
              <w:sz w:val="24"/>
              <w:szCs w:val="24"/>
            </w:rPr>
          </w:rPrChange>
        </w:rPr>
        <w:fldChar w:fldCharType="begin">
          <w:fldData xml:space="preserve">PEVuZE5vdGU+PENpdGU+PEF1dGhvcj5SdWJpby1QZXJlejwvQXV0aG9yPjxZZWFyPjIwMTU8L1ll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=
</w:fldData>
        </w:fldChar>
      </w:r>
      <w:r w:rsidR="000670AD" w:rsidRPr="00BE3786">
        <w:rPr>
          <w:rFonts w:ascii="Arial" w:hAnsi="Arial" w:cs="Arial"/>
          <w:bCs/>
          <w:sz w:val="22"/>
          <w:rPrChange w:id="2910" w:author="Guo, Shicheng" w:date="2019-11-07T17:21:00Z">
            <w:rPr>
              <w:rFonts w:ascii="Times New Roman" w:hAnsi="Times New Roman" w:cs="Times New Roman"/>
              <w:bCs/>
              <w:sz w:val="24"/>
              <w:szCs w:val="24"/>
            </w:rPr>
          </w:rPrChange>
        </w:rPr>
        <w:instrText xml:space="preserve"> ADDIN EN.CITE.DATA </w:instrText>
      </w:r>
      <w:r w:rsidR="000670AD" w:rsidRPr="00BE3786">
        <w:rPr>
          <w:rFonts w:ascii="Arial" w:hAnsi="Arial" w:cs="Arial"/>
          <w:bCs/>
          <w:sz w:val="22"/>
          <w:rPrChange w:id="2911" w:author="Guo, Shicheng" w:date="2019-11-07T17:21:00Z">
            <w:rPr>
              <w:rFonts w:ascii="Times New Roman" w:hAnsi="Times New Roman" w:cs="Times New Roman"/>
              <w:bCs/>
              <w:sz w:val="24"/>
              <w:szCs w:val="24"/>
            </w:rPr>
          </w:rPrChange>
        </w:rPr>
      </w:r>
      <w:r w:rsidR="000670AD" w:rsidRPr="00BE3786">
        <w:rPr>
          <w:rFonts w:ascii="Arial" w:hAnsi="Arial" w:cs="Arial"/>
          <w:bCs/>
          <w:sz w:val="22"/>
          <w:rPrChange w:id="2912" w:author="Guo, Shicheng" w:date="2019-11-07T17:21:00Z">
            <w:rPr>
              <w:rFonts w:ascii="Times New Roman" w:hAnsi="Times New Roman" w:cs="Times New Roman"/>
              <w:bCs/>
              <w:sz w:val="24"/>
              <w:szCs w:val="24"/>
            </w:rPr>
          </w:rPrChange>
        </w:rPr>
        <w:fldChar w:fldCharType="end"/>
      </w:r>
      <w:r w:rsidR="000670AD" w:rsidRPr="00BE3786">
        <w:rPr>
          <w:rFonts w:ascii="Arial" w:hAnsi="Arial" w:cs="Arial"/>
          <w:bCs/>
          <w:sz w:val="22"/>
          <w:rPrChange w:id="2913" w:author="Guo, Shicheng" w:date="2019-11-07T17:21:00Z">
            <w:rPr>
              <w:rFonts w:ascii="Times New Roman" w:hAnsi="Times New Roman" w:cs="Times New Roman"/>
              <w:bCs/>
              <w:sz w:val="24"/>
              <w:szCs w:val="24"/>
            </w:rPr>
          </w:rPrChange>
        </w:rPr>
      </w:r>
      <w:r w:rsidR="000670AD" w:rsidRPr="00BE3786">
        <w:rPr>
          <w:rFonts w:ascii="Arial" w:hAnsi="Arial" w:cs="Arial"/>
          <w:bCs/>
          <w:sz w:val="22"/>
          <w:rPrChange w:id="2914" w:author="Guo, Shicheng" w:date="2019-11-07T17:21:00Z">
            <w:rPr>
              <w:rFonts w:ascii="Times New Roman" w:hAnsi="Times New Roman" w:cs="Times New Roman"/>
              <w:bCs/>
              <w:sz w:val="24"/>
              <w:szCs w:val="24"/>
            </w:rPr>
          </w:rPrChange>
        </w:rPr>
        <w:fldChar w:fldCharType="separate"/>
      </w:r>
      <w:r w:rsidR="000670AD" w:rsidRPr="00BE3786">
        <w:rPr>
          <w:rFonts w:ascii="Arial" w:hAnsi="Arial" w:cs="Arial"/>
          <w:bCs/>
          <w:noProof/>
          <w:sz w:val="22"/>
          <w:vertAlign w:val="superscript"/>
          <w:rPrChange w:id="2915" w:author="Guo, Shicheng" w:date="2019-11-07T17:21:00Z">
            <w:rPr>
              <w:rFonts w:ascii="Times New Roman" w:hAnsi="Times New Roman" w:cs="Times New Roman"/>
              <w:bCs/>
              <w:noProof/>
              <w:sz w:val="24"/>
              <w:szCs w:val="24"/>
              <w:vertAlign w:val="superscript"/>
            </w:rPr>
          </w:rPrChange>
        </w:rPr>
        <w:t>38</w:t>
      </w:r>
      <w:r w:rsidR="000670AD" w:rsidRPr="00BE3786">
        <w:rPr>
          <w:rFonts w:ascii="Arial" w:hAnsi="Arial" w:cs="Arial"/>
          <w:bCs/>
          <w:sz w:val="22"/>
          <w:rPrChange w:id="2916" w:author="Guo, Shicheng" w:date="2019-11-07T17:21:00Z">
            <w:rPr>
              <w:rFonts w:ascii="Times New Roman" w:hAnsi="Times New Roman" w:cs="Times New Roman"/>
              <w:bCs/>
              <w:sz w:val="24"/>
              <w:szCs w:val="24"/>
            </w:rPr>
          </w:rPrChange>
        </w:rPr>
        <w:fldChar w:fldCharType="end"/>
      </w:r>
      <w:r w:rsidR="00870C74" w:rsidRPr="00BE3786">
        <w:rPr>
          <w:rFonts w:ascii="Arial" w:hAnsi="Arial" w:cs="Arial"/>
          <w:bCs/>
          <w:sz w:val="22"/>
          <w:rPrChange w:id="2917" w:author="Guo, Shicheng" w:date="2019-11-07T17:21:00Z">
            <w:rPr>
              <w:rFonts w:ascii="Times New Roman" w:hAnsi="Times New Roman" w:cs="Times New Roman"/>
              <w:bCs/>
              <w:sz w:val="24"/>
              <w:szCs w:val="24"/>
            </w:rPr>
          </w:rPrChange>
        </w:rPr>
        <w:fldChar w:fldCharType="end"/>
      </w:r>
      <w:r w:rsidRPr="00BE3786">
        <w:rPr>
          <w:rFonts w:ascii="Arial" w:hAnsi="Arial" w:cs="Arial"/>
          <w:bCs/>
          <w:sz w:val="22"/>
          <w:rPrChange w:id="2918" w:author="Guo, Shicheng" w:date="2019-11-07T17:21:00Z">
            <w:rPr>
              <w:rFonts w:ascii="Times New Roman" w:hAnsi="Times New Roman" w:cs="Times New Roman"/>
              <w:bCs/>
              <w:sz w:val="24"/>
              <w:szCs w:val="24"/>
            </w:rPr>
          </w:rPrChange>
        </w:rPr>
        <w:t xml:space="preserve">, including OncodriveFM and OncodriveCLUST. Both tools detect signals of positive selection, which appear in genes whose mutations are selected during tumor development and are therefore likely drivers. The landscape of top driver mutation spectrum predicted by Intogen for tumors were visulized via R Script, including mutation rate, and mutation subclass/subtypes (filtering cutoff, ONCODRIVEFM </w:t>
      </w:r>
      <w:r w:rsidRPr="00BE3786">
        <w:rPr>
          <w:rFonts w:ascii="Arial" w:hAnsi="Arial" w:cs="Arial"/>
          <w:bCs/>
          <w:sz w:val="22"/>
          <w:rPrChange w:id="2919" w:author="Guo, Shicheng" w:date="2019-11-07T17:21:00Z">
            <w:rPr>
              <w:rFonts w:ascii="Times New Roman" w:hAnsi="Times New Roman" w:cs="Times New Roman" w:hint="eastAsia"/>
              <w:bCs/>
              <w:sz w:val="24"/>
              <w:szCs w:val="24"/>
            </w:rPr>
          </w:rPrChange>
        </w:rPr>
        <w:t>P-</w:t>
      </w:r>
      <w:r w:rsidRPr="00BE3786">
        <w:rPr>
          <w:rFonts w:ascii="Arial" w:hAnsi="Arial" w:cs="Arial"/>
          <w:bCs/>
          <w:sz w:val="22"/>
          <w:rPrChange w:id="2920" w:author="Guo, Shicheng" w:date="2019-11-07T17:21:00Z">
            <w:rPr>
              <w:rFonts w:ascii="Times New Roman" w:hAnsi="Times New Roman" w:cs="Times New Roman"/>
              <w:bCs/>
              <w:sz w:val="24"/>
              <w:szCs w:val="24"/>
            </w:rPr>
          </w:rPrChange>
        </w:rPr>
        <w:t xml:space="preserve">value&lt;=0.1). </w:t>
      </w:r>
    </w:p>
    <w:p w14:paraId="2C6C8109" w14:textId="6C9CE465" w:rsidR="00C63463" w:rsidRPr="00BE3786" w:rsidRDefault="00E55810" w:rsidP="00BE3786">
      <w:pPr>
        <w:spacing w:beforeLines="50" w:before="156" w:afterLines="50" w:after="156"/>
        <w:rPr>
          <w:rFonts w:ascii="Arial" w:hAnsi="Arial" w:cs="Arial"/>
          <w:bCs/>
          <w:sz w:val="22"/>
          <w:rPrChange w:id="2921" w:author="Guo, Shicheng" w:date="2019-11-07T17:21:00Z">
            <w:rPr>
              <w:rFonts w:ascii="Times New Roman" w:hAnsi="Times New Roman" w:cs="Times New Roman"/>
              <w:bCs/>
              <w:sz w:val="24"/>
              <w:szCs w:val="24"/>
            </w:rPr>
          </w:rPrChange>
        </w:rPr>
        <w:pPrChange w:id="2922" w:author="Guo, Shicheng" w:date="2019-11-07T17:21:00Z">
          <w:pPr>
            <w:spacing w:beforeLines="50" w:before="156" w:afterLines="50" w:after="156" w:line="360" w:lineRule="auto"/>
          </w:pPr>
        </w:pPrChange>
      </w:pPr>
      <w:r w:rsidRPr="00BE3786">
        <w:rPr>
          <w:rFonts w:ascii="Arial" w:hAnsi="Arial" w:cs="Arial"/>
          <w:b/>
          <w:sz w:val="22"/>
          <w:rPrChange w:id="2923" w:author="Guo, Shicheng" w:date="2019-11-07T17:21:00Z">
            <w:rPr>
              <w:rFonts w:ascii="Times New Roman" w:hAnsi="Times New Roman" w:cs="Times New Roman"/>
              <w:b/>
              <w:sz w:val="24"/>
              <w:szCs w:val="24"/>
            </w:rPr>
          </w:rPrChange>
        </w:rPr>
        <w:t xml:space="preserve">Clonal evolution analysis. </w:t>
      </w:r>
      <w:bookmarkStart w:id="2924" w:name="OLE_LINK16"/>
      <w:r w:rsidRPr="00BE3786">
        <w:rPr>
          <w:rFonts w:ascii="Arial" w:hAnsi="Arial" w:cs="Arial"/>
          <w:bCs/>
          <w:sz w:val="22"/>
          <w:rPrChange w:id="2925" w:author="Guo, Shicheng" w:date="2019-11-07T17:21:00Z">
            <w:rPr>
              <w:rFonts w:ascii="Times New Roman" w:hAnsi="Times New Roman" w:cs="Times New Roman"/>
              <w:bCs/>
              <w:sz w:val="24"/>
              <w:szCs w:val="24"/>
            </w:rPr>
          </w:rPrChange>
        </w:rPr>
        <w:t>Inferring and visualizing clonal evolution in multi-sample cancer sequencing were implemented via ClonEvol</w:t>
      </w:r>
      <w:r w:rsidR="00870C74" w:rsidRPr="00BE3786">
        <w:rPr>
          <w:rFonts w:ascii="Arial" w:hAnsi="Arial" w:cs="Arial"/>
          <w:sz w:val="22"/>
          <w:rPrChange w:id="2926" w:author="Guo, Shicheng" w:date="2019-11-07T17:21:00Z">
            <w:rPr/>
          </w:rPrChange>
        </w:rPr>
        <w:fldChar w:fldCharType="begin"/>
      </w:r>
      <w:r w:rsidR="00870C74" w:rsidRPr="00BE3786">
        <w:rPr>
          <w:rFonts w:ascii="Arial" w:hAnsi="Arial" w:cs="Arial"/>
          <w:sz w:val="22"/>
          <w:rPrChange w:id="2927" w:author="Guo, Shicheng" w:date="2019-11-07T17:21:00Z">
            <w:rPr/>
          </w:rPrChange>
        </w:rPr>
        <w:instrText xml:space="preserve"> HYPERLINK \l "_ENREF_39" \o "Dang, 2017 #3224" </w:instrText>
      </w:r>
      <w:r w:rsidR="00870C74" w:rsidRPr="00BE3786">
        <w:rPr>
          <w:rFonts w:ascii="Arial" w:hAnsi="Arial" w:cs="Arial"/>
          <w:sz w:val="22"/>
          <w:rPrChange w:id="2928" w:author="Guo, Shicheng" w:date="2019-11-07T17:21:00Z">
            <w:rPr/>
          </w:rPrChange>
        </w:rPr>
        <w:fldChar w:fldCharType="separate"/>
      </w:r>
      <w:r w:rsidR="000670AD" w:rsidRPr="00BE3786">
        <w:rPr>
          <w:rFonts w:ascii="Arial" w:hAnsi="Arial" w:cs="Arial"/>
          <w:bCs/>
          <w:sz w:val="22"/>
          <w:rPrChange w:id="2929" w:author="Guo, Shicheng" w:date="2019-11-07T17:21:00Z">
            <w:rPr>
              <w:rFonts w:ascii="Times New Roman" w:hAnsi="Times New Roman" w:cs="Times New Roman"/>
              <w:bCs/>
              <w:sz w:val="24"/>
              <w:szCs w:val="24"/>
            </w:rPr>
          </w:rPrChange>
        </w:rPr>
        <w:fldChar w:fldCharType="begin"/>
      </w:r>
      <w:r w:rsidR="000670AD" w:rsidRPr="00BE3786">
        <w:rPr>
          <w:rFonts w:ascii="Arial" w:hAnsi="Arial" w:cs="Arial"/>
          <w:bCs/>
          <w:sz w:val="22"/>
          <w:rPrChange w:id="2930" w:author="Guo, Shicheng" w:date="2019-11-07T17:21:00Z">
            <w:rPr>
              <w:rFonts w:ascii="Times New Roman" w:hAnsi="Times New Roman" w:cs="Times New Roman"/>
              <w:bCs/>
              <w:sz w:val="24"/>
              <w:szCs w:val="24"/>
            </w:rPr>
          </w:rPrChange>
        </w:rPr>
        <w:instrText xml:space="preserve"> ADDIN EN.CITE &lt;EndNote&gt;&lt;Cite&gt;&lt;Author&gt;Dang&lt;/Author&gt;&lt;Year&gt;2017&lt;/Year&gt;&lt;RecNum&gt;3224&lt;/RecNum&gt;&lt;DisplayText&gt;&lt;style face="superscript"&gt;39&lt;/style&gt;&lt;/DisplayText&gt;&lt;record&gt;&lt;rec-number&gt;3224&lt;/rec-number&gt;&lt;foreign-keys&gt;&lt;key app="EN" db-id="xdv2vwtvgfzpd7exs9p5r95irapf2xespdtz" timestamp="1566283351"&gt;3224&lt;/key&gt;&lt;/foreign-keys&gt;&lt;ref-type name="Journal Article"&gt;17&lt;/ref-type&gt;&lt;contributors&gt;&lt;authors&gt;&lt;author&gt;Dang, H. X.&lt;/author&gt;&lt;author&gt;White, B. S.&lt;/author&gt;&lt;author&gt;Foltz, S. M.&lt;/author&gt;&lt;author&gt;Miller, C. A.&lt;/author&gt;&lt;author&gt;Luo, J.&lt;/author&gt;&lt;author&gt;Fields, R. C.&lt;/author&gt;&lt;author&gt;Maher, C. A.&lt;/author&gt;&lt;/authors&gt;&lt;/contributors&gt;&lt;auth-address&gt;McDonnell Genome Institute.&amp;#xD;Department of Internal Medicine.&amp;#xD;Department of Surgery.&amp;#xD;Siteman Cancer Center.&amp;#xD;Department of Biomedical Engineering, Washington University in St. Louis, St. Louis, USA.&lt;/auth-address&gt;&lt;titles&gt;&lt;title&gt;ClonEvol: clonal ordering and visualization in cancer sequencing&lt;/title&gt;&lt;secondary-title&gt;Ann Oncol&lt;/secondary-title&gt;&lt;/titles&gt;&lt;periodical&gt;&lt;full-title&gt;Ann Oncol&lt;/full-title&gt;&lt;/periodical&gt;&lt;pages&gt;3076-3082&lt;/pages&gt;&lt;volume&gt;28&lt;/volume&gt;&lt;number&gt;12&lt;/number&gt;&lt;edition&gt;2017/09/28&lt;/edition&gt;&lt;keywords&gt;&lt;keyword&gt;*Clonal Evolution&lt;/keyword&gt;&lt;keyword&gt;Clone Cells&lt;/keyword&gt;&lt;keyword&gt;High-Throughput Nucleotide Sequencing/methods&lt;/keyword&gt;&lt;keyword&gt;Humans&lt;/keyword&gt;&lt;keyword&gt;Leukemia, Myeloid, Acute/*genetics/pathology&lt;/keyword&gt;&lt;keyword&gt;Precision Medicine&lt;/keyword&gt;&lt;keyword&gt;cancer evolution&lt;/keyword&gt;&lt;keyword&gt;clonal evolution&lt;/keyword&gt;&lt;keyword&gt;clonal evolution visualization&lt;/keyword&gt;&lt;keyword&gt;clonality analysis&lt;/keyword&gt;&lt;keyword&gt;next-generation sequencing&lt;/keyword&gt;&lt;/keywords&gt;&lt;dates&gt;&lt;year&gt;2017&lt;/year&gt;&lt;pub-dates&gt;&lt;date&gt;Dec 1&lt;/date&gt;&lt;/pub-dates&gt;&lt;/dates&gt;&lt;isbn&gt;1569-8041 (Electronic)&amp;#xD;0923-7534 (Linking)&lt;/isbn&gt;&lt;accession-num&gt;28950321&lt;/accession-num&gt;&lt;urls&gt;&lt;related-urls&gt;&lt;url&gt;https://www.ncbi.nlm.nih.gov/pubmed/28950321&lt;/url&gt;&lt;/related-urls&gt;&lt;/urls&gt;&lt;custom2&gt;PMC5834020&lt;/custom2&gt;&lt;electronic-resource-num&gt;10.1093/annonc/mdx517&lt;/electronic-resource-num&gt;&lt;/record&gt;&lt;/Cite&gt;&lt;/EndNote&gt;</w:instrText>
      </w:r>
      <w:r w:rsidR="000670AD" w:rsidRPr="00BE3786">
        <w:rPr>
          <w:rFonts w:ascii="Arial" w:hAnsi="Arial" w:cs="Arial"/>
          <w:bCs/>
          <w:sz w:val="22"/>
          <w:rPrChange w:id="2931" w:author="Guo, Shicheng" w:date="2019-11-07T17:21:00Z">
            <w:rPr>
              <w:rFonts w:ascii="Times New Roman" w:hAnsi="Times New Roman" w:cs="Times New Roman"/>
              <w:bCs/>
              <w:sz w:val="24"/>
              <w:szCs w:val="24"/>
            </w:rPr>
          </w:rPrChange>
        </w:rPr>
        <w:fldChar w:fldCharType="separate"/>
      </w:r>
      <w:r w:rsidR="000670AD" w:rsidRPr="00BE3786">
        <w:rPr>
          <w:rFonts w:ascii="Arial" w:hAnsi="Arial" w:cs="Arial"/>
          <w:bCs/>
          <w:noProof/>
          <w:sz w:val="22"/>
          <w:vertAlign w:val="superscript"/>
          <w:rPrChange w:id="2932" w:author="Guo, Shicheng" w:date="2019-11-07T17:21:00Z">
            <w:rPr>
              <w:rFonts w:ascii="Times New Roman" w:hAnsi="Times New Roman" w:cs="Times New Roman"/>
              <w:bCs/>
              <w:noProof/>
              <w:sz w:val="24"/>
              <w:szCs w:val="24"/>
              <w:vertAlign w:val="superscript"/>
            </w:rPr>
          </w:rPrChange>
        </w:rPr>
        <w:t>39</w:t>
      </w:r>
      <w:r w:rsidR="000670AD" w:rsidRPr="00BE3786">
        <w:rPr>
          <w:rFonts w:ascii="Arial" w:hAnsi="Arial" w:cs="Arial"/>
          <w:bCs/>
          <w:sz w:val="22"/>
          <w:rPrChange w:id="2933" w:author="Guo, Shicheng" w:date="2019-11-07T17:21:00Z">
            <w:rPr>
              <w:rFonts w:ascii="Times New Roman" w:hAnsi="Times New Roman" w:cs="Times New Roman"/>
              <w:bCs/>
              <w:sz w:val="24"/>
              <w:szCs w:val="24"/>
            </w:rPr>
          </w:rPrChange>
        </w:rPr>
        <w:fldChar w:fldCharType="end"/>
      </w:r>
      <w:r w:rsidR="00870C74" w:rsidRPr="00BE3786">
        <w:rPr>
          <w:rFonts w:ascii="Arial" w:hAnsi="Arial" w:cs="Arial"/>
          <w:bCs/>
          <w:sz w:val="22"/>
          <w:rPrChange w:id="2934" w:author="Guo, Shicheng" w:date="2019-11-07T17:21:00Z">
            <w:rPr>
              <w:rFonts w:ascii="Times New Roman" w:hAnsi="Times New Roman" w:cs="Times New Roman"/>
              <w:bCs/>
              <w:sz w:val="24"/>
              <w:szCs w:val="24"/>
            </w:rPr>
          </w:rPrChange>
        </w:rPr>
        <w:fldChar w:fldCharType="end"/>
      </w:r>
      <w:r w:rsidRPr="00BE3786">
        <w:rPr>
          <w:rFonts w:ascii="Arial" w:hAnsi="Arial" w:cs="Arial"/>
          <w:bCs/>
          <w:sz w:val="22"/>
          <w:rPrChange w:id="2935" w:author="Guo, Shicheng" w:date="2019-11-07T17:21:00Z">
            <w:rPr>
              <w:rFonts w:ascii="Times New Roman" w:hAnsi="Times New Roman" w:cs="Times New Roman"/>
              <w:bCs/>
              <w:sz w:val="24"/>
              <w:szCs w:val="24"/>
            </w:rPr>
          </w:rPrChange>
        </w:rPr>
        <w:t xml:space="preserve"> and SciClone</w:t>
      </w:r>
      <w:r w:rsidR="00870C74" w:rsidRPr="00BE3786">
        <w:rPr>
          <w:rFonts w:ascii="Arial" w:hAnsi="Arial" w:cs="Arial"/>
          <w:sz w:val="22"/>
          <w:rPrChange w:id="2936" w:author="Guo, Shicheng" w:date="2019-11-07T17:21:00Z">
            <w:rPr/>
          </w:rPrChange>
        </w:rPr>
        <w:fldChar w:fldCharType="begin"/>
      </w:r>
      <w:r w:rsidR="00870C74" w:rsidRPr="00BE3786">
        <w:rPr>
          <w:rFonts w:ascii="Arial" w:hAnsi="Arial" w:cs="Arial"/>
          <w:sz w:val="22"/>
          <w:rPrChange w:id="2937" w:author="Guo, Shicheng" w:date="2019-11-07T17:21:00Z">
            <w:rPr/>
          </w:rPrChange>
        </w:rPr>
        <w:instrText xml:space="preserve"> HYPERLINK \l "_ENREF_15" \o "Miller, 2014 #73" </w:instrText>
      </w:r>
      <w:r w:rsidR="00870C74" w:rsidRPr="00BE3786">
        <w:rPr>
          <w:rFonts w:ascii="Arial" w:hAnsi="Arial" w:cs="Arial"/>
          <w:sz w:val="22"/>
          <w:rPrChange w:id="2938" w:author="Guo, Shicheng" w:date="2019-11-07T17:21:00Z">
            <w:rPr/>
          </w:rPrChange>
        </w:rPr>
        <w:fldChar w:fldCharType="separate"/>
      </w:r>
      <w:r w:rsidR="000670AD" w:rsidRPr="00BE3786">
        <w:rPr>
          <w:rFonts w:ascii="Arial" w:hAnsi="Arial" w:cs="Arial"/>
          <w:bCs/>
          <w:sz w:val="22"/>
          <w:rPrChange w:id="2939" w:author="Guo, Shicheng" w:date="2019-11-07T17:21:00Z">
            <w:rPr>
              <w:rFonts w:ascii="Times New Roman" w:hAnsi="Times New Roman" w:cs="Times New Roman"/>
              <w:bCs/>
              <w:sz w:val="24"/>
              <w:szCs w:val="24"/>
            </w:rPr>
          </w:rPrChange>
        </w:rPr>
        <w:fldChar w:fldCharType="begin">
          <w:fldData xml:space="preserve">PEVuZE5vdGU+PENpdGU+PEF1dGhvcj5NaWxsZXI8L0F1dGhvcj48WWVhcj4yMDE0PC9ZZWFyPjxS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</w:fldData>
        </w:fldChar>
      </w:r>
      <w:r w:rsidR="000670AD" w:rsidRPr="00BE3786">
        <w:rPr>
          <w:rFonts w:ascii="Arial" w:hAnsi="Arial" w:cs="Arial"/>
          <w:bCs/>
          <w:sz w:val="22"/>
          <w:rPrChange w:id="2940" w:author="Guo, Shicheng" w:date="2019-11-07T17:21:00Z">
            <w:rPr>
              <w:rFonts w:ascii="Times New Roman" w:hAnsi="Times New Roman" w:cs="Times New Roman"/>
              <w:bCs/>
              <w:sz w:val="24"/>
              <w:szCs w:val="24"/>
            </w:rPr>
          </w:rPrChange>
        </w:rPr>
        <w:instrText xml:space="preserve"> ADDIN EN.CITE </w:instrText>
      </w:r>
      <w:r w:rsidR="000670AD" w:rsidRPr="00BE3786">
        <w:rPr>
          <w:rFonts w:ascii="Arial" w:hAnsi="Arial" w:cs="Arial"/>
          <w:bCs/>
          <w:sz w:val="22"/>
          <w:rPrChange w:id="2941" w:author="Guo, Shicheng" w:date="2019-11-07T17:21:00Z">
            <w:rPr>
              <w:rFonts w:ascii="Times New Roman" w:hAnsi="Times New Roman" w:cs="Times New Roman"/>
              <w:bCs/>
              <w:sz w:val="24"/>
              <w:szCs w:val="24"/>
            </w:rPr>
          </w:rPrChange>
        </w:rPr>
        <w:fldChar w:fldCharType="begin">
          <w:fldData xml:space="preserve">PEVuZE5vdGU+PENpdGU+PEF1dGhvcj5NaWxsZXI8L0F1dGhvcj48WWVhcj4yMDE0PC9ZZWFyPjxS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</w:fldData>
        </w:fldChar>
      </w:r>
      <w:r w:rsidR="000670AD" w:rsidRPr="00BE3786">
        <w:rPr>
          <w:rFonts w:ascii="Arial" w:hAnsi="Arial" w:cs="Arial"/>
          <w:bCs/>
          <w:sz w:val="22"/>
          <w:rPrChange w:id="2942" w:author="Guo, Shicheng" w:date="2019-11-07T17:21:00Z">
            <w:rPr>
              <w:rFonts w:ascii="Times New Roman" w:hAnsi="Times New Roman" w:cs="Times New Roman"/>
              <w:bCs/>
              <w:sz w:val="24"/>
              <w:szCs w:val="24"/>
            </w:rPr>
          </w:rPrChange>
        </w:rPr>
        <w:instrText xml:space="preserve"> ADDIN EN.CITE.DATA </w:instrText>
      </w:r>
      <w:r w:rsidR="000670AD" w:rsidRPr="00BE3786">
        <w:rPr>
          <w:rFonts w:ascii="Arial" w:hAnsi="Arial" w:cs="Arial"/>
          <w:bCs/>
          <w:sz w:val="22"/>
          <w:rPrChange w:id="2943" w:author="Guo, Shicheng" w:date="2019-11-07T17:21:00Z">
            <w:rPr>
              <w:rFonts w:ascii="Times New Roman" w:hAnsi="Times New Roman" w:cs="Times New Roman"/>
              <w:bCs/>
              <w:sz w:val="24"/>
              <w:szCs w:val="24"/>
            </w:rPr>
          </w:rPrChange>
        </w:rPr>
      </w:r>
      <w:r w:rsidR="000670AD" w:rsidRPr="00BE3786">
        <w:rPr>
          <w:rFonts w:ascii="Arial" w:hAnsi="Arial" w:cs="Arial"/>
          <w:bCs/>
          <w:sz w:val="22"/>
          <w:rPrChange w:id="2944" w:author="Guo, Shicheng" w:date="2019-11-07T17:21:00Z">
            <w:rPr>
              <w:rFonts w:ascii="Times New Roman" w:hAnsi="Times New Roman" w:cs="Times New Roman"/>
              <w:bCs/>
              <w:sz w:val="24"/>
              <w:szCs w:val="24"/>
            </w:rPr>
          </w:rPrChange>
        </w:rPr>
        <w:fldChar w:fldCharType="end"/>
      </w:r>
      <w:r w:rsidR="000670AD" w:rsidRPr="00BE3786">
        <w:rPr>
          <w:rFonts w:ascii="Arial" w:hAnsi="Arial" w:cs="Arial"/>
          <w:bCs/>
          <w:sz w:val="22"/>
          <w:rPrChange w:id="2945" w:author="Guo, Shicheng" w:date="2019-11-07T17:21:00Z">
            <w:rPr>
              <w:rFonts w:ascii="Times New Roman" w:hAnsi="Times New Roman" w:cs="Times New Roman"/>
              <w:bCs/>
              <w:sz w:val="24"/>
              <w:szCs w:val="24"/>
            </w:rPr>
          </w:rPrChange>
        </w:rPr>
      </w:r>
      <w:r w:rsidR="000670AD" w:rsidRPr="00BE3786">
        <w:rPr>
          <w:rFonts w:ascii="Arial" w:hAnsi="Arial" w:cs="Arial"/>
          <w:bCs/>
          <w:sz w:val="22"/>
          <w:rPrChange w:id="2946" w:author="Guo, Shicheng" w:date="2019-11-07T17:21:00Z">
            <w:rPr>
              <w:rFonts w:ascii="Times New Roman" w:hAnsi="Times New Roman" w:cs="Times New Roman"/>
              <w:bCs/>
              <w:sz w:val="24"/>
              <w:szCs w:val="24"/>
            </w:rPr>
          </w:rPrChange>
        </w:rPr>
        <w:fldChar w:fldCharType="separate"/>
      </w:r>
      <w:r w:rsidR="000670AD" w:rsidRPr="00BE3786">
        <w:rPr>
          <w:rFonts w:ascii="Arial" w:hAnsi="Arial" w:cs="Arial"/>
          <w:bCs/>
          <w:noProof/>
          <w:sz w:val="22"/>
          <w:vertAlign w:val="superscript"/>
          <w:rPrChange w:id="2947" w:author="Guo, Shicheng" w:date="2019-11-07T17:21:00Z">
            <w:rPr>
              <w:rFonts w:ascii="Times New Roman" w:hAnsi="Times New Roman" w:cs="Times New Roman"/>
              <w:bCs/>
              <w:noProof/>
              <w:sz w:val="24"/>
              <w:szCs w:val="24"/>
              <w:vertAlign w:val="superscript"/>
            </w:rPr>
          </w:rPrChange>
        </w:rPr>
        <w:t>15</w:t>
      </w:r>
      <w:r w:rsidR="000670AD" w:rsidRPr="00BE3786">
        <w:rPr>
          <w:rFonts w:ascii="Arial" w:hAnsi="Arial" w:cs="Arial"/>
          <w:bCs/>
          <w:sz w:val="22"/>
          <w:rPrChange w:id="2948" w:author="Guo, Shicheng" w:date="2019-11-07T17:21:00Z">
            <w:rPr>
              <w:rFonts w:ascii="Times New Roman" w:hAnsi="Times New Roman" w:cs="Times New Roman"/>
              <w:bCs/>
              <w:sz w:val="24"/>
              <w:szCs w:val="24"/>
            </w:rPr>
          </w:rPrChange>
        </w:rPr>
        <w:fldChar w:fldCharType="end"/>
      </w:r>
      <w:r w:rsidR="00870C74" w:rsidRPr="00BE3786">
        <w:rPr>
          <w:rFonts w:ascii="Arial" w:hAnsi="Arial" w:cs="Arial"/>
          <w:bCs/>
          <w:sz w:val="22"/>
          <w:rPrChange w:id="2949" w:author="Guo, Shicheng" w:date="2019-11-07T17:21:00Z">
            <w:rPr>
              <w:rFonts w:ascii="Times New Roman" w:hAnsi="Times New Roman" w:cs="Times New Roman"/>
              <w:bCs/>
              <w:sz w:val="24"/>
              <w:szCs w:val="24"/>
            </w:rPr>
          </w:rPrChange>
        </w:rPr>
        <w:fldChar w:fldCharType="end"/>
      </w:r>
      <w:r w:rsidRPr="00BE3786">
        <w:rPr>
          <w:rFonts w:ascii="Arial" w:hAnsi="Arial" w:cs="Arial"/>
          <w:bCs/>
          <w:sz w:val="22"/>
          <w:rPrChange w:id="2950" w:author="Guo, Shicheng" w:date="2019-11-07T17:21:00Z">
            <w:rPr>
              <w:rFonts w:ascii="Times New Roman" w:hAnsi="Times New Roman" w:cs="Times New Roman"/>
              <w:bCs/>
              <w:sz w:val="24"/>
              <w:szCs w:val="24"/>
            </w:rPr>
          </w:rPrChange>
        </w:rPr>
        <w:t>. Somaric mutations in vaf format and segmented copy number data from the related tumors in same patient were merged and clustered using SciClone. 1D and 2D clustering plots for each patient were generated. Then, we used the clustering of heterozygous variants identified using sciClone as input to infer consensus clonal evolution trees and estimate the cancer cell fraction (also called clonal frequency, CCF) of the clones in individual samples. The infer.clonal.models function takes the clustering results and evaluates all clonal orderings to reconstruct the clonal evolution trees and estimate the CCF of the clones in individual samples.plot.clonal.models function was used to visualize trees predicted clonevol. Phylogenetic trees were redrawn in Adobe Illustrator with relative trunk and branch lengths proportional to the number of shared and distinct mutations on the corresponding trunk or branch.</w:t>
      </w:r>
    </w:p>
    <w:p w14:paraId="1BCA4F93" w14:textId="77AB15DB" w:rsidR="003402D2" w:rsidRPr="00BE3786" w:rsidRDefault="003402D2" w:rsidP="00BE3786">
      <w:pPr>
        <w:spacing w:beforeLines="50" w:before="156" w:afterLines="50" w:after="156"/>
        <w:rPr>
          <w:rFonts w:ascii="Arial" w:hAnsi="Arial" w:cs="Arial"/>
          <w:bCs/>
          <w:sz w:val="22"/>
          <w:rPrChange w:id="2951" w:author="Guo, Shicheng" w:date="2019-11-07T17:21:00Z">
            <w:rPr>
              <w:rFonts w:ascii="Times New Roman" w:hAnsi="Times New Roman" w:cs="Times New Roman"/>
              <w:bCs/>
              <w:sz w:val="24"/>
              <w:szCs w:val="24"/>
            </w:rPr>
          </w:rPrChange>
        </w:rPr>
        <w:pPrChange w:id="2952" w:author="Guo, Shicheng" w:date="2019-11-07T17:21:00Z">
          <w:pPr>
            <w:spacing w:beforeLines="50" w:before="156" w:afterLines="50" w:after="156" w:line="360" w:lineRule="auto"/>
          </w:pPr>
        </w:pPrChange>
      </w:pPr>
      <w:r w:rsidRPr="00BE3786">
        <w:rPr>
          <w:rFonts w:ascii="Arial" w:hAnsi="Arial" w:cs="Arial"/>
          <w:b/>
          <w:sz w:val="22"/>
          <w:rPrChange w:id="2953" w:author="Guo, Shicheng" w:date="2019-11-07T17:21:00Z">
            <w:rPr>
              <w:rFonts w:ascii="Times New Roman" w:hAnsi="Times New Roman" w:cs="Times New Roman"/>
              <w:b/>
              <w:sz w:val="24"/>
              <w:szCs w:val="24"/>
            </w:rPr>
          </w:rPrChange>
        </w:rPr>
        <w:t>RNA-seq</w:t>
      </w:r>
      <w:r w:rsidRPr="00BE3786">
        <w:rPr>
          <w:rFonts w:ascii="Arial" w:hAnsi="Arial" w:cs="Arial"/>
          <w:b/>
          <w:sz w:val="22"/>
          <w:rPrChange w:id="2954" w:author="Guo, Shicheng" w:date="2019-11-07T17:21:00Z">
            <w:rPr>
              <w:rFonts w:ascii="Times New Roman" w:hAnsi="Times New Roman" w:cs="Times New Roman" w:hint="eastAsia"/>
              <w:b/>
              <w:sz w:val="24"/>
              <w:szCs w:val="24"/>
            </w:rPr>
          </w:rPrChange>
        </w:rPr>
        <w:t>.</w:t>
      </w:r>
      <w:r w:rsidRPr="00BE3786">
        <w:rPr>
          <w:rFonts w:ascii="Arial" w:hAnsi="Arial" w:cs="Arial"/>
          <w:b/>
          <w:sz w:val="22"/>
          <w:rPrChange w:id="2955" w:author="Guo, Shicheng" w:date="2019-11-07T17:21:00Z">
            <w:rPr>
              <w:rFonts w:ascii="Times New Roman" w:hAnsi="Times New Roman" w:cs="Times New Roman"/>
              <w:b/>
              <w:sz w:val="24"/>
              <w:szCs w:val="24"/>
            </w:rPr>
          </w:rPrChange>
        </w:rPr>
        <w:t xml:space="preserve"> </w:t>
      </w:r>
      <w:r w:rsidRPr="00BE3786">
        <w:rPr>
          <w:rFonts w:ascii="Arial" w:hAnsi="Arial" w:cs="Arial"/>
          <w:bCs/>
          <w:sz w:val="22"/>
          <w:rPrChange w:id="2956" w:author="Guo, Shicheng" w:date="2019-11-07T17:21:00Z">
            <w:rPr>
              <w:rFonts w:ascii="Times New Roman" w:hAnsi="Times New Roman" w:cs="Times New Roman"/>
              <w:bCs/>
              <w:sz w:val="24"/>
              <w:szCs w:val="24"/>
            </w:rPr>
          </w:rPrChange>
        </w:rPr>
        <w:t>After total RNA was extracted, mRNA was isolated by Oligo Magnetic Beads and cut into small fragments for cDNA synthesis. Libraries were generated using the NEBNext UltraTM RNA Library Prep Kit (New England Biolabs, Ipswich, MA, USA) for the Illumina system following the manufacturer’s instructions.</w:t>
      </w:r>
      <w:r w:rsidR="006C05C8" w:rsidRPr="00BE3786">
        <w:rPr>
          <w:rFonts w:ascii="Arial" w:hAnsi="Arial" w:cs="Arial"/>
          <w:bCs/>
          <w:sz w:val="22"/>
          <w:rPrChange w:id="2957" w:author="Guo, Shicheng" w:date="2019-11-07T17:21:00Z">
            <w:rPr>
              <w:rFonts w:ascii="Times New Roman" w:hAnsi="Times New Roman" w:cs="Times New Roman"/>
              <w:bCs/>
              <w:sz w:val="24"/>
              <w:szCs w:val="24"/>
            </w:rPr>
          </w:rPrChange>
        </w:rPr>
        <w:t xml:space="preserve"> </w:t>
      </w:r>
      <w:r w:rsidRPr="00BE3786">
        <w:rPr>
          <w:rFonts w:ascii="Arial" w:hAnsi="Arial" w:cs="Arial"/>
          <w:bCs/>
          <w:sz w:val="22"/>
          <w:rPrChange w:id="2958" w:author="Guo, Shicheng" w:date="2019-11-07T17:21:00Z">
            <w:rPr>
              <w:rFonts w:ascii="Times New Roman" w:hAnsi="Times New Roman" w:cs="Times New Roman"/>
              <w:bCs/>
              <w:sz w:val="24"/>
              <w:szCs w:val="24"/>
            </w:rPr>
          </w:rPrChange>
        </w:rPr>
        <w:t>Sequencing was conducted using the Illumina Hiseq XTEN platform.</w:t>
      </w:r>
    </w:p>
    <w:p w14:paraId="4F648733" w14:textId="44BC9259" w:rsidR="009601F9" w:rsidRPr="00BE3786" w:rsidRDefault="009601F9" w:rsidP="00BE3786">
      <w:pPr>
        <w:spacing w:beforeLines="50" w:before="156" w:afterLines="50" w:after="156"/>
        <w:rPr>
          <w:rFonts w:ascii="Arial" w:hAnsi="Arial" w:cs="Arial"/>
          <w:sz w:val="22"/>
          <w:rPrChange w:id="2959" w:author="Guo, Shicheng" w:date="2019-11-07T17:21:00Z">
            <w:rPr>
              <w:rFonts w:ascii="Times New Roman" w:hAnsi="Times New Roman" w:cs="Times New Roman"/>
              <w:sz w:val="24"/>
              <w:szCs w:val="24"/>
            </w:rPr>
          </w:rPrChange>
        </w:rPr>
        <w:pPrChange w:id="2960" w:author="Guo, Shicheng" w:date="2019-11-07T17:21:00Z">
          <w:pPr>
            <w:spacing w:beforeLines="50" w:before="156" w:afterLines="50" w:after="156" w:line="360" w:lineRule="auto"/>
          </w:pPr>
        </w:pPrChange>
      </w:pPr>
      <w:r w:rsidRPr="00BE3786">
        <w:rPr>
          <w:rFonts w:ascii="Arial" w:hAnsi="Arial" w:cs="Arial"/>
          <w:b/>
          <w:sz w:val="22"/>
          <w:rPrChange w:id="2961" w:author="Guo, Shicheng" w:date="2019-11-07T17:21:00Z">
            <w:rPr>
              <w:rFonts w:ascii="Times New Roman" w:hAnsi="Times New Roman" w:cs="Times New Roman"/>
              <w:b/>
              <w:sz w:val="24"/>
              <w:szCs w:val="24"/>
            </w:rPr>
          </w:rPrChange>
        </w:rPr>
        <w:t>DNA methylation analysis and construction of phyloepigenetic trees.</w:t>
      </w:r>
      <w:r w:rsidR="00DF4EC3" w:rsidRPr="00BE3786">
        <w:rPr>
          <w:rFonts w:ascii="Arial" w:hAnsi="Arial" w:cs="Arial"/>
          <w:b/>
          <w:sz w:val="22"/>
          <w:rPrChange w:id="2962" w:author="Guo, Shicheng" w:date="2019-11-07T17:21:00Z">
            <w:rPr>
              <w:rFonts w:ascii="Times New Roman" w:hAnsi="Times New Roman" w:cs="Times New Roman"/>
              <w:b/>
              <w:sz w:val="24"/>
              <w:szCs w:val="24"/>
            </w:rPr>
          </w:rPrChange>
        </w:rPr>
        <w:t xml:space="preserve"> </w:t>
      </w:r>
      <w:r w:rsidRPr="00BE3786">
        <w:rPr>
          <w:rFonts w:ascii="Arial" w:hAnsi="Arial" w:cs="Arial"/>
          <w:sz w:val="22"/>
          <w:rPrChange w:id="2963" w:author="Guo, Shicheng" w:date="2019-11-07T17:21:00Z">
            <w:rPr>
              <w:rFonts w:ascii="Times New Roman" w:hAnsi="Times New Roman" w:cs="Times New Roman"/>
              <w:sz w:val="24"/>
              <w:szCs w:val="24"/>
            </w:rPr>
          </w:rPrChange>
        </w:rPr>
        <w:t xml:space="preserve">The DNA methylation profiles of </w:t>
      </w:r>
      <w:r w:rsidR="005833B2" w:rsidRPr="00BE3786">
        <w:rPr>
          <w:rFonts w:ascii="Arial" w:hAnsi="Arial" w:cs="Arial"/>
          <w:sz w:val="22"/>
          <w:rPrChange w:id="2964" w:author="Guo, Shicheng" w:date="2019-11-07T17:21:00Z">
            <w:rPr>
              <w:rFonts w:ascii="Times New Roman" w:hAnsi="Times New Roman" w:cs="Times New Roman"/>
              <w:sz w:val="24"/>
              <w:szCs w:val="24"/>
            </w:rPr>
          </w:rPrChange>
        </w:rPr>
        <w:t>26</w:t>
      </w:r>
      <w:r w:rsidRPr="00BE3786">
        <w:rPr>
          <w:rFonts w:ascii="Arial" w:hAnsi="Arial" w:cs="Arial"/>
          <w:sz w:val="22"/>
          <w:rPrChange w:id="2965" w:author="Guo, Shicheng" w:date="2019-11-07T17:21:00Z">
            <w:rPr>
              <w:rFonts w:ascii="Times New Roman" w:hAnsi="Times New Roman" w:cs="Times New Roman"/>
              <w:sz w:val="24"/>
              <w:szCs w:val="24"/>
            </w:rPr>
          </w:rPrChange>
        </w:rPr>
        <w:t xml:space="preserve"> tumor regions and </w:t>
      </w:r>
      <w:r w:rsidR="005833B2" w:rsidRPr="00BE3786">
        <w:rPr>
          <w:rFonts w:ascii="Arial" w:hAnsi="Arial" w:cs="Arial"/>
          <w:sz w:val="22"/>
          <w:rPrChange w:id="2966" w:author="Guo, Shicheng" w:date="2019-11-07T17:21:00Z">
            <w:rPr>
              <w:rFonts w:ascii="Times New Roman" w:hAnsi="Times New Roman" w:cs="Times New Roman"/>
              <w:sz w:val="24"/>
              <w:szCs w:val="24"/>
            </w:rPr>
          </w:rPrChange>
        </w:rPr>
        <w:t>7</w:t>
      </w:r>
      <w:r w:rsidRPr="00BE3786">
        <w:rPr>
          <w:rFonts w:ascii="Arial" w:hAnsi="Arial" w:cs="Arial"/>
          <w:sz w:val="22"/>
          <w:rPrChange w:id="2967" w:author="Guo, Shicheng" w:date="2019-11-07T17:21:00Z">
            <w:rPr>
              <w:rFonts w:ascii="Times New Roman" w:hAnsi="Times New Roman" w:cs="Times New Roman"/>
              <w:sz w:val="24"/>
              <w:szCs w:val="24"/>
            </w:rPr>
          </w:rPrChange>
        </w:rPr>
        <w:t xml:space="preserve"> matched normal tissue samples from </w:t>
      </w:r>
      <w:r w:rsidR="005833B2" w:rsidRPr="00BE3786">
        <w:rPr>
          <w:rFonts w:ascii="Arial" w:hAnsi="Arial" w:cs="Arial"/>
          <w:sz w:val="22"/>
          <w:rPrChange w:id="2968" w:author="Guo, Shicheng" w:date="2019-11-07T17:21:00Z">
            <w:rPr>
              <w:rFonts w:ascii="Times New Roman" w:hAnsi="Times New Roman" w:cs="Times New Roman"/>
              <w:sz w:val="24"/>
              <w:szCs w:val="24"/>
            </w:rPr>
          </w:rPrChange>
        </w:rPr>
        <w:t>7</w:t>
      </w:r>
      <w:r w:rsidRPr="00BE3786">
        <w:rPr>
          <w:rFonts w:ascii="Arial" w:hAnsi="Arial" w:cs="Arial"/>
          <w:sz w:val="22"/>
          <w:rPrChange w:id="2969" w:author="Guo, Shicheng" w:date="2019-11-07T17:21:00Z">
            <w:rPr>
              <w:rFonts w:ascii="Times New Roman" w:hAnsi="Times New Roman" w:cs="Times New Roman"/>
              <w:sz w:val="24"/>
              <w:szCs w:val="24"/>
            </w:rPr>
          </w:rPrChange>
        </w:rPr>
        <w:t xml:space="preserve"> </w:t>
      </w:r>
      <w:r w:rsidR="00DF4EC3" w:rsidRPr="00BE3786">
        <w:rPr>
          <w:rFonts w:ascii="Arial" w:hAnsi="Arial" w:cs="Arial"/>
          <w:sz w:val="22"/>
          <w:rPrChange w:id="2970" w:author="Guo, Shicheng" w:date="2019-11-07T17:21:00Z">
            <w:rPr>
              <w:rFonts w:ascii="Times New Roman" w:hAnsi="Times New Roman" w:cs="Times New Roman"/>
              <w:sz w:val="24"/>
              <w:szCs w:val="24"/>
            </w:rPr>
          </w:rPrChange>
        </w:rPr>
        <w:t>PADCs</w:t>
      </w:r>
      <w:r w:rsidRPr="00BE3786">
        <w:rPr>
          <w:rFonts w:ascii="Arial" w:hAnsi="Arial" w:cs="Arial"/>
          <w:sz w:val="22"/>
          <w:rPrChange w:id="2971" w:author="Guo, Shicheng" w:date="2019-11-07T17:21:00Z">
            <w:rPr>
              <w:rFonts w:ascii="Times New Roman" w:hAnsi="Times New Roman" w:cs="Times New Roman"/>
              <w:sz w:val="24"/>
              <w:szCs w:val="24"/>
            </w:rPr>
          </w:rPrChange>
        </w:rPr>
        <w:t xml:space="preserve"> cases examined by WES were generated using the </w:t>
      </w:r>
      <w:r w:rsidR="005833B2" w:rsidRPr="00BE3786">
        <w:rPr>
          <w:rFonts w:ascii="Arial" w:hAnsi="Arial" w:cs="Arial"/>
          <w:sz w:val="22"/>
          <w:rPrChange w:id="2972" w:author="Guo, Shicheng" w:date="2019-11-07T17:21:00Z">
            <w:rPr>
              <w:rFonts w:ascii="Times New Roman" w:hAnsi="Times New Roman" w:cs="Times New Roman"/>
              <w:sz w:val="24"/>
              <w:szCs w:val="24"/>
            </w:rPr>
          </w:rPrChange>
        </w:rPr>
        <w:t>M</w:t>
      </w:r>
      <w:r w:rsidR="005833B2" w:rsidRPr="00BE3786">
        <w:rPr>
          <w:rFonts w:ascii="Arial" w:hAnsi="Arial" w:cs="Arial"/>
          <w:sz w:val="22"/>
          <w:rPrChange w:id="2973" w:author="Guo, Shicheng" w:date="2019-11-07T17:21:00Z">
            <w:rPr>
              <w:rFonts w:ascii="Times New Roman" w:hAnsi="Times New Roman" w:cs="Times New Roman" w:hint="eastAsia"/>
              <w:sz w:val="24"/>
              <w:szCs w:val="24"/>
            </w:rPr>
          </w:rPrChange>
        </w:rPr>
        <w:t>e</w:t>
      </w:r>
      <w:r w:rsidR="005833B2" w:rsidRPr="00BE3786">
        <w:rPr>
          <w:rFonts w:ascii="Arial" w:hAnsi="Arial" w:cs="Arial"/>
          <w:sz w:val="22"/>
          <w:rPrChange w:id="2974" w:author="Guo, Shicheng" w:date="2019-11-07T17:21:00Z">
            <w:rPr>
              <w:rFonts w:ascii="Times New Roman" w:hAnsi="Times New Roman" w:cs="Times New Roman"/>
              <w:sz w:val="24"/>
              <w:szCs w:val="24"/>
            </w:rPr>
          </w:rPrChange>
        </w:rPr>
        <w:t>DIP-</w:t>
      </w:r>
      <w:r w:rsidR="005833B2" w:rsidRPr="00BE3786">
        <w:rPr>
          <w:rFonts w:ascii="Arial" w:hAnsi="Arial" w:cs="Arial"/>
          <w:sz w:val="22"/>
          <w:rPrChange w:id="2975" w:author="Guo, Shicheng" w:date="2019-11-07T17:21:00Z">
            <w:rPr>
              <w:rFonts w:ascii="Times New Roman" w:hAnsi="Times New Roman" w:cs="Times New Roman" w:hint="eastAsia"/>
              <w:sz w:val="24"/>
              <w:szCs w:val="24"/>
            </w:rPr>
          </w:rPrChange>
        </w:rPr>
        <w:t>seq</w:t>
      </w:r>
      <w:r w:rsidRPr="00BE3786">
        <w:rPr>
          <w:rFonts w:ascii="Arial" w:hAnsi="Arial" w:cs="Arial"/>
          <w:sz w:val="22"/>
          <w:rPrChange w:id="2976" w:author="Guo, Shicheng" w:date="2019-11-07T17:21:00Z">
            <w:rPr>
              <w:rFonts w:ascii="Times New Roman" w:hAnsi="Times New Roman" w:cs="Times New Roman"/>
              <w:sz w:val="24"/>
              <w:szCs w:val="24"/>
            </w:rPr>
          </w:rPrChange>
        </w:rPr>
        <w:t xml:space="preserve"> that we performed previously for The Cancer Genome Atlas (TCGA) data analysis, which is based on the Methylumi R package with several additional quality control steps. </w:t>
      </w:r>
      <w:r w:rsidR="001D4681" w:rsidRPr="00BE3786">
        <w:rPr>
          <w:rFonts w:ascii="Arial" w:hAnsi="Arial" w:cs="Arial"/>
          <w:sz w:val="22"/>
          <w:rPrChange w:id="2977" w:author="Guo, Shicheng" w:date="2019-11-07T17:21:00Z">
            <w:rPr>
              <w:rFonts w:ascii="Times New Roman" w:hAnsi="Times New Roman" w:cs="Times New Roman"/>
              <w:sz w:val="24"/>
              <w:szCs w:val="24"/>
            </w:rPr>
          </w:rPrChange>
        </w:rPr>
        <w:t>DMR</w:t>
      </w:r>
      <w:r w:rsidRPr="00BE3786">
        <w:rPr>
          <w:rFonts w:ascii="Arial" w:hAnsi="Arial" w:cs="Arial"/>
          <w:sz w:val="22"/>
          <w:rPrChange w:id="2978" w:author="Guo, Shicheng" w:date="2019-11-07T17:21:00Z">
            <w:rPr>
              <w:rFonts w:ascii="Times New Roman" w:hAnsi="Times New Roman" w:cs="Times New Roman"/>
              <w:sz w:val="24"/>
              <w:szCs w:val="24"/>
            </w:rPr>
          </w:rPrChange>
        </w:rPr>
        <w:t xml:space="preserve">s with detection P values greater than 0.01 in any of the samples were removed, as were </w:t>
      </w:r>
      <w:r w:rsidR="005833B2" w:rsidRPr="00BE3786">
        <w:rPr>
          <w:rFonts w:ascii="Arial" w:hAnsi="Arial" w:cs="Arial"/>
          <w:sz w:val="22"/>
          <w:rPrChange w:id="2979" w:author="Guo, Shicheng" w:date="2019-11-07T17:21:00Z">
            <w:rPr>
              <w:rFonts w:ascii="Times New Roman" w:hAnsi="Times New Roman" w:cs="Times New Roman"/>
              <w:sz w:val="24"/>
              <w:szCs w:val="24"/>
            </w:rPr>
          </w:rPrChange>
        </w:rPr>
        <w:t>DMR</w:t>
      </w:r>
      <w:r w:rsidR="005833B2" w:rsidRPr="00BE3786">
        <w:rPr>
          <w:rFonts w:ascii="Arial" w:hAnsi="Arial" w:cs="Arial"/>
          <w:sz w:val="22"/>
          <w:rPrChange w:id="2980" w:author="Guo, Shicheng" w:date="2019-11-07T17:21:00Z">
            <w:rPr>
              <w:rFonts w:ascii="Times New Roman" w:hAnsi="Times New Roman" w:cs="Times New Roman" w:hint="eastAsia"/>
              <w:sz w:val="24"/>
              <w:szCs w:val="24"/>
            </w:rPr>
          </w:rPrChange>
        </w:rPr>
        <w:t>s</w:t>
      </w:r>
      <w:r w:rsidRPr="00BE3786">
        <w:rPr>
          <w:rFonts w:ascii="Arial" w:hAnsi="Arial" w:cs="Arial"/>
          <w:sz w:val="22"/>
          <w:rPrChange w:id="2981" w:author="Guo, Shicheng" w:date="2019-11-07T17:21:00Z">
            <w:rPr>
              <w:rFonts w:ascii="Times New Roman" w:hAnsi="Times New Roman" w:cs="Times New Roman"/>
              <w:sz w:val="24"/>
              <w:szCs w:val="24"/>
            </w:rPr>
          </w:rPrChange>
        </w:rPr>
        <w:t xml:space="preserve"> overlapping </w:t>
      </w:r>
      <w:r w:rsidRPr="00BE3786">
        <w:rPr>
          <w:rFonts w:ascii="Arial" w:hAnsi="Arial" w:cs="Arial"/>
          <w:sz w:val="22"/>
          <w:rPrChange w:id="2982" w:author="Guo, Shicheng" w:date="2019-11-07T17:21:00Z">
            <w:rPr>
              <w:rFonts w:ascii="Times New Roman" w:hAnsi="Times New Roman" w:cs="Times New Roman"/>
              <w:sz w:val="24"/>
              <w:szCs w:val="24"/>
            </w:rPr>
          </w:rPrChange>
        </w:rPr>
        <w:lastRenderedPageBreak/>
        <w:t xml:space="preserve">with dbSNP SNPs and </w:t>
      </w:r>
      <w:r w:rsidR="001D4681" w:rsidRPr="00BE3786">
        <w:rPr>
          <w:rFonts w:ascii="Arial" w:hAnsi="Arial" w:cs="Arial"/>
          <w:sz w:val="22"/>
          <w:rPrChange w:id="2983" w:author="Guo, Shicheng" w:date="2019-11-07T17:21:00Z">
            <w:rPr>
              <w:rFonts w:ascii="Times New Roman" w:hAnsi="Times New Roman" w:cs="Times New Roman"/>
              <w:sz w:val="24"/>
              <w:szCs w:val="24"/>
            </w:rPr>
          </w:rPrChange>
        </w:rPr>
        <w:t>DMR</w:t>
      </w:r>
      <w:r w:rsidRPr="00BE3786">
        <w:rPr>
          <w:rFonts w:ascii="Arial" w:hAnsi="Arial" w:cs="Arial"/>
          <w:sz w:val="22"/>
          <w:rPrChange w:id="2984" w:author="Guo, Shicheng" w:date="2019-11-07T17:21:00Z">
            <w:rPr>
              <w:rFonts w:ascii="Times New Roman" w:hAnsi="Times New Roman" w:cs="Times New Roman"/>
              <w:sz w:val="24"/>
              <w:szCs w:val="24"/>
            </w:rPr>
          </w:rPrChange>
        </w:rPr>
        <w:t>s on the X or Y chromosome.</w:t>
      </w:r>
      <w:r w:rsidRPr="00BE3786">
        <w:rPr>
          <w:rFonts w:ascii="Arial" w:hAnsi="Arial" w:cs="Arial"/>
          <w:sz w:val="22"/>
          <w:rPrChange w:id="2985" w:author="Guo, Shicheng" w:date="2019-11-07T17:21:00Z">
            <w:rPr>
              <w:rFonts w:ascii="Times New Roman" w:hAnsi="Times New Roman" w:cs="Times New Roman"/>
              <w:sz w:val="24"/>
              <w:szCs w:val="24"/>
            </w:rPr>
          </w:rPrChange>
        </w:rPr>
        <w:br/>
        <w:t xml:space="preserve">For intratumoral analysis, we defined a </w:t>
      </w:r>
      <w:r w:rsidR="005833B2" w:rsidRPr="00BE3786">
        <w:rPr>
          <w:rFonts w:ascii="Arial" w:hAnsi="Arial" w:cs="Arial"/>
          <w:sz w:val="22"/>
          <w:rPrChange w:id="2986" w:author="Guo, Shicheng" w:date="2019-11-07T17:21:00Z">
            <w:rPr>
              <w:rFonts w:ascii="Times New Roman" w:hAnsi="Times New Roman" w:cs="Times New Roman"/>
              <w:sz w:val="24"/>
              <w:szCs w:val="24"/>
            </w:rPr>
          </w:rPrChange>
        </w:rPr>
        <w:t>DMR</w:t>
      </w:r>
      <w:r w:rsidRPr="00BE3786">
        <w:rPr>
          <w:rFonts w:ascii="Arial" w:hAnsi="Arial" w:cs="Arial"/>
          <w:sz w:val="22"/>
          <w:rPrChange w:id="2987" w:author="Guo, Shicheng" w:date="2019-11-07T17:21:00Z">
            <w:rPr>
              <w:rFonts w:ascii="Times New Roman" w:hAnsi="Times New Roman" w:cs="Times New Roman"/>
              <w:sz w:val="24"/>
              <w:szCs w:val="24"/>
            </w:rPr>
          </w:rPrChange>
        </w:rPr>
        <w:t xml:space="preserve"> as private if the difference in βvalues for any single pair of tumor regions was at least 0.3; we defined a </w:t>
      </w:r>
      <w:r w:rsidR="001D4681" w:rsidRPr="00BE3786">
        <w:rPr>
          <w:rFonts w:ascii="Arial" w:hAnsi="Arial" w:cs="Arial"/>
          <w:sz w:val="22"/>
          <w:rPrChange w:id="2988" w:author="Guo, Shicheng" w:date="2019-11-07T17:21:00Z">
            <w:rPr>
              <w:rFonts w:ascii="Times New Roman" w:hAnsi="Times New Roman" w:cs="Times New Roman"/>
              <w:sz w:val="24"/>
              <w:szCs w:val="24"/>
            </w:rPr>
          </w:rPrChange>
        </w:rPr>
        <w:t>DMR</w:t>
      </w:r>
      <w:r w:rsidRPr="00BE3786">
        <w:rPr>
          <w:rFonts w:ascii="Arial" w:hAnsi="Arial" w:cs="Arial"/>
          <w:sz w:val="22"/>
          <w:rPrChange w:id="2989" w:author="Guo, Shicheng" w:date="2019-11-07T17:21:00Z">
            <w:rPr>
              <w:rFonts w:ascii="Times New Roman" w:hAnsi="Times New Roman" w:cs="Times New Roman"/>
              <w:sz w:val="24"/>
              <w:szCs w:val="24"/>
            </w:rPr>
          </w:rPrChange>
        </w:rPr>
        <w:t xml:space="preserve"> as shared if the differences in β values for all pairs of tumor regions were less than 0.1. Only private </w:t>
      </w:r>
      <w:r w:rsidR="001D4681" w:rsidRPr="00BE3786">
        <w:rPr>
          <w:rFonts w:ascii="Arial" w:hAnsi="Arial" w:cs="Arial"/>
          <w:sz w:val="22"/>
          <w:rPrChange w:id="2990" w:author="Guo, Shicheng" w:date="2019-11-07T17:21:00Z">
            <w:rPr>
              <w:rFonts w:ascii="Times New Roman" w:hAnsi="Times New Roman" w:cs="Times New Roman"/>
              <w:sz w:val="24"/>
              <w:szCs w:val="24"/>
            </w:rPr>
          </w:rPrChange>
        </w:rPr>
        <w:t>DMR</w:t>
      </w:r>
      <w:r w:rsidRPr="00BE3786">
        <w:rPr>
          <w:rFonts w:ascii="Arial" w:hAnsi="Arial" w:cs="Arial"/>
          <w:sz w:val="22"/>
          <w:rPrChange w:id="2991" w:author="Guo, Shicheng" w:date="2019-11-07T17:21:00Z">
            <w:rPr>
              <w:rFonts w:ascii="Times New Roman" w:hAnsi="Times New Roman" w:cs="Times New Roman"/>
              <w:sz w:val="24"/>
              <w:szCs w:val="24"/>
            </w:rPr>
          </w:rPrChange>
        </w:rPr>
        <w:t xml:space="preserve">s were used for construction of phyloepigenetic trees. For each tumor, pairwise Euclidean distances were calculated between all tumor regions using the complete set of private </w:t>
      </w:r>
      <w:r w:rsidR="001D4681" w:rsidRPr="00BE3786">
        <w:rPr>
          <w:rFonts w:ascii="Arial" w:hAnsi="Arial" w:cs="Arial"/>
          <w:sz w:val="22"/>
          <w:rPrChange w:id="2992" w:author="Guo, Shicheng" w:date="2019-11-07T17:21:00Z">
            <w:rPr>
              <w:rFonts w:ascii="Times New Roman" w:hAnsi="Times New Roman" w:cs="Times New Roman"/>
              <w:sz w:val="24"/>
              <w:szCs w:val="24"/>
            </w:rPr>
          </w:rPrChange>
        </w:rPr>
        <w:t>DMR</w:t>
      </w:r>
      <w:r w:rsidRPr="00BE3786">
        <w:rPr>
          <w:rFonts w:ascii="Arial" w:hAnsi="Arial" w:cs="Arial"/>
          <w:sz w:val="22"/>
          <w:rPrChange w:id="2993" w:author="Guo, Shicheng" w:date="2019-11-07T17:21:00Z">
            <w:rPr>
              <w:rFonts w:ascii="Times New Roman" w:hAnsi="Times New Roman" w:cs="Times New Roman"/>
              <w:sz w:val="24"/>
              <w:szCs w:val="24"/>
            </w:rPr>
          </w:rPrChange>
        </w:rPr>
        <w:t>s.</w:t>
      </w:r>
      <w:r w:rsidRPr="00BE3786">
        <w:rPr>
          <w:rFonts w:ascii="Arial" w:hAnsi="Arial" w:cs="Arial"/>
          <w:sz w:val="22"/>
          <w:rPrChange w:id="2994" w:author="Guo, Shicheng" w:date="2019-11-07T17:21:00Z">
            <w:rPr>
              <w:rFonts w:ascii="Times New Roman" w:hAnsi="Times New Roman" w:cs="Times New Roman"/>
              <w:sz w:val="24"/>
              <w:szCs w:val="24"/>
            </w:rPr>
          </w:rPrChange>
        </w:rPr>
        <w:br/>
        <w:t xml:space="preserve">Phyloepigenetic trees were constructed from these pairwise distances, using the minimal evolution method implemented by the fastme.bal function in the R package ape. Different </w:t>
      </w:r>
      <w:r w:rsidR="005833B2" w:rsidRPr="00BE3786">
        <w:rPr>
          <w:rFonts w:ascii="Arial" w:hAnsi="Arial" w:cs="Arial"/>
          <w:sz w:val="22"/>
          <w:rPrChange w:id="2995" w:author="Guo, Shicheng" w:date="2019-11-07T17:21:00Z">
            <w:rPr>
              <w:rFonts w:ascii="Times New Roman" w:hAnsi="Times New Roman" w:cs="Times New Roman"/>
              <w:sz w:val="24"/>
              <w:szCs w:val="24"/>
            </w:rPr>
          </w:rPrChange>
        </w:rPr>
        <w:t>DMR</w:t>
      </w:r>
      <w:r w:rsidRPr="00BE3786">
        <w:rPr>
          <w:rFonts w:ascii="Arial" w:hAnsi="Arial" w:cs="Arial"/>
          <w:sz w:val="22"/>
          <w:rPrChange w:id="2996" w:author="Guo, Shicheng" w:date="2019-11-07T17:21:00Z">
            <w:rPr>
              <w:rFonts w:ascii="Times New Roman" w:hAnsi="Times New Roman" w:cs="Times New Roman"/>
              <w:sz w:val="24"/>
              <w:szCs w:val="24"/>
            </w:rPr>
          </w:rPrChange>
        </w:rPr>
        <w:t xml:space="preserve"> selection cutoffs for calling private and shared</w:t>
      </w:r>
      <w:r w:rsidR="00526A82" w:rsidRPr="00BE3786">
        <w:rPr>
          <w:rFonts w:ascii="Arial" w:hAnsi="Arial" w:cs="Arial"/>
          <w:sz w:val="22"/>
          <w:rPrChange w:id="2997" w:author="Guo, Shicheng" w:date="2019-11-07T17:21:00Z">
            <w:rPr>
              <w:rFonts w:ascii="Times New Roman" w:hAnsi="Times New Roman" w:cs="Times New Roman"/>
              <w:sz w:val="24"/>
              <w:szCs w:val="24"/>
            </w:rPr>
          </w:rPrChange>
        </w:rPr>
        <w:t xml:space="preserve"> </w:t>
      </w:r>
      <w:r w:rsidRPr="00BE3786">
        <w:rPr>
          <w:rFonts w:ascii="Arial" w:hAnsi="Arial" w:cs="Arial"/>
          <w:sz w:val="22"/>
          <w:rPrChange w:id="2998" w:author="Guo, Shicheng" w:date="2019-11-07T17:21:00Z">
            <w:rPr>
              <w:rFonts w:ascii="Times New Roman" w:hAnsi="Times New Roman" w:cs="Times New Roman"/>
              <w:sz w:val="24"/>
              <w:szCs w:val="24"/>
            </w:rPr>
          </w:rPrChange>
        </w:rPr>
        <w:t>probes produced similar results</w:t>
      </w:r>
      <w:r w:rsidR="00526A82" w:rsidRPr="00BE3786">
        <w:rPr>
          <w:rFonts w:ascii="Arial" w:hAnsi="Arial" w:cs="Arial"/>
          <w:sz w:val="22"/>
          <w:rPrChange w:id="2999" w:author="Guo, Shicheng" w:date="2019-11-07T17:21:00Z">
            <w:rPr>
              <w:rFonts w:ascii="Times New Roman" w:hAnsi="Times New Roman" w:cs="Times New Roman"/>
              <w:sz w:val="24"/>
              <w:szCs w:val="24"/>
            </w:rPr>
          </w:rPrChange>
        </w:rPr>
        <w:t>.</w:t>
      </w:r>
    </w:p>
    <w:bookmarkEnd w:id="2924"/>
    <w:p w14:paraId="599F0564" w14:textId="7FB34AED" w:rsidR="00C63463" w:rsidRPr="00BE3786" w:rsidRDefault="00E55810" w:rsidP="00BE3786">
      <w:pPr>
        <w:spacing w:beforeLines="50" w:before="156" w:afterLines="50" w:after="156"/>
        <w:rPr>
          <w:rFonts w:ascii="Arial" w:hAnsi="Arial" w:cs="Arial"/>
          <w:sz w:val="22"/>
          <w:rPrChange w:id="3000" w:author="Guo, Shicheng" w:date="2019-11-07T17:21:00Z">
            <w:rPr>
              <w:rFonts w:ascii="Times New Roman" w:hAnsi="Times New Roman" w:cs="Times New Roman"/>
              <w:sz w:val="24"/>
              <w:szCs w:val="24"/>
            </w:rPr>
          </w:rPrChange>
        </w:rPr>
        <w:pPrChange w:id="3001" w:author="Guo, Shicheng" w:date="2019-11-07T17:21:00Z">
          <w:pPr>
            <w:spacing w:beforeLines="50" w:before="156" w:afterLines="50" w:after="156" w:line="360" w:lineRule="auto"/>
          </w:pPr>
        </w:pPrChange>
      </w:pPr>
      <w:r w:rsidRPr="00BE3786">
        <w:rPr>
          <w:rFonts w:ascii="Arial" w:hAnsi="Arial" w:cs="Arial"/>
          <w:b/>
          <w:sz w:val="22"/>
          <w:rPrChange w:id="3002" w:author="Guo, Shicheng" w:date="2019-11-07T17:21:00Z">
            <w:rPr>
              <w:rFonts w:ascii="Times New Roman" w:hAnsi="Times New Roman" w:cs="Times New Roman"/>
              <w:b/>
              <w:sz w:val="24"/>
              <w:szCs w:val="24"/>
            </w:rPr>
          </w:rPrChange>
        </w:rPr>
        <w:t xml:space="preserve">Statistical analyses. </w:t>
      </w:r>
      <w:r w:rsidRPr="00BE3786">
        <w:rPr>
          <w:rFonts w:ascii="Arial" w:hAnsi="Arial" w:cs="Arial"/>
          <w:sz w:val="22"/>
          <w:rPrChange w:id="3003" w:author="Guo, Shicheng" w:date="2019-11-07T17:21:00Z">
            <w:rPr>
              <w:rFonts w:ascii="Times New Roman" w:hAnsi="Times New Roman" w:cs="Times New Roman"/>
              <w:sz w:val="24"/>
              <w:szCs w:val="24"/>
            </w:rPr>
          </w:rPrChange>
        </w:rPr>
        <w:t>The SPSS Statistics 22.0 package, and ggpubr package</w:t>
      </w:r>
      <w:r w:rsidR="00870C74" w:rsidRPr="00BE3786">
        <w:rPr>
          <w:rFonts w:ascii="Arial" w:hAnsi="Arial" w:cs="Arial"/>
          <w:sz w:val="22"/>
          <w:rPrChange w:id="3004" w:author="Guo, Shicheng" w:date="2019-11-07T17:21:00Z">
            <w:rPr/>
          </w:rPrChange>
        </w:rPr>
        <w:fldChar w:fldCharType="begin"/>
      </w:r>
      <w:r w:rsidR="00870C74" w:rsidRPr="00BE3786">
        <w:rPr>
          <w:rFonts w:ascii="Arial" w:hAnsi="Arial" w:cs="Arial"/>
          <w:sz w:val="22"/>
          <w:rPrChange w:id="3005" w:author="Guo, Shicheng" w:date="2019-11-07T17:21:00Z">
            <w:rPr/>
          </w:rPrChange>
        </w:rPr>
        <w:instrText xml:space="preserve"> HYPERLINK \l "_ENREF_40" \o "Kassambara, 2018 #17" </w:instrText>
      </w:r>
      <w:r w:rsidR="00870C74" w:rsidRPr="00BE3786">
        <w:rPr>
          <w:rFonts w:ascii="Arial" w:hAnsi="Arial" w:cs="Arial"/>
          <w:sz w:val="22"/>
          <w:rPrChange w:id="3006" w:author="Guo, Shicheng" w:date="2019-11-07T17:21:00Z">
            <w:rPr/>
          </w:rPrChange>
        </w:rPr>
        <w:fldChar w:fldCharType="separate"/>
      </w:r>
      <w:r w:rsidR="000670AD" w:rsidRPr="00BE3786">
        <w:rPr>
          <w:rFonts w:ascii="Arial" w:hAnsi="Arial" w:cs="Arial"/>
          <w:sz w:val="22"/>
          <w:rPrChange w:id="3007" w:author="Guo, Shicheng" w:date="2019-11-07T17:21:00Z">
            <w:rPr>
              <w:rFonts w:ascii="Times New Roman" w:hAnsi="Times New Roman" w:cs="Times New Roman"/>
              <w:sz w:val="24"/>
              <w:szCs w:val="24"/>
            </w:rPr>
          </w:rPrChange>
        </w:rPr>
        <w:fldChar w:fldCharType="begin"/>
      </w:r>
      <w:r w:rsidR="000670AD" w:rsidRPr="00BE3786">
        <w:rPr>
          <w:rFonts w:ascii="Arial" w:hAnsi="Arial" w:cs="Arial"/>
          <w:sz w:val="22"/>
          <w:rPrChange w:id="3008" w:author="Guo, Shicheng" w:date="2019-11-07T17:21:00Z">
            <w:rPr>
              <w:rFonts w:ascii="Times New Roman" w:hAnsi="Times New Roman" w:cs="Times New Roman"/>
              <w:sz w:val="24"/>
              <w:szCs w:val="24"/>
            </w:rPr>
          </w:rPrChange>
        </w:rPr>
        <w:instrText xml:space="preserve"> ADDIN EN.CITE &lt;EndNote&gt;&lt;Cite&gt;&lt;Author&gt;Kassambara&lt;/Author&gt;&lt;Year&gt;2018&lt;/Year&gt;&lt;RecNum&gt;17&lt;/RecNum&gt;&lt;DisplayText&gt;&lt;style face="superscript"&gt;40&lt;/style&gt;&lt;/DisplayText&gt;&lt;record&gt;&lt;rec-number&gt;17&lt;/rec-number&gt;&lt;foreign-keys&gt;&lt;key app="EN" db-id="vdte5p5t2a9rt7epaez55pt2d5de2wda2f5f" timestamp="1546491705"&gt;17&lt;/key&gt;&lt;/foreign-keys&gt;&lt;ref-type name="Web Page"&gt;12&lt;/ref-type&gt;&lt;contributors&gt;&lt;authors&gt;&lt;author&gt;Alboukadel Kassambara&lt;/author&gt;&lt;/authors&gt;&lt;/contributors&gt;&lt;titles&gt;&lt;title&gt;ggpubr: &amp;apos;ggplot2&amp;apos; Based Publication Ready Plots&lt;/title&gt;&lt;/titles&gt;&lt;dates&gt;&lt;year&gt;2018&lt;/year&gt;&lt;/dates&gt;&lt;urls&gt;&lt;related-urls&gt;&lt;url&gt;http://www.sthda.com/english/rpkgs/ggpubr&lt;/url&gt;&lt;/related-urls&gt;&lt;/urls&gt;&lt;/record&gt;&lt;/Cite&gt;&lt;/EndNote&gt;</w:instrText>
      </w:r>
      <w:r w:rsidR="000670AD" w:rsidRPr="00BE3786">
        <w:rPr>
          <w:rFonts w:ascii="Arial" w:hAnsi="Arial" w:cs="Arial"/>
          <w:sz w:val="22"/>
          <w:rPrChange w:id="3009" w:author="Guo, Shicheng" w:date="2019-11-07T17:21:00Z">
            <w:rPr>
              <w:rFonts w:ascii="Times New Roman" w:hAnsi="Times New Roman" w:cs="Times New Roman"/>
              <w:sz w:val="24"/>
              <w:szCs w:val="24"/>
            </w:rPr>
          </w:rPrChange>
        </w:rPr>
        <w:fldChar w:fldCharType="separate"/>
      </w:r>
      <w:r w:rsidR="000670AD" w:rsidRPr="00BE3786">
        <w:rPr>
          <w:rFonts w:ascii="Arial" w:hAnsi="Arial" w:cs="Arial"/>
          <w:noProof/>
          <w:sz w:val="22"/>
          <w:vertAlign w:val="superscript"/>
          <w:rPrChange w:id="3010" w:author="Guo, Shicheng" w:date="2019-11-07T17:21:00Z">
            <w:rPr>
              <w:rFonts w:ascii="Times New Roman" w:hAnsi="Times New Roman" w:cs="Times New Roman"/>
              <w:noProof/>
              <w:sz w:val="24"/>
              <w:szCs w:val="24"/>
              <w:vertAlign w:val="superscript"/>
            </w:rPr>
          </w:rPrChange>
        </w:rPr>
        <w:t>40</w:t>
      </w:r>
      <w:r w:rsidR="000670AD" w:rsidRPr="00BE3786">
        <w:rPr>
          <w:rFonts w:ascii="Arial" w:hAnsi="Arial" w:cs="Arial"/>
          <w:sz w:val="22"/>
          <w:rPrChange w:id="3011" w:author="Guo, Shicheng" w:date="2019-11-07T17:21:00Z">
            <w:rPr>
              <w:rFonts w:ascii="Times New Roman" w:hAnsi="Times New Roman" w:cs="Times New Roman"/>
              <w:sz w:val="24"/>
              <w:szCs w:val="24"/>
            </w:rPr>
          </w:rPrChange>
        </w:rPr>
        <w:fldChar w:fldCharType="end"/>
      </w:r>
      <w:r w:rsidR="00870C74" w:rsidRPr="00BE3786">
        <w:rPr>
          <w:rFonts w:ascii="Arial" w:hAnsi="Arial" w:cs="Arial"/>
          <w:sz w:val="22"/>
          <w:rPrChange w:id="3012" w:author="Guo, Shicheng" w:date="2019-11-07T17:21:00Z">
            <w:rPr>
              <w:rFonts w:ascii="Times New Roman" w:hAnsi="Times New Roman" w:cs="Times New Roman"/>
              <w:sz w:val="24"/>
              <w:szCs w:val="24"/>
            </w:rPr>
          </w:rPrChange>
        </w:rPr>
        <w:fldChar w:fldCharType="end"/>
      </w:r>
      <w:r w:rsidRPr="00BE3786">
        <w:rPr>
          <w:rFonts w:ascii="Arial" w:hAnsi="Arial" w:cs="Arial"/>
          <w:sz w:val="22"/>
          <w:rPrChange w:id="3013" w:author="Guo, Shicheng" w:date="2019-11-07T17:21:00Z">
            <w:rPr>
              <w:rFonts w:ascii="Times New Roman" w:hAnsi="Times New Roman" w:cs="Times New Roman"/>
              <w:sz w:val="24"/>
              <w:szCs w:val="24"/>
            </w:rPr>
          </w:rPrChange>
        </w:rPr>
        <w:t xml:space="preserve"> in R</w:t>
      </w:r>
      <w:r w:rsidR="00870C74" w:rsidRPr="00BE3786">
        <w:rPr>
          <w:rFonts w:ascii="Arial" w:hAnsi="Arial" w:cs="Arial"/>
          <w:sz w:val="22"/>
          <w:rPrChange w:id="3014" w:author="Guo, Shicheng" w:date="2019-11-07T17:21:00Z">
            <w:rPr/>
          </w:rPrChange>
        </w:rPr>
        <w:fldChar w:fldCharType="begin"/>
      </w:r>
      <w:r w:rsidR="00870C74" w:rsidRPr="00BE3786">
        <w:rPr>
          <w:rFonts w:ascii="Arial" w:hAnsi="Arial" w:cs="Arial"/>
          <w:sz w:val="22"/>
          <w:rPrChange w:id="3015" w:author="Guo, Shicheng" w:date="2019-11-07T17:21:00Z">
            <w:rPr/>
          </w:rPrChange>
        </w:rPr>
        <w:instrText xml:space="preserve"> HYPERLINK \l "_ENREF_34" \o "Team, 2018 #18" </w:instrText>
      </w:r>
      <w:r w:rsidR="00870C74" w:rsidRPr="00BE3786">
        <w:rPr>
          <w:rFonts w:ascii="Arial" w:hAnsi="Arial" w:cs="Arial"/>
          <w:sz w:val="22"/>
          <w:rPrChange w:id="3016" w:author="Guo, Shicheng" w:date="2019-11-07T17:21:00Z">
            <w:rPr/>
          </w:rPrChange>
        </w:rPr>
        <w:fldChar w:fldCharType="end"/>
      </w:r>
      <w:r w:rsidR="00870C74" w:rsidRPr="00BE3786">
        <w:rPr>
          <w:rFonts w:ascii="Arial" w:hAnsi="Arial" w:cs="Arial"/>
          <w:sz w:val="22"/>
          <w:rPrChange w:id="3017" w:author="Guo, Shicheng" w:date="2019-11-07T17:21:00Z">
            <w:rPr/>
          </w:rPrChange>
        </w:rPr>
        <w:fldChar w:fldCharType="begin"/>
      </w:r>
      <w:r w:rsidR="00870C74" w:rsidRPr="00BE3786">
        <w:rPr>
          <w:rFonts w:ascii="Arial" w:hAnsi="Arial" w:cs="Arial"/>
          <w:sz w:val="22"/>
          <w:rPrChange w:id="3018" w:author="Guo, Shicheng" w:date="2019-11-07T17:21:00Z">
            <w:rPr/>
          </w:rPrChange>
        </w:rPr>
        <w:instrText xml:space="preserve"> HYPERLINK \l "_ENREF_41" \o "Team, 2018 #18" </w:instrText>
      </w:r>
      <w:r w:rsidR="00870C74" w:rsidRPr="00BE3786">
        <w:rPr>
          <w:rFonts w:ascii="Arial" w:hAnsi="Arial" w:cs="Arial"/>
          <w:sz w:val="22"/>
          <w:rPrChange w:id="3019" w:author="Guo, Shicheng" w:date="2019-11-07T17:21:00Z">
            <w:rPr/>
          </w:rPrChange>
        </w:rPr>
        <w:fldChar w:fldCharType="separate"/>
      </w:r>
      <w:r w:rsidR="000670AD" w:rsidRPr="00BE3786">
        <w:rPr>
          <w:rFonts w:ascii="Arial" w:hAnsi="Arial" w:cs="Arial"/>
          <w:sz w:val="22"/>
          <w:rPrChange w:id="3020" w:author="Guo, Shicheng" w:date="2019-11-07T17:21:00Z">
            <w:rPr>
              <w:rFonts w:ascii="Times New Roman" w:hAnsi="Times New Roman" w:cs="Times New Roman"/>
              <w:sz w:val="24"/>
              <w:szCs w:val="24"/>
            </w:rPr>
          </w:rPrChange>
        </w:rPr>
        <w:fldChar w:fldCharType="begin"/>
      </w:r>
      <w:r w:rsidR="000670AD" w:rsidRPr="00BE3786">
        <w:rPr>
          <w:rFonts w:ascii="Arial" w:hAnsi="Arial" w:cs="Arial"/>
          <w:sz w:val="22"/>
          <w:rPrChange w:id="3021" w:author="Guo, Shicheng" w:date="2019-11-07T17:21:00Z">
            <w:rPr>
              <w:rFonts w:ascii="Times New Roman" w:hAnsi="Times New Roman" w:cs="Times New Roman"/>
              <w:sz w:val="24"/>
              <w:szCs w:val="24"/>
            </w:rPr>
          </w:rPrChange>
        </w:rPr>
        <w:instrText xml:space="preserve"> ADDIN EN.CITE &lt;EndNote&gt;&lt;Cite&gt;&lt;Author&gt;Team&lt;/Author&gt;&lt;Year&gt;2018&lt;/Year&gt;&lt;RecNum&gt;18&lt;/RecNum&gt;&lt;DisplayText&gt;&lt;style face="superscript"&gt;41&lt;/style&gt;&lt;/DisplayText&gt;&lt;record&gt;&lt;rec-number&gt;18&lt;/rec-number&gt;&lt;foreign-keys&gt;&lt;key app="EN" db-id="vdte5p5t2a9rt7epaez55pt2d5de2wda2f5f" timestamp="1546492127"&gt;18&lt;/key&gt;&lt;/foreign-keys&gt;&lt;ref-type name="Web Page"&gt;12&lt;/ref-type&gt;&lt;contributors&gt;&lt;authors&gt;&lt;author&gt;R Core Team&lt;/author&gt;&lt;/authors&gt;&lt;/contributors&gt;&lt;auth-address&gt;Vienna, Austria&lt;/auth-address&gt;&lt;titles&gt;&lt;title&gt;R: A Language and Environment for Statistical Computing&lt;/title&gt;&lt;/titles&gt;&lt;dates&gt;&lt;year&gt;2018&lt;/year&gt;&lt;/dates&gt;&lt;urls&gt;&lt;related-urls&gt;&lt;url&gt;https://www.R-project.org/&lt;/url&gt;&lt;/related-urls&gt;&lt;/urls&gt;&lt;/record&gt;&lt;/Cite&gt;&lt;/EndNote&gt;</w:instrText>
      </w:r>
      <w:r w:rsidR="000670AD" w:rsidRPr="00BE3786">
        <w:rPr>
          <w:rFonts w:ascii="Arial" w:hAnsi="Arial" w:cs="Arial"/>
          <w:sz w:val="22"/>
          <w:rPrChange w:id="3022" w:author="Guo, Shicheng" w:date="2019-11-07T17:21:00Z">
            <w:rPr>
              <w:rFonts w:ascii="Times New Roman" w:hAnsi="Times New Roman" w:cs="Times New Roman"/>
              <w:sz w:val="24"/>
              <w:szCs w:val="24"/>
            </w:rPr>
          </w:rPrChange>
        </w:rPr>
        <w:fldChar w:fldCharType="separate"/>
      </w:r>
      <w:r w:rsidR="000670AD" w:rsidRPr="00BE3786">
        <w:rPr>
          <w:rFonts w:ascii="Arial" w:hAnsi="Arial" w:cs="Arial"/>
          <w:noProof/>
          <w:sz w:val="22"/>
          <w:vertAlign w:val="superscript"/>
          <w:rPrChange w:id="3023" w:author="Guo, Shicheng" w:date="2019-11-07T17:21:00Z">
            <w:rPr>
              <w:rFonts w:ascii="Times New Roman" w:hAnsi="Times New Roman" w:cs="Times New Roman"/>
              <w:noProof/>
              <w:sz w:val="24"/>
              <w:szCs w:val="24"/>
              <w:vertAlign w:val="superscript"/>
            </w:rPr>
          </w:rPrChange>
        </w:rPr>
        <w:t>41</w:t>
      </w:r>
      <w:r w:rsidR="000670AD" w:rsidRPr="00BE3786">
        <w:rPr>
          <w:rFonts w:ascii="Arial" w:hAnsi="Arial" w:cs="Arial"/>
          <w:sz w:val="22"/>
          <w:rPrChange w:id="3024" w:author="Guo, Shicheng" w:date="2019-11-07T17:21:00Z">
            <w:rPr>
              <w:rFonts w:ascii="Times New Roman" w:hAnsi="Times New Roman" w:cs="Times New Roman"/>
              <w:sz w:val="24"/>
              <w:szCs w:val="24"/>
            </w:rPr>
          </w:rPrChange>
        </w:rPr>
        <w:fldChar w:fldCharType="end"/>
      </w:r>
      <w:r w:rsidR="00870C74" w:rsidRPr="00BE3786">
        <w:rPr>
          <w:rFonts w:ascii="Arial" w:hAnsi="Arial" w:cs="Arial"/>
          <w:sz w:val="22"/>
          <w:rPrChange w:id="3025" w:author="Guo, Shicheng" w:date="2019-11-07T17:21:00Z">
            <w:rPr>
              <w:rFonts w:ascii="Times New Roman" w:hAnsi="Times New Roman" w:cs="Times New Roman"/>
              <w:sz w:val="24"/>
              <w:szCs w:val="24"/>
            </w:rPr>
          </w:rPrChange>
        </w:rPr>
        <w:fldChar w:fldCharType="end"/>
      </w:r>
      <w:r w:rsidRPr="00BE3786">
        <w:rPr>
          <w:rFonts w:ascii="Arial" w:hAnsi="Arial" w:cs="Arial"/>
          <w:sz w:val="22"/>
          <w:rPrChange w:id="3026" w:author="Guo, Shicheng" w:date="2019-11-07T17:21:00Z">
            <w:rPr>
              <w:rFonts w:ascii="Times New Roman" w:hAnsi="Times New Roman" w:cs="Times New Roman"/>
              <w:sz w:val="24"/>
              <w:szCs w:val="24"/>
            </w:rPr>
          </w:rPrChange>
        </w:rPr>
        <w:t xml:space="preserve"> were employed to correlate clinical and biological variables by means of Fisher’s test or a non-parametric test when necessary. P-value &lt;0.05 was considered significant.</w:t>
      </w:r>
    </w:p>
    <w:p w14:paraId="449EC656" w14:textId="77777777" w:rsidR="00C63463" w:rsidRPr="00BE3786" w:rsidRDefault="00C63463" w:rsidP="00BE3786">
      <w:pPr>
        <w:spacing w:beforeLines="50" w:before="156" w:afterLines="50" w:after="156"/>
        <w:rPr>
          <w:rFonts w:ascii="Arial" w:hAnsi="Arial" w:cs="Arial"/>
          <w:sz w:val="22"/>
          <w:rPrChange w:id="3027" w:author="Guo, Shicheng" w:date="2019-11-07T17:21:00Z">
            <w:rPr>
              <w:rFonts w:ascii="Times New Roman" w:hAnsi="Times New Roman" w:cs="Times New Roman"/>
              <w:sz w:val="24"/>
              <w:szCs w:val="24"/>
            </w:rPr>
          </w:rPrChange>
        </w:rPr>
        <w:pPrChange w:id="3028" w:author="Guo, Shicheng" w:date="2019-11-07T17:21:00Z">
          <w:pPr>
            <w:spacing w:beforeLines="50" w:before="156" w:afterLines="50" w:after="156" w:line="360" w:lineRule="auto"/>
          </w:pPr>
        </w:pPrChange>
      </w:pPr>
    </w:p>
    <w:p w14:paraId="1A2BB87F" w14:textId="77777777" w:rsidR="00C63463" w:rsidRPr="00BE3786" w:rsidRDefault="00E55810" w:rsidP="00BE3786">
      <w:pPr>
        <w:widowControl/>
        <w:rPr>
          <w:rFonts w:ascii="Arial" w:hAnsi="Arial" w:cs="Arial"/>
          <w:b/>
          <w:sz w:val="22"/>
          <w:rPrChange w:id="3029" w:author="Guo, Shicheng" w:date="2019-11-07T17:21:00Z">
            <w:rPr>
              <w:rFonts w:cs="Calibri"/>
              <w:b/>
              <w:sz w:val="24"/>
              <w:szCs w:val="24"/>
            </w:rPr>
          </w:rPrChange>
        </w:rPr>
        <w:pPrChange w:id="3030" w:author="Guo, Shicheng" w:date="2019-11-07T17:21:00Z">
          <w:pPr>
            <w:widowControl/>
          </w:pPr>
        </w:pPrChange>
      </w:pPr>
      <w:r w:rsidRPr="00BE3786">
        <w:rPr>
          <w:rFonts w:ascii="Arial" w:hAnsi="Arial" w:cs="Arial"/>
          <w:b/>
          <w:sz w:val="22"/>
          <w:rPrChange w:id="3031" w:author="Guo, Shicheng" w:date="2019-11-07T17:21:00Z">
            <w:rPr>
              <w:rFonts w:cs="Calibri"/>
              <w:b/>
              <w:sz w:val="24"/>
              <w:szCs w:val="24"/>
            </w:rPr>
          </w:rPrChange>
        </w:rPr>
        <w:t>References</w:t>
      </w:r>
    </w:p>
    <w:p w14:paraId="7152924B" w14:textId="77777777" w:rsidR="000670AD" w:rsidRPr="00BE3786" w:rsidRDefault="00E55810" w:rsidP="00BE3786">
      <w:pPr>
        <w:pStyle w:val="EndNoteBibliography"/>
        <w:ind w:left="720" w:hanging="720"/>
        <w:rPr>
          <w:rFonts w:ascii="Arial" w:hAnsi="Arial" w:cs="Arial"/>
          <w:noProof/>
          <w:sz w:val="22"/>
          <w:rPrChange w:id="3032" w:author="Guo, Shicheng" w:date="2019-11-07T17:21:00Z">
            <w:rPr>
              <w:noProof/>
            </w:rPr>
          </w:rPrChange>
        </w:rPr>
        <w:pPrChange w:id="3033" w:author="Guo, Shicheng" w:date="2019-11-07T17:21:00Z">
          <w:pPr>
            <w:pStyle w:val="EndNoteBibliography"/>
            <w:ind w:left="720" w:hanging="720"/>
          </w:pPr>
        </w:pPrChange>
      </w:pPr>
      <w:r w:rsidRPr="00BE3786">
        <w:rPr>
          <w:rFonts w:ascii="Arial" w:hAnsi="Arial" w:cs="Arial"/>
          <w:sz w:val="22"/>
          <w:rPrChange w:id="3034" w:author="Guo, Shicheng" w:date="2019-11-07T17:21:00Z">
            <w:rPr>
              <w:rFonts w:ascii="Times New Roman" w:hAnsi="Times New Roman" w:cs="Times New Roman"/>
            </w:rPr>
          </w:rPrChange>
        </w:rPr>
        <w:fldChar w:fldCharType="begin"/>
      </w:r>
      <w:r w:rsidRPr="00BE3786">
        <w:rPr>
          <w:rFonts w:ascii="Arial" w:hAnsi="Arial" w:cs="Arial"/>
          <w:sz w:val="22"/>
          <w:rPrChange w:id="3035" w:author="Guo, Shicheng" w:date="2019-11-07T17:21:00Z">
            <w:rPr>
              <w:rFonts w:ascii="Times New Roman" w:hAnsi="Times New Roman" w:cs="Times New Roman"/>
            </w:rPr>
          </w:rPrChange>
        </w:rPr>
        <w:instrText xml:space="preserve"> ADDIN EN.REFLIST </w:instrText>
      </w:r>
      <w:r w:rsidRPr="00BE3786">
        <w:rPr>
          <w:rFonts w:ascii="Arial" w:hAnsi="Arial" w:cs="Arial"/>
          <w:sz w:val="22"/>
          <w:rPrChange w:id="3036" w:author="Guo, Shicheng" w:date="2019-11-07T17:21:00Z">
            <w:rPr>
              <w:rFonts w:ascii="Times New Roman" w:hAnsi="Times New Roman" w:cs="Times New Roman"/>
            </w:rPr>
          </w:rPrChange>
        </w:rPr>
        <w:fldChar w:fldCharType="separate"/>
      </w:r>
      <w:bookmarkStart w:id="3037" w:name="_ENREF_1"/>
      <w:r w:rsidR="000670AD" w:rsidRPr="00BE3786">
        <w:rPr>
          <w:rFonts w:ascii="Arial" w:hAnsi="Arial" w:cs="Arial"/>
          <w:noProof/>
          <w:sz w:val="22"/>
          <w:rPrChange w:id="3038" w:author="Guo, Shicheng" w:date="2019-11-07T17:21:00Z">
            <w:rPr>
              <w:noProof/>
            </w:rPr>
          </w:rPrChange>
        </w:rPr>
        <w:t>1</w:t>
      </w:r>
      <w:r w:rsidR="000670AD" w:rsidRPr="00BE3786">
        <w:rPr>
          <w:rFonts w:ascii="Arial" w:hAnsi="Arial" w:cs="Arial"/>
          <w:noProof/>
          <w:sz w:val="22"/>
          <w:rPrChange w:id="3039" w:author="Guo, Shicheng" w:date="2019-11-07T17:21:00Z">
            <w:rPr>
              <w:noProof/>
            </w:rPr>
          </w:rPrChange>
        </w:rPr>
        <w:tab/>
        <w:t>Kleeff, J.</w:t>
      </w:r>
      <w:r w:rsidR="000670AD" w:rsidRPr="00BE3786">
        <w:rPr>
          <w:rFonts w:ascii="Arial" w:hAnsi="Arial" w:cs="Arial"/>
          <w:i/>
          <w:noProof/>
          <w:sz w:val="22"/>
          <w:rPrChange w:id="3040" w:author="Guo, Shicheng" w:date="2019-11-07T17:21:00Z">
            <w:rPr>
              <w:i/>
              <w:noProof/>
            </w:rPr>
          </w:rPrChange>
        </w:rPr>
        <w:t xml:space="preserve"> et al.</w:t>
      </w:r>
      <w:r w:rsidR="000670AD" w:rsidRPr="00BE3786">
        <w:rPr>
          <w:rFonts w:ascii="Arial" w:hAnsi="Arial" w:cs="Arial"/>
          <w:noProof/>
          <w:sz w:val="22"/>
          <w:rPrChange w:id="3041" w:author="Guo, Shicheng" w:date="2019-11-07T17:21:00Z">
            <w:rPr>
              <w:noProof/>
            </w:rPr>
          </w:rPrChange>
        </w:rPr>
        <w:t xml:space="preserve"> Pancreatic cancer. </w:t>
      </w:r>
      <w:r w:rsidR="000670AD" w:rsidRPr="00BE3786">
        <w:rPr>
          <w:rFonts w:ascii="Arial" w:hAnsi="Arial" w:cs="Arial"/>
          <w:i/>
          <w:noProof/>
          <w:sz w:val="22"/>
          <w:rPrChange w:id="3042" w:author="Guo, Shicheng" w:date="2019-11-07T17:21:00Z">
            <w:rPr>
              <w:i/>
              <w:noProof/>
            </w:rPr>
          </w:rPrChange>
        </w:rPr>
        <w:t>Nature reviews. Disease primers</w:t>
      </w:r>
      <w:r w:rsidR="000670AD" w:rsidRPr="00BE3786">
        <w:rPr>
          <w:rFonts w:ascii="Arial" w:hAnsi="Arial" w:cs="Arial"/>
          <w:noProof/>
          <w:sz w:val="22"/>
          <w:rPrChange w:id="3043" w:author="Guo, Shicheng" w:date="2019-11-07T17:21:00Z">
            <w:rPr>
              <w:noProof/>
            </w:rPr>
          </w:rPrChange>
        </w:rPr>
        <w:t xml:space="preserve"> </w:t>
      </w:r>
      <w:r w:rsidR="000670AD" w:rsidRPr="00BE3786">
        <w:rPr>
          <w:rFonts w:ascii="Arial" w:hAnsi="Arial" w:cs="Arial"/>
          <w:b/>
          <w:noProof/>
          <w:sz w:val="22"/>
          <w:rPrChange w:id="3044" w:author="Guo, Shicheng" w:date="2019-11-07T17:21:00Z">
            <w:rPr>
              <w:b/>
              <w:noProof/>
            </w:rPr>
          </w:rPrChange>
        </w:rPr>
        <w:t>2</w:t>
      </w:r>
      <w:r w:rsidR="000670AD" w:rsidRPr="00BE3786">
        <w:rPr>
          <w:rFonts w:ascii="Arial" w:hAnsi="Arial" w:cs="Arial"/>
          <w:noProof/>
          <w:sz w:val="22"/>
          <w:rPrChange w:id="3045" w:author="Guo, Shicheng" w:date="2019-11-07T17:21:00Z">
            <w:rPr>
              <w:noProof/>
            </w:rPr>
          </w:rPrChange>
        </w:rPr>
        <w:t>, 16022, doi:10.1038/nrdp.2016.22 (2016).</w:t>
      </w:r>
      <w:bookmarkEnd w:id="3037"/>
    </w:p>
    <w:p w14:paraId="225D384C" w14:textId="77777777" w:rsidR="000670AD" w:rsidRPr="00BE3786" w:rsidRDefault="000670AD" w:rsidP="00BE3786">
      <w:pPr>
        <w:pStyle w:val="EndNoteBibliography"/>
        <w:ind w:left="720" w:hanging="720"/>
        <w:rPr>
          <w:rFonts w:ascii="Arial" w:hAnsi="Arial" w:cs="Arial"/>
          <w:noProof/>
          <w:sz w:val="22"/>
          <w:rPrChange w:id="3046" w:author="Guo, Shicheng" w:date="2019-11-07T17:21:00Z">
            <w:rPr>
              <w:noProof/>
            </w:rPr>
          </w:rPrChange>
        </w:rPr>
        <w:pPrChange w:id="3047" w:author="Guo, Shicheng" w:date="2019-11-07T17:21:00Z">
          <w:pPr>
            <w:pStyle w:val="EndNoteBibliography"/>
            <w:ind w:left="720" w:hanging="720"/>
          </w:pPr>
        </w:pPrChange>
      </w:pPr>
      <w:bookmarkStart w:id="3048" w:name="_ENREF_2"/>
      <w:r w:rsidRPr="00BE3786">
        <w:rPr>
          <w:rFonts w:ascii="Arial" w:hAnsi="Arial" w:cs="Arial"/>
          <w:noProof/>
          <w:sz w:val="22"/>
          <w:rPrChange w:id="3049" w:author="Guo, Shicheng" w:date="2019-11-07T17:21:00Z">
            <w:rPr>
              <w:noProof/>
            </w:rPr>
          </w:rPrChange>
        </w:rPr>
        <w:t>2</w:t>
      </w:r>
      <w:r w:rsidRPr="00BE3786">
        <w:rPr>
          <w:rFonts w:ascii="Arial" w:hAnsi="Arial" w:cs="Arial"/>
          <w:noProof/>
          <w:sz w:val="22"/>
          <w:rPrChange w:id="3050" w:author="Guo, Shicheng" w:date="2019-11-07T17:21:00Z">
            <w:rPr>
              <w:noProof/>
            </w:rPr>
          </w:rPrChange>
        </w:rPr>
        <w:tab/>
        <w:t xml:space="preserve">Samuel, N. &amp; Hudson, T. J. The molecular and cellular heterogeneity of pancreatic ductal adenocarcinoma. </w:t>
      </w:r>
      <w:r w:rsidRPr="00BE3786">
        <w:rPr>
          <w:rFonts w:ascii="Arial" w:hAnsi="Arial" w:cs="Arial"/>
          <w:i/>
          <w:noProof/>
          <w:sz w:val="22"/>
          <w:rPrChange w:id="3051" w:author="Guo, Shicheng" w:date="2019-11-07T17:21:00Z">
            <w:rPr>
              <w:i/>
              <w:noProof/>
            </w:rPr>
          </w:rPrChange>
        </w:rPr>
        <w:t>Nature reviews. Gastroenterology &amp; hepatology</w:t>
      </w:r>
      <w:r w:rsidRPr="00BE3786">
        <w:rPr>
          <w:rFonts w:ascii="Arial" w:hAnsi="Arial" w:cs="Arial"/>
          <w:noProof/>
          <w:sz w:val="22"/>
          <w:rPrChange w:id="3052" w:author="Guo, Shicheng" w:date="2019-11-07T17:21:00Z">
            <w:rPr>
              <w:noProof/>
            </w:rPr>
          </w:rPrChange>
        </w:rPr>
        <w:t xml:space="preserve"> </w:t>
      </w:r>
      <w:r w:rsidRPr="00BE3786">
        <w:rPr>
          <w:rFonts w:ascii="Arial" w:hAnsi="Arial" w:cs="Arial"/>
          <w:b/>
          <w:noProof/>
          <w:sz w:val="22"/>
          <w:rPrChange w:id="3053" w:author="Guo, Shicheng" w:date="2019-11-07T17:21:00Z">
            <w:rPr>
              <w:b/>
              <w:noProof/>
            </w:rPr>
          </w:rPrChange>
        </w:rPr>
        <w:t>9</w:t>
      </w:r>
      <w:r w:rsidRPr="00BE3786">
        <w:rPr>
          <w:rFonts w:ascii="Arial" w:hAnsi="Arial" w:cs="Arial"/>
          <w:noProof/>
          <w:sz w:val="22"/>
          <w:rPrChange w:id="3054" w:author="Guo, Shicheng" w:date="2019-11-07T17:21:00Z">
            <w:rPr>
              <w:noProof/>
            </w:rPr>
          </w:rPrChange>
        </w:rPr>
        <w:t>, 77-87, doi:10.1038/nrgastro.2011.215 (2011).</w:t>
      </w:r>
      <w:bookmarkEnd w:id="3048"/>
    </w:p>
    <w:p w14:paraId="2001FFC8" w14:textId="77777777" w:rsidR="000670AD" w:rsidRPr="00BE3786" w:rsidRDefault="000670AD" w:rsidP="00BE3786">
      <w:pPr>
        <w:pStyle w:val="EndNoteBibliography"/>
        <w:ind w:left="720" w:hanging="720"/>
        <w:rPr>
          <w:rFonts w:ascii="Arial" w:hAnsi="Arial" w:cs="Arial"/>
          <w:noProof/>
          <w:sz w:val="22"/>
          <w:rPrChange w:id="3055" w:author="Guo, Shicheng" w:date="2019-11-07T17:21:00Z">
            <w:rPr>
              <w:noProof/>
            </w:rPr>
          </w:rPrChange>
        </w:rPr>
        <w:pPrChange w:id="3056" w:author="Guo, Shicheng" w:date="2019-11-07T17:21:00Z">
          <w:pPr>
            <w:pStyle w:val="EndNoteBibliography"/>
            <w:ind w:left="720" w:hanging="720"/>
          </w:pPr>
        </w:pPrChange>
      </w:pPr>
      <w:bookmarkStart w:id="3057" w:name="_ENREF_3"/>
      <w:r w:rsidRPr="00BE3786">
        <w:rPr>
          <w:rFonts w:ascii="Arial" w:hAnsi="Arial" w:cs="Arial"/>
          <w:noProof/>
          <w:sz w:val="22"/>
          <w:rPrChange w:id="3058" w:author="Guo, Shicheng" w:date="2019-11-07T17:21:00Z">
            <w:rPr>
              <w:noProof/>
            </w:rPr>
          </w:rPrChange>
        </w:rPr>
        <w:t>3</w:t>
      </w:r>
      <w:r w:rsidRPr="00BE3786">
        <w:rPr>
          <w:rFonts w:ascii="Arial" w:hAnsi="Arial" w:cs="Arial"/>
          <w:noProof/>
          <w:sz w:val="22"/>
          <w:rPrChange w:id="3059" w:author="Guo, Shicheng" w:date="2019-11-07T17:21:00Z">
            <w:rPr>
              <w:noProof/>
            </w:rPr>
          </w:rPrChange>
        </w:rPr>
        <w:tab/>
        <w:t xml:space="preserve">Ryan, D. P., Hong, T. S. &amp; Bardeesy, N. Pancreatic adenocarcinoma. </w:t>
      </w:r>
      <w:r w:rsidRPr="00BE3786">
        <w:rPr>
          <w:rFonts w:ascii="Arial" w:hAnsi="Arial" w:cs="Arial"/>
          <w:i/>
          <w:noProof/>
          <w:sz w:val="22"/>
          <w:rPrChange w:id="3060" w:author="Guo, Shicheng" w:date="2019-11-07T17:21:00Z">
            <w:rPr>
              <w:i/>
              <w:noProof/>
            </w:rPr>
          </w:rPrChange>
        </w:rPr>
        <w:t>The New England journal of medicine</w:t>
      </w:r>
      <w:r w:rsidRPr="00BE3786">
        <w:rPr>
          <w:rFonts w:ascii="Arial" w:hAnsi="Arial" w:cs="Arial"/>
          <w:noProof/>
          <w:sz w:val="22"/>
          <w:rPrChange w:id="3061" w:author="Guo, Shicheng" w:date="2019-11-07T17:21:00Z">
            <w:rPr>
              <w:noProof/>
            </w:rPr>
          </w:rPrChange>
        </w:rPr>
        <w:t xml:space="preserve"> </w:t>
      </w:r>
      <w:r w:rsidRPr="00BE3786">
        <w:rPr>
          <w:rFonts w:ascii="Arial" w:hAnsi="Arial" w:cs="Arial"/>
          <w:b/>
          <w:noProof/>
          <w:sz w:val="22"/>
          <w:rPrChange w:id="3062" w:author="Guo, Shicheng" w:date="2019-11-07T17:21:00Z">
            <w:rPr>
              <w:b/>
              <w:noProof/>
            </w:rPr>
          </w:rPrChange>
        </w:rPr>
        <w:t>371</w:t>
      </w:r>
      <w:r w:rsidRPr="00BE3786">
        <w:rPr>
          <w:rFonts w:ascii="Arial" w:hAnsi="Arial" w:cs="Arial"/>
          <w:noProof/>
          <w:sz w:val="22"/>
          <w:rPrChange w:id="3063" w:author="Guo, Shicheng" w:date="2019-11-07T17:21:00Z">
            <w:rPr>
              <w:noProof/>
            </w:rPr>
          </w:rPrChange>
        </w:rPr>
        <w:t>, 1039-1049, doi:10.1056/NEJMra1404198 (2014).</w:t>
      </w:r>
      <w:bookmarkEnd w:id="3057"/>
    </w:p>
    <w:p w14:paraId="0CF3DB24" w14:textId="77777777" w:rsidR="000670AD" w:rsidRPr="00BE3786" w:rsidRDefault="000670AD" w:rsidP="00BE3786">
      <w:pPr>
        <w:pStyle w:val="EndNoteBibliography"/>
        <w:ind w:left="720" w:hanging="720"/>
        <w:rPr>
          <w:rFonts w:ascii="Arial" w:hAnsi="Arial" w:cs="Arial"/>
          <w:noProof/>
          <w:sz w:val="22"/>
          <w:rPrChange w:id="3064" w:author="Guo, Shicheng" w:date="2019-11-07T17:21:00Z">
            <w:rPr>
              <w:noProof/>
            </w:rPr>
          </w:rPrChange>
        </w:rPr>
        <w:pPrChange w:id="3065" w:author="Guo, Shicheng" w:date="2019-11-07T17:21:00Z">
          <w:pPr>
            <w:pStyle w:val="EndNoteBibliography"/>
            <w:ind w:left="720" w:hanging="720"/>
          </w:pPr>
        </w:pPrChange>
      </w:pPr>
      <w:bookmarkStart w:id="3066" w:name="_ENREF_4"/>
      <w:r w:rsidRPr="00BE3786">
        <w:rPr>
          <w:rFonts w:ascii="Arial" w:hAnsi="Arial" w:cs="Arial"/>
          <w:noProof/>
          <w:sz w:val="22"/>
          <w:rPrChange w:id="3067" w:author="Guo, Shicheng" w:date="2019-11-07T17:21:00Z">
            <w:rPr>
              <w:noProof/>
            </w:rPr>
          </w:rPrChange>
        </w:rPr>
        <w:t>4</w:t>
      </w:r>
      <w:r w:rsidRPr="00BE3786">
        <w:rPr>
          <w:rFonts w:ascii="Arial" w:hAnsi="Arial" w:cs="Arial"/>
          <w:noProof/>
          <w:sz w:val="22"/>
          <w:rPrChange w:id="3068" w:author="Guo, Shicheng" w:date="2019-11-07T17:21:00Z">
            <w:rPr>
              <w:noProof/>
            </w:rPr>
          </w:rPrChange>
        </w:rPr>
        <w:tab/>
        <w:t xml:space="preserve">Siegel, R. L., Miller, K. D. &amp; Jemal, A. Cancer statistics, 2019. </w:t>
      </w:r>
      <w:r w:rsidRPr="00BE3786">
        <w:rPr>
          <w:rFonts w:ascii="Arial" w:hAnsi="Arial" w:cs="Arial"/>
          <w:i/>
          <w:noProof/>
          <w:sz w:val="22"/>
          <w:rPrChange w:id="3069" w:author="Guo, Shicheng" w:date="2019-11-07T17:21:00Z">
            <w:rPr>
              <w:i/>
              <w:noProof/>
            </w:rPr>
          </w:rPrChange>
        </w:rPr>
        <w:t>CA Cancer J Clin</w:t>
      </w:r>
      <w:r w:rsidRPr="00BE3786">
        <w:rPr>
          <w:rFonts w:ascii="Arial" w:hAnsi="Arial" w:cs="Arial"/>
          <w:noProof/>
          <w:sz w:val="22"/>
          <w:rPrChange w:id="3070" w:author="Guo, Shicheng" w:date="2019-11-07T17:21:00Z">
            <w:rPr>
              <w:noProof/>
            </w:rPr>
          </w:rPrChange>
        </w:rPr>
        <w:t xml:space="preserve"> </w:t>
      </w:r>
      <w:r w:rsidRPr="00BE3786">
        <w:rPr>
          <w:rFonts w:ascii="Arial" w:hAnsi="Arial" w:cs="Arial"/>
          <w:b/>
          <w:noProof/>
          <w:sz w:val="22"/>
          <w:rPrChange w:id="3071" w:author="Guo, Shicheng" w:date="2019-11-07T17:21:00Z">
            <w:rPr>
              <w:b/>
              <w:noProof/>
            </w:rPr>
          </w:rPrChange>
        </w:rPr>
        <w:t>69</w:t>
      </w:r>
      <w:r w:rsidRPr="00BE3786">
        <w:rPr>
          <w:rFonts w:ascii="Arial" w:hAnsi="Arial" w:cs="Arial"/>
          <w:noProof/>
          <w:sz w:val="22"/>
          <w:rPrChange w:id="3072" w:author="Guo, Shicheng" w:date="2019-11-07T17:21:00Z">
            <w:rPr>
              <w:noProof/>
            </w:rPr>
          </w:rPrChange>
        </w:rPr>
        <w:t>, 7-34, doi:10.3322/caac.21551 (2019).</w:t>
      </w:r>
      <w:bookmarkEnd w:id="3066"/>
    </w:p>
    <w:p w14:paraId="3CEE7BC7" w14:textId="77777777" w:rsidR="000670AD" w:rsidRPr="00BE3786" w:rsidRDefault="000670AD" w:rsidP="00BE3786">
      <w:pPr>
        <w:pStyle w:val="EndNoteBibliography"/>
        <w:ind w:left="720" w:hanging="720"/>
        <w:rPr>
          <w:rFonts w:ascii="Arial" w:hAnsi="Arial" w:cs="Arial"/>
          <w:noProof/>
          <w:sz w:val="22"/>
          <w:rPrChange w:id="3073" w:author="Guo, Shicheng" w:date="2019-11-07T17:21:00Z">
            <w:rPr>
              <w:noProof/>
            </w:rPr>
          </w:rPrChange>
        </w:rPr>
        <w:pPrChange w:id="3074" w:author="Guo, Shicheng" w:date="2019-11-07T17:21:00Z">
          <w:pPr>
            <w:pStyle w:val="EndNoteBibliography"/>
            <w:ind w:left="720" w:hanging="720"/>
          </w:pPr>
        </w:pPrChange>
      </w:pPr>
      <w:bookmarkStart w:id="3075" w:name="_ENREF_5"/>
      <w:r w:rsidRPr="00BE3786">
        <w:rPr>
          <w:rFonts w:ascii="Arial" w:hAnsi="Arial" w:cs="Arial"/>
          <w:noProof/>
          <w:sz w:val="22"/>
          <w:rPrChange w:id="3076" w:author="Guo, Shicheng" w:date="2019-11-07T17:21:00Z">
            <w:rPr>
              <w:noProof/>
            </w:rPr>
          </w:rPrChange>
        </w:rPr>
        <w:t>5</w:t>
      </w:r>
      <w:r w:rsidRPr="00BE3786">
        <w:rPr>
          <w:rFonts w:ascii="Arial" w:hAnsi="Arial" w:cs="Arial"/>
          <w:noProof/>
          <w:sz w:val="22"/>
          <w:rPrChange w:id="3077" w:author="Guo, Shicheng" w:date="2019-11-07T17:21:00Z">
            <w:rPr>
              <w:noProof/>
            </w:rPr>
          </w:rPrChange>
        </w:rPr>
        <w:tab/>
        <w:t xml:space="preserve">Neoptolemos, J. P. Adjuvant treatment of pancreatic cancer. </w:t>
      </w:r>
      <w:r w:rsidRPr="00BE3786">
        <w:rPr>
          <w:rFonts w:ascii="Arial" w:hAnsi="Arial" w:cs="Arial"/>
          <w:i/>
          <w:noProof/>
          <w:sz w:val="22"/>
          <w:rPrChange w:id="3078" w:author="Guo, Shicheng" w:date="2019-11-07T17:21:00Z">
            <w:rPr>
              <w:i/>
              <w:noProof/>
            </w:rPr>
          </w:rPrChange>
        </w:rPr>
        <w:t>European journal of cancer</w:t>
      </w:r>
      <w:r w:rsidRPr="00BE3786">
        <w:rPr>
          <w:rFonts w:ascii="Arial" w:hAnsi="Arial" w:cs="Arial"/>
          <w:noProof/>
          <w:sz w:val="22"/>
          <w:rPrChange w:id="3079" w:author="Guo, Shicheng" w:date="2019-11-07T17:21:00Z">
            <w:rPr>
              <w:noProof/>
            </w:rPr>
          </w:rPrChange>
        </w:rPr>
        <w:t xml:space="preserve"> </w:t>
      </w:r>
      <w:r w:rsidRPr="00BE3786">
        <w:rPr>
          <w:rFonts w:ascii="Arial" w:hAnsi="Arial" w:cs="Arial"/>
          <w:b/>
          <w:noProof/>
          <w:sz w:val="22"/>
          <w:rPrChange w:id="3080" w:author="Guo, Shicheng" w:date="2019-11-07T17:21:00Z">
            <w:rPr>
              <w:b/>
              <w:noProof/>
            </w:rPr>
          </w:rPrChange>
        </w:rPr>
        <w:t>47 Suppl 3</w:t>
      </w:r>
      <w:r w:rsidRPr="00BE3786">
        <w:rPr>
          <w:rFonts w:ascii="Arial" w:hAnsi="Arial" w:cs="Arial"/>
          <w:noProof/>
          <w:sz w:val="22"/>
          <w:rPrChange w:id="3081" w:author="Guo, Shicheng" w:date="2019-11-07T17:21:00Z">
            <w:rPr>
              <w:noProof/>
            </w:rPr>
          </w:rPrChange>
        </w:rPr>
        <w:t>, S378-380, doi:10.1016/S0959-8049(11)70210-6 (2011).</w:t>
      </w:r>
      <w:bookmarkEnd w:id="3075"/>
    </w:p>
    <w:p w14:paraId="356B066C" w14:textId="77777777" w:rsidR="000670AD" w:rsidRPr="00BE3786" w:rsidRDefault="000670AD" w:rsidP="00BE3786">
      <w:pPr>
        <w:pStyle w:val="EndNoteBibliography"/>
        <w:ind w:left="720" w:hanging="720"/>
        <w:rPr>
          <w:rFonts w:ascii="Arial" w:hAnsi="Arial" w:cs="Arial"/>
          <w:noProof/>
          <w:sz w:val="22"/>
          <w:rPrChange w:id="3082" w:author="Guo, Shicheng" w:date="2019-11-07T17:21:00Z">
            <w:rPr>
              <w:noProof/>
            </w:rPr>
          </w:rPrChange>
        </w:rPr>
        <w:pPrChange w:id="3083" w:author="Guo, Shicheng" w:date="2019-11-07T17:21:00Z">
          <w:pPr>
            <w:pStyle w:val="EndNoteBibliography"/>
            <w:ind w:left="720" w:hanging="720"/>
          </w:pPr>
        </w:pPrChange>
      </w:pPr>
      <w:bookmarkStart w:id="3084" w:name="_ENREF_6"/>
      <w:r w:rsidRPr="00BE3786">
        <w:rPr>
          <w:rFonts w:ascii="Arial" w:hAnsi="Arial" w:cs="Arial"/>
          <w:noProof/>
          <w:sz w:val="22"/>
          <w:rPrChange w:id="3085" w:author="Guo, Shicheng" w:date="2019-11-07T17:21:00Z">
            <w:rPr>
              <w:noProof/>
            </w:rPr>
          </w:rPrChange>
        </w:rPr>
        <w:t>6</w:t>
      </w:r>
      <w:r w:rsidRPr="00BE3786">
        <w:rPr>
          <w:rFonts w:ascii="Arial" w:hAnsi="Arial" w:cs="Arial"/>
          <w:noProof/>
          <w:sz w:val="22"/>
          <w:rPrChange w:id="3086" w:author="Guo, Shicheng" w:date="2019-11-07T17:21:00Z">
            <w:rPr>
              <w:noProof/>
            </w:rPr>
          </w:rPrChange>
        </w:rPr>
        <w:tab/>
        <w:t>Jones, S.</w:t>
      </w:r>
      <w:r w:rsidRPr="00BE3786">
        <w:rPr>
          <w:rFonts w:ascii="Arial" w:hAnsi="Arial" w:cs="Arial"/>
          <w:i/>
          <w:noProof/>
          <w:sz w:val="22"/>
          <w:rPrChange w:id="3087" w:author="Guo, Shicheng" w:date="2019-11-07T17:21:00Z">
            <w:rPr>
              <w:i/>
              <w:noProof/>
            </w:rPr>
          </w:rPrChange>
        </w:rPr>
        <w:t xml:space="preserve"> et al.</w:t>
      </w:r>
      <w:r w:rsidRPr="00BE3786">
        <w:rPr>
          <w:rFonts w:ascii="Arial" w:hAnsi="Arial" w:cs="Arial"/>
          <w:noProof/>
          <w:sz w:val="22"/>
          <w:rPrChange w:id="3088" w:author="Guo, Shicheng" w:date="2019-11-07T17:21:00Z">
            <w:rPr>
              <w:noProof/>
            </w:rPr>
          </w:rPrChange>
        </w:rPr>
        <w:t xml:space="preserve"> Core signaling pathways in human pancreatic cancers revealed by global genomic analyses. </w:t>
      </w:r>
      <w:r w:rsidRPr="00BE3786">
        <w:rPr>
          <w:rFonts w:ascii="Arial" w:hAnsi="Arial" w:cs="Arial"/>
          <w:i/>
          <w:noProof/>
          <w:sz w:val="22"/>
          <w:rPrChange w:id="3089" w:author="Guo, Shicheng" w:date="2019-11-07T17:21:00Z">
            <w:rPr>
              <w:i/>
              <w:noProof/>
            </w:rPr>
          </w:rPrChange>
        </w:rPr>
        <w:t>Science</w:t>
      </w:r>
      <w:r w:rsidRPr="00BE3786">
        <w:rPr>
          <w:rFonts w:ascii="Arial" w:hAnsi="Arial" w:cs="Arial"/>
          <w:noProof/>
          <w:sz w:val="22"/>
          <w:rPrChange w:id="3090" w:author="Guo, Shicheng" w:date="2019-11-07T17:21:00Z">
            <w:rPr>
              <w:noProof/>
            </w:rPr>
          </w:rPrChange>
        </w:rPr>
        <w:t xml:space="preserve"> </w:t>
      </w:r>
      <w:r w:rsidRPr="00BE3786">
        <w:rPr>
          <w:rFonts w:ascii="Arial" w:hAnsi="Arial" w:cs="Arial"/>
          <w:b/>
          <w:noProof/>
          <w:sz w:val="22"/>
          <w:rPrChange w:id="3091" w:author="Guo, Shicheng" w:date="2019-11-07T17:21:00Z">
            <w:rPr>
              <w:b/>
              <w:noProof/>
            </w:rPr>
          </w:rPrChange>
        </w:rPr>
        <w:t>321</w:t>
      </w:r>
      <w:r w:rsidRPr="00BE3786">
        <w:rPr>
          <w:rFonts w:ascii="Arial" w:hAnsi="Arial" w:cs="Arial"/>
          <w:noProof/>
          <w:sz w:val="22"/>
          <w:rPrChange w:id="3092" w:author="Guo, Shicheng" w:date="2019-11-07T17:21:00Z">
            <w:rPr>
              <w:noProof/>
            </w:rPr>
          </w:rPrChange>
        </w:rPr>
        <w:t>, 1801-1806, doi:10.1126/science.1164368 (2008).</w:t>
      </w:r>
      <w:bookmarkEnd w:id="3084"/>
    </w:p>
    <w:p w14:paraId="5D77DB28" w14:textId="77777777" w:rsidR="000670AD" w:rsidRPr="00BE3786" w:rsidRDefault="000670AD" w:rsidP="00BE3786">
      <w:pPr>
        <w:pStyle w:val="EndNoteBibliography"/>
        <w:ind w:left="720" w:hanging="720"/>
        <w:rPr>
          <w:rFonts w:ascii="Arial" w:hAnsi="Arial" w:cs="Arial"/>
          <w:noProof/>
          <w:sz w:val="22"/>
          <w:rPrChange w:id="3093" w:author="Guo, Shicheng" w:date="2019-11-07T17:21:00Z">
            <w:rPr>
              <w:noProof/>
            </w:rPr>
          </w:rPrChange>
        </w:rPr>
        <w:pPrChange w:id="3094" w:author="Guo, Shicheng" w:date="2019-11-07T17:21:00Z">
          <w:pPr>
            <w:pStyle w:val="EndNoteBibliography"/>
            <w:ind w:left="720" w:hanging="720"/>
          </w:pPr>
        </w:pPrChange>
      </w:pPr>
      <w:bookmarkStart w:id="3095" w:name="_ENREF_7"/>
      <w:r w:rsidRPr="00BE3786">
        <w:rPr>
          <w:rFonts w:ascii="Arial" w:hAnsi="Arial" w:cs="Arial"/>
          <w:noProof/>
          <w:sz w:val="22"/>
          <w:rPrChange w:id="3096" w:author="Guo, Shicheng" w:date="2019-11-07T17:21:00Z">
            <w:rPr>
              <w:noProof/>
            </w:rPr>
          </w:rPrChange>
        </w:rPr>
        <w:t>7</w:t>
      </w:r>
      <w:r w:rsidRPr="00BE3786">
        <w:rPr>
          <w:rFonts w:ascii="Arial" w:hAnsi="Arial" w:cs="Arial"/>
          <w:noProof/>
          <w:sz w:val="22"/>
          <w:rPrChange w:id="3097" w:author="Guo, Shicheng" w:date="2019-11-07T17:21:00Z">
            <w:rPr>
              <w:noProof/>
            </w:rPr>
          </w:rPrChange>
        </w:rPr>
        <w:tab/>
        <w:t>Campbell, P. J.</w:t>
      </w:r>
      <w:r w:rsidRPr="00BE3786">
        <w:rPr>
          <w:rFonts w:ascii="Arial" w:hAnsi="Arial" w:cs="Arial"/>
          <w:i/>
          <w:noProof/>
          <w:sz w:val="22"/>
          <w:rPrChange w:id="3098" w:author="Guo, Shicheng" w:date="2019-11-07T17:21:00Z">
            <w:rPr>
              <w:i/>
              <w:noProof/>
            </w:rPr>
          </w:rPrChange>
        </w:rPr>
        <w:t xml:space="preserve"> et al.</w:t>
      </w:r>
      <w:r w:rsidRPr="00BE3786">
        <w:rPr>
          <w:rFonts w:ascii="Arial" w:hAnsi="Arial" w:cs="Arial"/>
          <w:noProof/>
          <w:sz w:val="22"/>
          <w:rPrChange w:id="3099" w:author="Guo, Shicheng" w:date="2019-11-07T17:21:00Z">
            <w:rPr>
              <w:noProof/>
            </w:rPr>
          </w:rPrChange>
        </w:rPr>
        <w:t xml:space="preserve"> The patterns and dynamics of genomic instability in metastatic pancreatic cancer. </w:t>
      </w:r>
      <w:r w:rsidRPr="00BE3786">
        <w:rPr>
          <w:rFonts w:ascii="Arial" w:hAnsi="Arial" w:cs="Arial"/>
          <w:i/>
          <w:noProof/>
          <w:sz w:val="22"/>
          <w:rPrChange w:id="3100" w:author="Guo, Shicheng" w:date="2019-11-07T17:21:00Z">
            <w:rPr>
              <w:i/>
              <w:noProof/>
            </w:rPr>
          </w:rPrChange>
        </w:rPr>
        <w:t>Nature</w:t>
      </w:r>
      <w:r w:rsidRPr="00BE3786">
        <w:rPr>
          <w:rFonts w:ascii="Arial" w:hAnsi="Arial" w:cs="Arial"/>
          <w:noProof/>
          <w:sz w:val="22"/>
          <w:rPrChange w:id="3101" w:author="Guo, Shicheng" w:date="2019-11-07T17:21:00Z">
            <w:rPr>
              <w:noProof/>
            </w:rPr>
          </w:rPrChange>
        </w:rPr>
        <w:t xml:space="preserve"> </w:t>
      </w:r>
      <w:r w:rsidRPr="00BE3786">
        <w:rPr>
          <w:rFonts w:ascii="Arial" w:hAnsi="Arial" w:cs="Arial"/>
          <w:b/>
          <w:noProof/>
          <w:sz w:val="22"/>
          <w:rPrChange w:id="3102" w:author="Guo, Shicheng" w:date="2019-11-07T17:21:00Z">
            <w:rPr>
              <w:b/>
              <w:noProof/>
            </w:rPr>
          </w:rPrChange>
        </w:rPr>
        <w:t>467</w:t>
      </w:r>
      <w:r w:rsidRPr="00BE3786">
        <w:rPr>
          <w:rFonts w:ascii="Arial" w:hAnsi="Arial" w:cs="Arial"/>
          <w:noProof/>
          <w:sz w:val="22"/>
          <w:rPrChange w:id="3103" w:author="Guo, Shicheng" w:date="2019-11-07T17:21:00Z">
            <w:rPr>
              <w:noProof/>
            </w:rPr>
          </w:rPrChange>
        </w:rPr>
        <w:t>, 1109-1113, doi:10.1038/nature09460 (2010).</w:t>
      </w:r>
      <w:bookmarkEnd w:id="3095"/>
    </w:p>
    <w:p w14:paraId="0448BC9B" w14:textId="77777777" w:rsidR="000670AD" w:rsidRPr="00BE3786" w:rsidRDefault="000670AD" w:rsidP="00BE3786">
      <w:pPr>
        <w:pStyle w:val="EndNoteBibliography"/>
        <w:ind w:left="720" w:hanging="720"/>
        <w:rPr>
          <w:rFonts w:ascii="Arial" w:hAnsi="Arial" w:cs="Arial"/>
          <w:noProof/>
          <w:sz w:val="22"/>
          <w:rPrChange w:id="3104" w:author="Guo, Shicheng" w:date="2019-11-07T17:21:00Z">
            <w:rPr>
              <w:noProof/>
            </w:rPr>
          </w:rPrChange>
        </w:rPr>
        <w:pPrChange w:id="3105" w:author="Guo, Shicheng" w:date="2019-11-07T17:21:00Z">
          <w:pPr>
            <w:pStyle w:val="EndNoteBibliography"/>
            <w:ind w:left="720" w:hanging="720"/>
          </w:pPr>
        </w:pPrChange>
      </w:pPr>
      <w:bookmarkStart w:id="3106" w:name="_ENREF_8"/>
      <w:r w:rsidRPr="00BE3786">
        <w:rPr>
          <w:rFonts w:ascii="Arial" w:hAnsi="Arial" w:cs="Arial"/>
          <w:noProof/>
          <w:sz w:val="22"/>
          <w:rPrChange w:id="3107" w:author="Guo, Shicheng" w:date="2019-11-07T17:21:00Z">
            <w:rPr>
              <w:noProof/>
            </w:rPr>
          </w:rPrChange>
        </w:rPr>
        <w:t>8</w:t>
      </w:r>
      <w:r w:rsidRPr="00BE3786">
        <w:rPr>
          <w:rFonts w:ascii="Arial" w:hAnsi="Arial" w:cs="Arial"/>
          <w:noProof/>
          <w:sz w:val="22"/>
          <w:rPrChange w:id="3108" w:author="Guo, Shicheng" w:date="2019-11-07T17:21:00Z">
            <w:rPr>
              <w:noProof/>
            </w:rPr>
          </w:rPrChange>
        </w:rPr>
        <w:tab/>
        <w:t>Harada, T.</w:t>
      </w:r>
      <w:r w:rsidRPr="00BE3786">
        <w:rPr>
          <w:rFonts w:ascii="Arial" w:hAnsi="Arial" w:cs="Arial"/>
          <w:i/>
          <w:noProof/>
          <w:sz w:val="22"/>
          <w:rPrChange w:id="3109" w:author="Guo, Shicheng" w:date="2019-11-07T17:21:00Z">
            <w:rPr>
              <w:i/>
              <w:noProof/>
            </w:rPr>
          </w:rPrChange>
        </w:rPr>
        <w:t xml:space="preserve"> et al.</w:t>
      </w:r>
      <w:r w:rsidRPr="00BE3786">
        <w:rPr>
          <w:rFonts w:ascii="Arial" w:hAnsi="Arial" w:cs="Arial"/>
          <w:noProof/>
          <w:sz w:val="22"/>
          <w:rPrChange w:id="3110" w:author="Guo, Shicheng" w:date="2019-11-07T17:21:00Z">
            <w:rPr>
              <w:noProof/>
            </w:rPr>
          </w:rPrChange>
        </w:rPr>
        <w:t xml:space="preserve"> Interglandular cytogenetic heterogeneity detected by comparative genomic hybridization in pancreatic cancer. </w:t>
      </w:r>
      <w:r w:rsidRPr="00BE3786">
        <w:rPr>
          <w:rFonts w:ascii="Arial" w:hAnsi="Arial" w:cs="Arial"/>
          <w:i/>
          <w:noProof/>
          <w:sz w:val="22"/>
          <w:rPrChange w:id="3111" w:author="Guo, Shicheng" w:date="2019-11-07T17:21:00Z">
            <w:rPr>
              <w:i/>
              <w:noProof/>
            </w:rPr>
          </w:rPrChange>
        </w:rPr>
        <w:t>Cancer Res</w:t>
      </w:r>
      <w:r w:rsidRPr="00BE3786">
        <w:rPr>
          <w:rFonts w:ascii="Arial" w:hAnsi="Arial" w:cs="Arial"/>
          <w:noProof/>
          <w:sz w:val="22"/>
          <w:rPrChange w:id="3112" w:author="Guo, Shicheng" w:date="2019-11-07T17:21:00Z">
            <w:rPr>
              <w:noProof/>
            </w:rPr>
          </w:rPrChange>
        </w:rPr>
        <w:t xml:space="preserve"> </w:t>
      </w:r>
      <w:r w:rsidRPr="00BE3786">
        <w:rPr>
          <w:rFonts w:ascii="Arial" w:hAnsi="Arial" w:cs="Arial"/>
          <w:b/>
          <w:noProof/>
          <w:sz w:val="22"/>
          <w:rPrChange w:id="3113" w:author="Guo, Shicheng" w:date="2019-11-07T17:21:00Z">
            <w:rPr>
              <w:b/>
              <w:noProof/>
            </w:rPr>
          </w:rPrChange>
        </w:rPr>
        <w:t>62</w:t>
      </w:r>
      <w:r w:rsidRPr="00BE3786">
        <w:rPr>
          <w:rFonts w:ascii="Arial" w:hAnsi="Arial" w:cs="Arial"/>
          <w:noProof/>
          <w:sz w:val="22"/>
          <w:rPrChange w:id="3114" w:author="Guo, Shicheng" w:date="2019-11-07T17:21:00Z">
            <w:rPr>
              <w:noProof/>
            </w:rPr>
          </w:rPrChange>
        </w:rPr>
        <w:t>, 835-839 (2002).</w:t>
      </w:r>
      <w:bookmarkEnd w:id="3106"/>
    </w:p>
    <w:p w14:paraId="12C8D8E2" w14:textId="77777777" w:rsidR="000670AD" w:rsidRPr="00BE3786" w:rsidRDefault="000670AD" w:rsidP="00BE3786">
      <w:pPr>
        <w:pStyle w:val="EndNoteBibliography"/>
        <w:ind w:left="720" w:hanging="720"/>
        <w:rPr>
          <w:rFonts w:ascii="Arial" w:hAnsi="Arial" w:cs="Arial"/>
          <w:noProof/>
          <w:sz w:val="22"/>
          <w:rPrChange w:id="3115" w:author="Guo, Shicheng" w:date="2019-11-07T17:21:00Z">
            <w:rPr>
              <w:noProof/>
            </w:rPr>
          </w:rPrChange>
        </w:rPr>
        <w:pPrChange w:id="3116" w:author="Guo, Shicheng" w:date="2019-11-07T17:21:00Z">
          <w:pPr>
            <w:pStyle w:val="EndNoteBibliography"/>
            <w:ind w:left="720" w:hanging="720"/>
          </w:pPr>
        </w:pPrChange>
      </w:pPr>
      <w:bookmarkStart w:id="3117" w:name="_ENREF_9"/>
      <w:r w:rsidRPr="00BE3786">
        <w:rPr>
          <w:rFonts w:ascii="Arial" w:hAnsi="Arial" w:cs="Arial"/>
          <w:noProof/>
          <w:sz w:val="22"/>
          <w:rPrChange w:id="3118" w:author="Guo, Shicheng" w:date="2019-11-07T17:21:00Z">
            <w:rPr>
              <w:noProof/>
            </w:rPr>
          </w:rPrChange>
        </w:rPr>
        <w:t>9</w:t>
      </w:r>
      <w:r w:rsidRPr="00BE3786">
        <w:rPr>
          <w:rFonts w:ascii="Arial" w:hAnsi="Arial" w:cs="Arial"/>
          <w:noProof/>
          <w:sz w:val="22"/>
          <w:rPrChange w:id="3119" w:author="Guo, Shicheng" w:date="2019-11-07T17:21:00Z">
            <w:rPr>
              <w:noProof/>
            </w:rPr>
          </w:rPrChange>
        </w:rPr>
        <w:tab/>
        <w:t>Nakamura, T.</w:t>
      </w:r>
      <w:r w:rsidRPr="00BE3786">
        <w:rPr>
          <w:rFonts w:ascii="Arial" w:hAnsi="Arial" w:cs="Arial"/>
          <w:i/>
          <w:noProof/>
          <w:sz w:val="22"/>
          <w:rPrChange w:id="3120" w:author="Guo, Shicheng" w:date="2019-11-07T17:21:00Z">
            <w:rPr>
              <w:i/>
              <w:noProof/>
            </w:rPr>
          </w:rPrChange>
        </w:rPr>
        <w:t xml:space="preserve"> et al.</w:t>
      </w:r>
      <w:r w:rsidRPr="00BE3786">
        <w:rPr>
          <w:rFonts w:ascii="Arial" w:hAnsi="Arial" w:cs="Arial"/>
          <w:noProof/>
          <w:sz w:val="22"/>
          <w:rPrChange w:id="3121" w:author="Guo, Shicheng" w:date="2019-11-07T17:21:00Z">
            <w:rPr>
              <w:noProof/>
            </w:rPr>
          </w:rPrChange>
        </w:rPr>
        <w:t xml:space="preserve"> Zonal heterogeneity for gene expression in human pancreatic carcinoma. </w:t>
      </w:r>
      <w:r w:rsidRPr="00BE3786">
        <w:rPr>
          <w:rFonts w:ascii="Arial" w:hAnsi="Arial" w:cs="Arial"/>
          <w:i/>
          <w:noProof/>
          <w:sz w:val="22"/>
          <w:rPrChange w:id="3122" w:author="Guo, Shicheng" w:date="2019-11-07T17:21:00Z">
            <w:rPr>
              <w:i/>
              <w:noProof/>
            </w:rPr>
          </w:rPrChange>
        </w:rPr>
        <w:t>Cancer Res</w:t>
      </w:r>
      <w:r w:rsidRPr="00BE3786">
        <w:rPr>
          <w:rFonts w:ascii="Arial" w:hAnsi="Arial" w:cs="Arial"/>
          <w:noProof/>
          <w:sz w:val="22"/>
          <w:rPrChange w:id="3123" w:author="Guo, Shicheng" w:date="2019-11-07T17:21:00Z">
            <w:rPr>
              <w:noProof/>
            </w:rPr>
          </w:rPrChange>
        </w:rPr>
        <w:t xml:space="preserve"> </w:t>
      </w:r>
      <w:r w:rsidRPr="00BE3786">
        <w:rPr>
          <w:rFonts w:ascii="Arial" w:hAnsi="Arial" w:cs="Arial"/>
          <w:b/>
          <w:noProof/>
          <w:sz w:val="22"/>
          <w:rPrChange w:id="3124" w:author="Guo, Shicheng" w:date="2019-11-07T17:21:00Z">
            <w:rPr>
              <w:b/>
              <w:noProof/>
            </w:rPr>
          </w:rPrChange>
        </w:rPr>
        <w:t>67</w:t>
      </w:r>
      <w:r w:rsidRPr="00BE3786">
        <w:rPr>
          <w:rFonts w:ascii="Arial" w:hAnsi="Arial" w:cs="Arial"/>
          <w:noProof/>
          <w:sz w:val="22"/>
          <w:rPrChange w:id="3125" w:author="Guo, Shicheng" w:date="2019-11-07T17:21:00Z">
            <w:rPr>
              <w:noProof/>
            </w:rPr>
          </w:rPrChange>
        </w:rPr>
        <w:t>, 7597-7604, doi:10.1158/0008-5472.CAN-07-0874 (2007).</w:t>
      </w:r>
      <w:bookmarkEnd w:id="3117"/>
    </w:p>
    <w:p w14:paraId="25BE9169" w14:textId="77777777" w:rsidR="000670AD" w:rsidRPr="00BE3786" w:rsidRDefault="000670AD" w:rsidP="00BE3786">
      <w:pPr>
        <w:pStyle w:val="EndNoteBibliography"/>
        <w:ind w:left="720" w:hanging="720"/>
        <w:rPr>
          <w:rFonts w:ascii="Arial" w:hAnsi="Arial" w:cs="Arial"/>
          <w:noProof/>
          <w:sz w:val="22"/>
          <w:rPrChange w:id="3126" w:author="Guo, Shicheng" w:date="2019-11-07T17:21:00Z">
            <w:rPr>
              <w:noProof/>
            </w:rPr>
          </w:rPrChange>
        </w:rPr>
        <w:pPrChange w:id="3127" w:author="Guo, Shicheng" w:date="2019-11-07T17:21:00Z">
          <w:pPr>
            <w:pStyle w:val="EndNoteBibliography"/>
            <w:ind w:left="720" w:hanging="720"/>
          </w:pPr>
        </w:pPrChange>
      </w:pPr>
      <w:bookmarkStart w:id="3128" w:name="_ENREF_10"/>
      <w:r w:rsidRPr="00BE3786">
        <w:rPr>
          <w:rFonts w:ascii="Arial" w:hAnsi="Arial" w:cs="Arial"/>
          <w:noProof/>
          <w:sz w:val="22"/>
          <w:rPrChange w:id="3129" w:author="Guo, Shicheng" w:date="2019-11-07T17:21:00Z">
            <w:rPr>
              <w:noProof/>
            </w:rPr>
          </w:rPrChange>
        </w:rPr>
        <w:t>10</w:t>
      </w:r>
      <w:r w:rsidRPr="00BE3786">
        <w:rPr>
          <w:rFonts w:ascii="Arial" w:hAnsi="Arial" w:cs="Arial"/>
          <w:noProof/>
          <w:sz w:val="22"/>
          <w:rPrChange w:id="3130" w:author="Guo, Shicheng" w:date="2019-11-07T17:21:00Z">
            <w:rPr>
              <w:noProof/>
            </w:rPr>
          </w:rPrChange>
        </w:rPr>
        <w:tab/>
        <w:t>McDonald, O. G.</w:t>
      </w:r>
      <w:r w:rsidRPr="00BE3786">
        <w:rPr>
          <w:rFonts w:ascii="Arial" w:hAnsi="Arial" w:cs="Arial"/>
          <w:i/>
          <w:noProof/>
          <w:sz w:val="22"/>
          <w:rPrChange w:id="3131" w:author="Guo, Shicheng" w:date="2019-11-07T17:21:00Z">
            <w:rPr>
              <w:i/>
              <w:noProof/>
            </w:rPr>
          </w:rPrChange>
        </w:rPr>
        <w:t xml:space="preserve"> et al.</w:t>
      </w:r>
      <w:r w:rsidRPr="00BE3786">
        <w:rPr>
          <w:rFonts w:ascii="Arial" w:hAnsi="Arial" w:cs="Arial"/>
          <w:noProof/>
          <w:sz w:val="22"/>
          <w:rPrChange w:id="3132" w:author="Guo, Shicheng" w:date="2019-11-07T17:21:00Z">
            <w:rPr>
              <w:noProof/>
            </w:rPr>
          </w:rPrChange>
        </w:rPr>
        <w:t xml:space="preserve"> Epigenomic reprogramming during pancreatic cancer progression links anabolic glucose metabolism to distant metastasis. </w:t>
      </w:r>
      <w:r w:rsidRPr="00BE3786">
        <w:rPr>
          <w:rFonts w:ascii="Arial" w:hAnsi="Arial" w:cs="Arial"/>
          <w:i/>
          <w:noProof/>
          <w:sz w:val="22"/>
          <w:rPrChange w:id="3133" w:author="Guo, Shicheng" w:date="2019-11-07T17:21:00Z">
            <w:rPr>
              <w:i/>
              <w:noProof/>
            </w:rPr>
          </w:rPrChange>
        </w:rPr>
        <w:t>Nat Genet</w:t>
      </w:r>
      <w:r w:rsidRPr="00BE3786">
        <w:rPr>
          <w:rFonts w:ascii="Arial" w:hAnsi="Arial" w:cs="Arial"/>
          <w:noProof/>
          <w:sz w:val="22"/>
          <w:rPrChange w:id="3134" w:author="Guo, Shicheng" w:date="2019-11-07T17:21:00Z">
            <w:rPr>
              <w:noProof/>
            </w:rPr>
          </w:rPrChange>
        </w:rPr>
        <w:t xml:space="preserve"> </w:t>
      </w:r>
      <w:r w:rsidRPr="00BE3786">
        <w:rPr>
          <w:rFonts w:ascii="Arial" w:hAnsi="Arial" w:cs="Arial"/>
          <w:b/>
          <w:noProof/>
          <w:sz w:val="22"/>
          <w:rPrChange w:id="3135" w:author="Guo, Shicheng" w:date="2019-11-07T17:21:00Z">
            <w:rPr>
              <w:b/>
              <w:noProof/>
            </w:rPr>
          </w:rPrChange>
        </w:rPr>
        <w:t>49</w:t>
      </w:r>
      <w:r w:rsidRPr="00BE3786">
        <w:rPr>
          <w:rFonts w:ascii="Arial" w:hAnsi="Arial" w:cs="Arial"/>
          <w:noProof/>
          <w:sz w:val="22"/>
          <w:rPrChange w:id="3136" w:author="Guo, Shicheng" w:date="2019-11-07T17:21:00Z">
            <w:rPr>
              <w:noProof/>
            </w:rPr>
          </w:rPrChange>
        </w:rPr>
        <w:t>, 367-376, doi:10.1038/ng.3753 (2017).</w:t>
      </w:r>
      <w:bookmarkEnd w:id="3128"/>
    </w:p>
    <w:p w14:paraId="3E747450" w14:textId="77777777" w:rsidR="000670AD" w:rsidRPr="00BE3786" w:rsidRDefault="000670AD" w:rsidP="00BE3786">
      <w:pPr>
        <w:pStyle w:val="EndNoteBibliography"/>
        <w:ind w:left="720" w:hanging="720"/>
        <w:rPr>
          <w:rFonts w:ascii="Arial" w:hAnsi="Arial" w:cs="Arial"/>
          <w:noProof/>
          <w:sz w:val="22"/>
          <w:rPrChange w:id="3137" w:author="Guo, Shicheng" w:date="2019-11-07T17:21:00Z">
            <w:rPr>
              <w:noProof/>
            </w:rPr>
          </w:rPrChange>
        </w:rPr>
        <w:pPrChange w:id="3138" w:author="Guo, Shicheng" w:date="2019-11-07T17:21:00Z">
          <w:pPr>
            <w:pStyle w:val="EndNoteBibliography"/>
            <w:ind w:left="720" w:hanging="720"/>
          </w:pPr>
        </w:pPrChange>
      </w:pPr>
      <w:bookmarkStart w:id="3139" w:name="_ENREF_11"/>
      <w:r w:rsidRPr="00BE3786">
        <w:rPr>
          <w:rFonts w:ascii="Arial" w:hAnsi="Arial" w:cs="Arial"/>
          <w:noProof/>
          <w:sz w:val="22"/>
          <w:rPrChange w:id="3140" w:author="Guo, Shicheng" w:date="2019-11-07T17:21:00Z">
            <w:rPr>
              <w:noProof/>
            </w:rPr>
          </w:rPrChange>
        </w:rPr>
        <w:t>11</w:t>
      </w:r>
      <w:r w:rsidRPr="00BE3786">
        <w:rPr>
          <w:rFonts w:ascii="Arial" w:hAnsi="Arial" w:cs="Arial"/>
          <w:noProof/>
          <w:sz w:val="22"/>
          <w:rPrChange w:id="3141" w:author="Guo, Shicheng" w:date="2019-11-07T17:21:00Z">
            <w:rPr>
              <w:noProof/>
            </w:rPr>
          </w:rPrChange>
        </w:rPr>
        <w:tab/>
        <w:t>Gerlinger, M.</w:t>
      </w:r>
      <w:r w:rsidRPr="00BE3786">
        <w:rPr>
          <w:rFonts w:ascii="Arial" w:hAnsi="Arial" w:cs="Arial"/>
          <w:i/>
          <w:noProof/>
          <w:sz w:val="22"/>
          <w:rPrChange w:id="3142" w:author="Guo, Shicheng" w:date="2019-11-07T17:21:00Z">
            <w:rPr>
              <w:i/>
              <w:noProof/>
            </w:rPr>
          </w:rPrChange>
        </w:rPr>
        <w:t xml:space="preserve"> et al.</w:t>
      </w:r>
      <w:r w:rsidRPr="00BE3786">
        <w:rPr>
          <w:rFonts w:ascii="Arial" w:hAnsi="Arial" w:cs="Arial"/>
          <w:noProof/>
          <w:sz w:val="22"/>
          <w:rPrChange w:id="3143" w:author="Guo, Shicheng" w:date="2019-11-07T17:21:00Z">
            <w:rPr>
              <w:noProof/>
            </w:rPr>
          </w:rPrChange>
        </w:rPr>
        <w:t xml:space="preserve"> Intratumor heterogeneity and branched evolution revealed by multiregion sequencing. </w:t>
      </w:r>
      <w:r w:rsidRPr="00BE3786">
        <w:rPr>
          <w:rFonts w:ascii="Arial" w:hAnsi="Arial" w:cs="Arial"/>
          <w:i/>
          <w:noProof/>
          <w:sz w:val="22"/>
          <w:rPrChange w:id="3144" w:author="Guo, Shicheng" w:date="2019-11-07T17:21:00Z">
            <w:rPr>
              <w:i/>
              <w:noProof/>
            </w:rPr>
          </w:rPrChange>
        </w:rPr>
        <w:t>The New England journal of medicine</w:t>
      </w:r>
      <w:r w:rsidRPr="00BE3786">
        <w:rPr>
          <w:rFonts w:ascii="Arial" w:hAnsi="Arial" w:cs="Arial"/>
          <w:noProof/>
          <w:sz w:val="22"/>
          <w:rPrChange w:id="3145" w:author="Guo, Shicheng" w:date="2019-11-07T17:21:00Z">
            <w:rPr>
              <w:noProof/>
            </w:rPr>
          </w:rPrChange>
        </w:rPr>
        <w:t xml:space="preserve"> </w:t>
      </w:r>
      <w:r w:rsidRPr="00BE3786">
        <w:rPr>
          <w:rFonts w:ascii="Arial" w:hAnsi="Arial" w:cs="Arial"/>
          <w:b/>
          <w:noProof/>
          <w:sz w:val="22"/>
          <w:rPrChange w:id="3146" w:author="Guo, Shicheng" w:date="2019-11-07T17:21:00Z">
            <w:rPr>
              <w:b/>
              <w:noProof/>
            </w:rPr>
          </w:rPrChange>
        </w:rPr>
        <w:t>366</w:t>
      </w:r>
      <w:r w:rsidRPr="00BE3786">
        <w:rPr>
          <w:rFonts w:ascii="Arial" w:hAnsi="Arial" w:cs="Arial"/>
          <w:noProof/>
          <w:sz w:val="22"/>
          <w:rPrChange w:id="3147" w:author="Guo, Shicheng" w:date="2019-11-07T17:21:00Z">
            <w:rPr>
              <w:noProof/>
            </w:rPr>
          </w:rPrChange>
        </w:rPr>
        <w:t>, 883-892, doi:10.1056/NEJMoa1113205 (2012).</w:t>
      </w:r>
      <w:bookmarkEnd w:id="3139"/>
    </w:p>
    <w:p w14:paraId="32FAD6DB" w14:textId="77777777" w:rsidR="000670AD" w:rsidRPr="00BE3786" w:rsidRDefault="000670AD" w:rsidP="00BE3786">
      <w:pPr>
        <w:pStyle w:val="EndNoteBibliography"/>
        <w:ind w:left="720" w:hanging="720"/>
        <w:rPr>
          <w:rFonts w:ascii="Arial" w:hAnsi="Arial" w:cs="Arial"/>
          <w:noProof/>
          <w:sz w:val="22"/>
          <w:rPrChange w:id="3148" w:author="Guo, Shicheng" w:date="2019-11-07T17:21:00Z">
            <w:rPr>
              <w:noProof/>
            </w:rPr>
          </w:rPrChange>
        </w:rPr>
        <w:pPrChange w:id="3149" w:author="Guo, Shicheng" w:date="2019-11-07T17:21:00Z">
          <w:pPr>
            <w:pStyle w:val="EndNoteBibliography"/>
            <w:ind w:left="720" w:hanging="720"/>
          </w:pPr>
        </w:pPrChange>
      </w:pPr>
      <w:bookmarkStart w:id="3150" w:name="_ENREF_12"/>
      <w:r w:rsidRPr="00BE3786">
        <w:rPr>
          <w:rFonts w:ascii="Arial" w:hAnsi="Arial" w:cs="Arial"/>
          <w:noProof/>
          <w:sz w:val="22"/>
          <w:rPrChange w:id="3151" w:author="Guo, Shicheng" w:date="2019-11-07T17:21:00Z">
            <w:rPr>
              <w:noProof/>
            </w:rPr>
          </w:rPrChange>
        </w:rPr>
        <w:t>12</w:t>
      </w:r>
      <w:r w:rsidRPr="00BE3786">
        <w:rPr>
          <w:rFonts w:ascii="Arial" w:hAnsi="Arial" w:cs="Arial"/>
          <w:noProof/>
          <w:sz w:val="22"/>
          <w:rPrChange w:id="3152" w:author="Guo, Shicheng" w:date="2019-11-07T17:21:00Z">
            <w:rPr>
              <w:noProof/>
            </w:rPr>
          </w:rPrChange>
        </w:rPr>
        <w:tab/>
        <w:t>Lin, D. C.</w:t>
      </w:r>
      <w:r w:rsidRPr="00BE3786">
        <w:rPr>
          <w:rFonts w:ascii="Arial" w:hAnsi="Arial" w:cs="Arial"/>
          <w:i/>
          <w:noProof/>
          <w:sz w:val="22"/>
          <w:rPrChange w:id="3153" w:author="Guo, Shicheng" w:date="2019-11-07T17:21:00Z">
            <w:rPr>
              <w:i/>
              <w:noProof/>
            </w:rPr>
          </w:rPrChange>
        </w:rPr>
        <w:t xml:space="preserve"> et al.</w:t>
      </w:r>
      <w:r w:rsidRPr="00BE3786">
        <w:rPr>
          <w:rFonts w:ascii="Arial" w:hAnsi="Arial" w:cs="Arial"/>
          <w:noProof/>
          <w:sz w:val="22"/>
          <w:rPrChange w:id="3154" w:author="Guo, Shicheng" w:date="2019-11-07T17:21:00Z">
            <w:rPr>
              <w:noProof/>
            </w:rPr>
          </w:rPrChange>
        </w:rPr>
        <w:t xml:space="preserve"> Genomic and Epigenomic Heterogeneity of Hepatocellular Carcinoma. </w:t>
      </w:r>
      <w:r w:rsidRPr="00BE3786">
        <w:rPr>
          <w:rFonts w:ascii="Arial" w:hAnsi="Arial" w:cs="Arial"/>
          <w:i/>
          <w:noProof/>
          <w:sz w:val="22"/>
          <w:rPrChange w:id="3155" w:author="Guo, Shicheng" w:date="2019-11-07T17:21:00Z">
            <w:rPr>
              <w:i/>
              <w:noProof/>
            </w:rPr>
          </w:rPrChange>
        </w:rPr>
        <w:t>Cancer Res</w:t>
      </w:r>
      <w:r w:rsidRPr="00BE3786">
        <w:rPr>
          <w:rFonts w:ascii="Arial" w:hAnsi="Arial" w:cs="Arial"/>
          <w:noProof/>
          <w:sz w:val="22"/>
          <w:rPrChange w:id="3156" w:author="Guo, Shicheng" w:date="2019-11-07T17:21:00Z">
            <w:rPr>
              <w:noProof/>
            </w:rPr>
          </w:rPrChange>
        </w:rPr>
        <w:t xml:space="preserve"> </w:t>
      </w:r>
      <w:r w:rsidRPr="00BE3786">
        <w:rPr>
          <w:rFonts w:ascii="Arial" w:hAnsi="Arial" w:cs="Arial"/>
          <w:b/>
          <w:noProof/>
          <w:sz w:val="22"/>
          <w:rPrChange w:id="3157" w:author="Guo, Shicheng" w:date="2019-11-07T17:21:00Z">
            <w:rPr>
              <w:b/>
              <w:noProof/>
            </w:rPr>
          </w:rPrChange>
        </w:rPr>
        <w:t>77</w:t>
      </w:r>
      <w:r w:rsidRPr="00BE3786">
        <w:rPr>
          <w:rFonts w:ascii="Arial" w:hAnsi="Arial" w:cs="Arial"/>
          <w:noProof/>
          <w:sz w:val="22"/>
          <w:rPrChange w:id="3158" w:author="Guo, Shicheng" w:date="2019-11-07T17:21:00Z">
            <w:rPr>
              <w:noProof/>
            </w:rPr>
          </w:rPrChange>
        </w:rPr>
        <w:t>, 2255-2265, doi:10.1158/0008-5472.CAN-16-2822 (2017).</w:t>
      </w:r>
      <w:bookmarkEnd w:id="3150"/>
    </w:p>
    <w:p w14:paraId="0B97E9EB" w14:textId="77777777" w:rsidR="000670AD" w:rsidRPr="00BE3786" w:rsidRDefault="000670AD" w:rsidP="00BE3786">
      <w:pPr>
        <w:pStyle w:val="EndNoteBibliography"/>
        <w:ind w:left="720" w:hanging="720"/>
        <w:rPr>
          <w:rFonts w:ascii="Arial" w:hAnsi="Arial" w:cs="Arial"/>
          <w:noProof/>
          <w:sz w:val="22"/>
          <w:rPrChange w:id="3159" w:author="Guo, Shicheng" w:date="2019-11-07T17:21:00Z">
            <w:rPr>
              <w:noProof/>
            </w:rPr>
          </w:rPrChange>
        </w:rPr>
        <w:pPrChange w:id="3160" w:author="Guo, Shicheng" w:date="2019-11-07T17:21:00Z">
          <w:pPr>
            <w:pStyle w:val="EndNoteBibliography"/>
            <w:ind w:left="720" w:hanging="720"/>
          </w:pPr>
        </w:pPrChange>
      </w:pPr>
      <w:bookmarkStart w:id="3161" w:name="_ENREF_13"/>
      <w:r w:rsidRPr="00BE3786">
        <w:rPr>
          <w:rFonts w:ascii="Arial" w:hAnsi="Arial" w:cs="Arial"/>
          <w:noProof/>
          <w:sz w:val="22"/>
          <w:rPrChange w:id="3162" w:author="Guo, Shicheng" w:date="2019-11-07T17:21:00Z">
            <w:rPr>
              <w:noProof/>
            </w:rPr>
          </w:rPrChange>
        </w:rPr>
        <w:t>13</w:t>
      </w:r>
      <w:r w:rsidRPr="00BE3786">
        <w:rPr>
          <w:rFonts w:ascii="Arial" w:hAnsi="Arial" w:cs="Arial"/>
          <w:noProof/>
          <w:sz w:val="22"/>
          <w:rPrChange w:id="3163" w:author="Guo, Shicheng" w:date="2019-11-07T17:21:00Z">
            <w:rPr>
              <w:noProof/>
            </w:rPr>
          </w:rPrChange>
        </w:rPr>
        <w:tab/>
        <w:t>Gonzalez-Perez, A.</w:t>
      </w:r>
      <w:r w:rsidRPr="00BE3786">
        <w:rPr>
          <w:rFonts w:ascii="Arial" w:hAnsi="Arial" w:cs="Arial"/>
          <w:i/>
          <w:noProof/>
          <w:sz w:val="22"/>
          <w:rPrChange w:id="3164" w:author="Guo, Shicheng" w:date="2019-11-07T17:21:00Z">
            <w:rPr>
              <w:i/>
              <w:noProof/>
            </w:rPr>
          </w:rPrChange>
        </w:rPr>
        <w:t xml:space="preserve"> et al.</w:t>
      </w:r>
      <w:r w:rsidRPr="00BE3786">
        <w:rPr>
          <w:rFonts w:ascii="Arial" w:hAnsi="Arial" w:cs="Arial"/>
          <w:noProof/>
          <w:sz w:val="22"/>
          <w:rPrChange w:id="3165" w:author="Guo, Shicheng" w:date="2019-11-07T17:21:00Z">
            <w:rPr>
              <w:noProof/>
            </w:rPr>
          </w:rPrChange>
        </w:rPr>
        <w:t xml:space="preserve"> IntOGen-mutations identifies cancer drivers across tumor types. </w:t>
      </w:r>
      <w:r w:rsidRPr="00BE3786">
        <w:rPr>
          <w:rFonts w:ascii="Arial" w:hAnsi="Arial" w:cs="Arial"/>
          <w:i/>
          <w:noProof/>
          <w:sz w:val="22"/>
          <w:rPrChange w:id="3166" w:author="Guo, Shicheng" w:date="2019-11-07T17:21:00Z">
            <w:rPr>
              <w:i/>
              <w:noProof/>
            </w:rPr>
          </w:rPrChange>
        </w:rPr>
        <w:t>Nature methods</w:t>
      </w:r>
      <w:r w:rsidRPr="00BE3786">
        <w:rPr>
          <w:rFonts w:ascii="Arial" w:hAnsi="Arial" w:cs="Arial"/>
          <w:noProof/>
          <w:sz w:val="22"/>
          <w:rPrChange w:id="3167" w:author="Guo, Shicheng" w:date="2019-11-07T17:21:00Z">
            <w:rPr>
              <w:noProof/>
            </w:rPr>
          </w:rPrChange>
        </w:rPr>
        <w:t xml:space="preserve"> </w:t>
      </w:r>
      <w:r w:rsidRPr="00BE3786">
        <w:rPr>
          <w:rFonts w:ascii="Arial" w:hAnsi="Arial" w:cs="Arial"/>
          <w:b/>
          <w:noProof/>
          <w:sz w:val="22"/>
          <w:rPrChange w:id="3168" w:author="Guo, Shicheng" w:date="2019-11-07T17:21:00Z">
            <w:rPr>
              <w:b/>
              <w:noProof/>
            </w:rPr>
          </w:rPrChange>
        </w:rPr>
        <w:t>10</w:t>
      </w:r>
      <w:r w:rsidRPr="00BE3786">
        <w:rPr>
          <w:rFonts w:ascii="Arial" w:hAnsi="Arial" w:cs="Arial"/>
          <w:noProof/>
          <w:sz w:val="22"/>
          <w:rPrChange w:id="3169" w:author="Guo, Shicheng" w:date="2019-11-07T17:21:00Z">
            <w:rPr>
              <w:noProof/>
            </w:rPr>
          </w:rPrChange>
        </w:rPr>
        <w:t>, 1081-1082, doi:10.1038/nmeth.2642 (2013).</w:t>
      </w:r>
      <w:bookmarkEnd w:id="3161"/>
    </w:p>
    <w:p w14:paraId="30F285A0" w14:textId="77777777" w:rsidR="000670AD" w:rsidRPr="00BE3786" w:rsidRDefault="000670AD" w:rsidP="00BE3786">
      <w:pPr>
        <w:pStyle w:val="EndNoteBibliography"/>
        <w:ind w:left="720" w:hanging="720"/>
        <w:rPr>
          <w:rFonts w:ascii="Arial" w:hAnsi="Arial" w:cs="Arial"/>
          <w:noProof/>
          <w:sz w:val="22"/>
          <w:rPrChange w:id="3170" w:author="Guo, Shicheng" w:date="2019-11-07T17:21:00Z">
            <w:rPr>
              <w:noProof/>
            </w:rPr>
          </w:rPrChange>
        </w:rPr>
        <w:pPrChange w:id="3171" w:author="Guo, Shicheng" w:date="2019-11-07T17:21:00Z">
          <w:pPr>
            <w:pStyle w:val="EndNoteBibliography"/>
            <w:ind w:left="720" w:hanging="720"/>
          </w:pPr>
        </w:pPrChange>
      </w:pPr>
      <w:bookmarkStart w:id="3172" w:name="_ENREF_14"/>
      <w:r w:rsidRPr="00BE3786">
        <w:rPr>
          <w:rFonts w:ascii="Arial" w:hAnsi="Arial" w:cs="Arial"/>
          <w:noProof/>
          <w:sz w:val="22"/>
          <w:rPrChange w:id="3173" w:author="Guo, Shicheng" w:date="2019-11-07T17:21:00Z">
            <w:rPr>
              <w:noProof/>
            </w:rPr>
          </w:rPrChange>
        </w:rPr>
        <w:t>14</w:t>
      </w:r>
      <w:r w:rsidRPr="00BE3786">
        <w:rPr>
          <w:rFonts w:ascii="Arial" w:hAnsi="Arial" w:cs="Arial"/>
          <w:noProof/>
          <w:sz w:val="22"/>
          <w:rPrChange w:id="3174" w:author="Guo, Shicheng" w:date="2019-11-07T17:21:00Z">
            <w:rPr>
              <w:noProof/>
            </w:rPr>
          </w:rPrChange>
        </w:rPr>
        <w:tab/>
        <w:t xml:space="preserve">Makohon-Moore, A. &amp; Iacobuzio-Donahue, C. A. Pancreatic cancer biology and genetics from an evolutionary perspective. </w:t>
      </w:r>
      <w:r w:rsidRPr="00BE3786">
        <w:rPr>
          <w:rFonts w:ascii="Arial" w:hAnsi="Arial" w:cs="Arial"/>
          <w:i/>
          <w:noProof/>
          <w:sz w:val="22"/>
          <w:rPrChange w:id="3175" w:author="Guo, Shicheng" w:date="2019-11-07T17:21:00Z">
            <w:rPr>
              <w:i/>
              <w:noProof/>
            </w:rPr>
          </w:rPrChange>
        </w:rPr>
        <w:t>Nat Rev Cancer</w:t>
      </w:r>
      <w:r w:rsidRPr="00BE3786">
        <w:rPr>
          <w:rFonts w:ascii="Arial" w:hAnsi="Arial" w:cs="Arial"/>
          <w:noProof/>
          <w:sz w:val="22"/>
          <w:rPrChange w:id="3176" w:author="Guo, Shicheng" w:date="2019-11-07T17:21:00Z">
            <w:rPr>
              <w:noProof/>
            </w:rPr>
          </w:rPrChange>
        </w:rPr>
        <w:t xml:space="preserve"> </w:t>
      </w:r>
      <w:r w:rsidRPr="00BE3786">
        <w:rPr>
          <w:rFonts w:ascii="Arial" w:hAnsi="Arial" w:cs="Arial"/>
          <w:b/>
          <w:noProof/>
          <w:sz w:val="22"/>
          <w:rPrChange w:id="3177" w:author="Guo, Shicheng" w:date="2019-11-07T17:21:00Z">
            <w:rPr>
              <w:b/>
              <w:noProof/>
            </w:rPr>
          </w:rPrChange>
        </w:rPr>
        <w:t>16</w:t>
      </w:r>
      <w:r w:rsidRPr="00BE3786">
        <w:rPr>
          <w:rFonts w:ascii="Arial" w:hAnsi="Arial" w:cs="Arial"/>
          <w:noProof/>
          <w:sz w:val="22"/>
          <w:rPrChange w:id="3178" w:author="Guo, Shicheng" w:date="2019-11-07T17:21:00Z">
            <w:rPr>
              <w:noProof/>
            </w:rPr>
          </w:rPrChange>
        </w:rPr>
        <w:t>, 553-565, doi:10.1038/nrc.2016.66 (2016).</w:t>
      </w:r>
      <w:bookmarkEnd w:id="3172"/>
    </w:p>
    <w:p w14:paraId="29284AEE" w14:textId="77777777" w:rsidR="000670AD" w:rsidRPr="00BE3786" w:rsidRDefault="000670AD" w:rsidP="00BE3786">
      <w:pPr>
        <w:pStyle w:val="EndNoteBibliography"/>
        <w:ind w:left="720" w:hanging="720"/>
        <w:rPr>
          <w:rFonts w:ascii="Arial" w:hAnsi="Arial" w:cs="Arial"/>
          <w:noProof/>
          <w:sz w:val="22"/>
          <w:rPrChange w:id="3179" w:author="Guo, Shicheng" w:date="2019-11-07T17:21:00Z">
            <w:rPr>
              <w:noProof/>
            </w:rPr>
          </w:rPrChange>
        </w:rPr>
        <w:pPrChange w:id="3180" w:author="Guo, Shicheng" w:date="2019-11-07T17:21:00Z">
          <w:pPr>
            <w:pStyle w:val="EndNoteBibliography"/>
            <w:ind w:left="720" w:hanging="720"/>
          </w:pPr>
        </w:pPrChange>
      </w:pPr>
      <w:bookmarkStart w:id="3181" w:name="_ENREF_15"/>
      <w:r w:rsidRPr="00BE3786">
        <w:rPr>
          <w:rFonts w:ascii="Arial" w:hAnsi="Arial" w:cs="Arial"/>
          <w:noProof/>
          <w:sz w:val="22"/>
          <w:rPrChange w:id="3182" w:author="Guo, Shicheng" w:date="2019-11-07T17:21:00Z">
            <w:rPr>
              <w:noProof/>
            </w:rPr>
          </w:rPrChange>
        </w:rPr>
        <w:t>15</w:t>
      </w:r>
      <w:r w:rsidRPr="00BE3786">
        <w:rPr>
          <w:rFonts w:ascii="Arial" w:hAnsi="Arial" w:cs="Arial"/>
          <w:noProof/>
          <w:sz w:val="22"/>
          <w:rPrChange w:id="3183" w:author="Guo, Shicheng" w:date="2019-11-07T17:21:00Z">
            <w:rPr>
              <w:noProof/>
            </w:rPr>
          </w:rPrChange>
        </w:rPr>
        <w:tab/>
        <w:t>Miller, C. A.</w:t>
      </w:r>
      <w:r w:rsidRPr="00BE3786">
        <w:rPr>
          <w:rFonts w:ascii="Arial" w:hAnsi="Arial" w:cs="Arial"/>
          <w:i/>
          <w:noProof/>
          <w:sz w:val="22"/>
          <w:rPrChange w:id="3184" w:author="Guo, Shicheng" w:date="2019-11-07T17:21:00Z">
            <w:rPr>
              <w:i/>
              <w:noProof/>
            </w:rPr>
          </w:rPrChange>
        </w:rPr>
        <w:t xml:space="preserve"> et al.</w:t>
      </w:r>
      <w:r w:rsidRPr="00BE3786">
        <w:rPr>
          <w:rFonts w:ascii="Arial" w:hAnsi="Arial" w:cs="Arial"/>
          <w:noProof/>
          <w:sz w:val="22"/>
          <w:rPrChange w:id="3185" w:author="Guo, Shicheng" w:date="2019-11-07T17:21:00Z">
            <w:rPr>
              <w:noProof/>
            </w:rPr>
          </w:rPrChange>
        </w:rPr>
        <w:t xml:space="preserve"> SciClone: inferring clonal architecture and tracking the spatial and temporal patterns </w:t>
      </w:r>
      <w:r w:rsidRPr="00BE3786">
        <w:rPr>
          <w:rFonts w:ascii="Arial" w:hAnsi="Arial" w:cs="Arial"/>
          <w:noProof/>
          <w:sz w:val="22"/>
          <w:rPrChange w:id="3186" w:author="Guo, Shicheng" w:date="2019-11-07T17:21:00Z">
            <w:rPr>
              <w:noProof/>
            </w:rPr>
          </w:rPrChange>
        </w:rPr>
        <w:lastRenderedPageBreak/>
        <w:t xml:space="preserve">of tumor evolution. </w:t>
      </w:r>
      <w:r w:rsidRPr="00BE3786">
        <w:rPr>
          <w:rFonts w:ascii="Arial" w:hAnsi="Arial" w:cs="Arial"/>
          <w:i/>
          <w:noProof/>
          <w:sz w:val="22"/>
          <w:rPrChange w:id="3187" w:author="Guo, Shicheng" w:date="2019-11-07T17:21:00Z">
            <w:rPr>
              <w:i/>
              <w:noProof/>
            </w:rPr>
          </w:rPrChange>
        </w:rPr>
        <w:t>PLoS computational biology</w:t>
      </w:r>
      <w:r w:rsidRPr="00BE3786">
        <w:rPr>
          <w:rFonts w:ascii="Arial" w:hAnsi="Arial" w:cs="Arial"/>
          <w:noProof/>
          <w:sz w:val="22"/>
          <w:rPrChange w:id="3188" w:author="Guo, Shicheng" w:date="2019-11-07T17:21:00Z">
            <w:rPr>
              <w:noProof/>
            </w:rPr>
          </w:rPrChange>
        </w:rPr>
        <w:t xml:space="preserve"> </w:t>
      </w:r>
      <w:r w:rsidRPr="00BE3786">
        <w:rPr>
          <w:rFonts w:ascii="Arial" w:hAnsi="Arial" w:cs="Arial"/>
          <w:b/>
          <w:noProof/>
          <w:sz w:val="22"/>
          <w:rPrChange w:id="3189" w:author="Guo, Shicheng" w:date="2019-11-07T17:21:00Z">
            <w:rPr>
              <w:b/>
              <w:noProof/>
            </w:rPr>
          </w:rPrChange>
        </w:rPr>
        <w:t>10</w:t>
      </w:r>
      <w:r w:rsidRPr="00BE3786">
        <w:rPr>
          <w:rFonts w:ascii="Arial" w:hAnsi="Arial" w:cs="Arial"/>
          <w:noProof/>
          <w:sz w:val="22"/>
          <w:rPrChange w:id="3190" w:author="Guo, Shicheng" w:date="2019-11-07T17:21:00Z">
            <w:rPr>
              <w:noProof/>
            </w:rPr>
          </w:rPrChange>
        </w:rPr>
        <w:t>, e1003665, doi:10.1371/journal.pcbi.1003665 (2014).</w:t>
      </w:r>
      <w:bookmarkEnd w:id="3181"/>
    </w:p>
    <w:p w14:paraId="4FCF34E6" w14:textId="77777777" w:rsidR="000670AD" w:rsidRPr="00BE3786" w:rsidRDefault="000670AD" w:rsidP="00BE3786">
      <w:pPr>
        <w:pStyle w:val="EndNoteBibliography"/>
        <w:ind w:left="720" w:hanging="720"/>
        <w:rPr>
          <w:rFonts w:ascii="Arial" w:hAnsi="Arial" w:cs="Arial"/>
          <w:noProof/>
          <w:sz w:val="22"/>
          <w:rPrChange w:id="3191" w:author="Guo, Shicheng" w:date="2019-11-07T17:21:00Z">
            <w:rPr>
              <w:noProof/>
            </w:rPr>
          </w:rPrChange>
        </w:rPr>
        <w:pPrChange w:id="3192" w:author="Guo, Shicheng" w:date="2019-11-07T17:21:00Z">
          <w:pPr>
            <w:pStyle w:val="EndNoteBibliography"/>
            <w:ind w:left="720" w:hanging="720"/>
          </w:pPr>
        </w:pPrChange>
      </w:pPr>
      <w:bookmarkStart w:id="3193" w:name="_ENREF_16"/>
      <w:r w:rsidRPr="00BE3786">
        <w:rPr>
          <w:rFonts w:ascii="Arial" w:hAnsi="Arial" w:cs="Arial"/>
          <w:noProof/>
          <w:sz w:val="22"/>
          <w:rPrChange w:id="3194" w:author="Guo, Shicheng" w:date="2019-11-07T17:21:00Z">
            <w:rPr>
              <w:noProof/>
            </w:rPr>
          </w:rPrChange>
        </w:rPr>
        <w:t>16</w:t>
      </w:r>
      <w:r w:rsidRPr="00BE3786">
        <w:rPr>
          <w:rFonts w:ascii="Arial" w:hAnsi="Arial" w:cs="Arial"/>
          <w:noProof/>
          <w:sz w:val="22"/>
          <w:rPrChange w:id="3195" w:author="Guo, Shicheng" w:date="2019-11-07T17:21:00Z">
            <w:rPr>
              <w:noProof/>
            </w:rPr>
          </w:rPrChange>
        </w:rPr>
        <w:tab/>
        <w:t>Liu, Y.</w:t>
      </w:r>
      <w:r w:rsidRPr="00BE3786">
        <w:rPr>
          <w:rFonts w:ascii="Arial" w:hAnsi="Arial" w:cs="Arial"/>
          <w:i/>
          <w:noProof/>
          <w:sz w:val="22"/>
          <w:rPrChange w:id="3196" w:author="Guo, Shicheng" w:date="2019-11-07T17:21:00Z">
            <w:rPr>
              <w:i/>
              <w:noProof/>
            </w:rPr>
          </w:rPrChange>
        </w:rPr>
        <w:t xml:space="preserve"> et al.</w:t>
      </w:r>
      <w:r w:rsidRPr="00BE3786">
        <w:rPr>
          <w:rFonts w:ascii="Arial" w:hAnsi="Arial" w:cs="Arial"/>
          <w:noProof/>
          <w:sz w:val="22"/>
          <w:rPrChange w:id="3197" w:author="Guo, Shicheng" w:date="2019-11-07T17:21:00Z">
            <w:rPr>
              <w:noProof/>
            </w:rPr>
          </w:rPrChange>
        </w:rPr>
        <w:t xml:space="preserve"> Genomic heterogeneity of multiple synchronous lung cancer. </w:t>
      </w:r>
      <w:r w:rsidRPr="00BE3786">
        <w:rPr>
          <w:rFonts w:ascii="Arial" w:hAnsi="Arial" w:cs="Arial"/>
          <w:i/>
          <w:noProof/>
          <w:sz w:val="22"/>
          <w:rPrChange w:id="3198" w:author="Guo, Shicheng" w:date="2019-11-07T17:21:00Z">
            <w:rPr>
              <w:i/>
              <w:noProof/>
            </w:rPr>
          </w:rPrChange>
        </w:rPr>
        <w:t>Nat Commun</w:t>
      </w:r>
      <w:r w:rsidRPr="00BE3786">
        <w:rPr>
          <w:rFonts w:ascii="Arial" w:hAnsi="Arial" w:cs="Arial"/>
          <w:noProof/>
          <w:sz w:val="22"/>
          <w:rPrChange w:id="3199" w:author="Guo, Shicheng" w:date="2019-11-07T17:21:00Z">
            <w:rPr>
              <w:noProof/>
            </w:rPr>
          </w:rPrChange>
        </w:rPr>
        <w:t xml:space="preserve"> </w:t>
      </w:r>
      <w:r w:rsidRPr="00BE3786">
        <w:rPr>
          <w:rFonts w:ascii="Arial" w:hAnsi="Arial" w:cs="Arial"/>
          <w:b/>
          <w:noProof/>
          <w:sz w:val="22"/>
          <w:rPrChange w:id="3200" w:author="Guo, Shicheng" w:date="2019-11-07T17:21:00Z">
            <w:rPr>
              <w:b/>
              <w:noProof/>
            </w:rPr>
          </w:rPrChange>
        </w:rPr>
        <w:t>7</w:t>
      </w:r>
      <w:r w:rsidRPr="00BE3786">
        <w:rPr>
          <w:rFonts w:ascii="Arial" w:hAnsi="Arial" w:cs="Arial"/>
          <w:noProof/>
          <w:sz w:val="22"/>
          <w:rPrChange w:id="3201" w:author="Guo, Shicheng" w:date="2019-11-07T17:21:00Z">
            <w:rPr>
              <w:noProof/>
            </w:rPr>
          </w:rPrChange>
        </w:rPr>
        <w:t>, 13200, doi:10.1038/ncomms13200 (2016).</w:t>
      </w:r>
      <w:bookmarkEnd w:id="3193"/>
    </w:p>
    <w:p w14:paraId="72491FA2" w14:textId="77777777" w:rsidR="000670AD" w:rsidRPr="00BE3786" w:rsidRDefault="000670AD" w:rsidP="00BE3786">
      <w:pPr>
        <w:pStyle w:val="EndNoteBibliography"/>
        <w:ind w:left="720" w:hanging="720"/>
        <w:rPr>
          <w:rFonts w:ascii="Arial" w:hAnsi="Arial" w:cs="Arial"/>
          <w:noProof/>
          <w:sz w:val="22"/>
          <w:rPrChange w:id="3202" w:author="Guo, Shicheng" w:date="2019-11-07T17:21:00Z">
            <w:rPr>
              <w:noProof/>
            </w:rPr>
          </w:rPrChange>
        </w:rPr>
        <w:pPrChange w:id="3203" w:author="Guo, Shicheng" w:date="2019-11-07T17:21:00Z">
          <w:pPr>
            <w:pStyle w:val="EndNoteBibliography"/>
            <w:ind w:left="720" w:hanging="720"/>
          </w:pPr>
        </w:pPrChange>
      </w:pPr>
      <w:bookmarkStart w:id="3204" w:name="_ENREF_17"/>
      <w:r w:rsidRPr="00BE3786">
        <w:rPr>
          <w:rFonts w:ascii="Arial" w:hAnsi="Arial" w:cs="Arial"/>
          <w:noProof/>
          <w:sz w:val="22"/>
          <w:rPrChange w:id="3205" w:author="Guo, Shicheng" w:date="2019-11-07T17:21:00Z">
            <w:rPr>
              <w:noProof/>
            </w:rPr>
          </w:rPrChange>
        </w:rPr>
        <w:t>17</w:t>
      </w:r>
      <w:r w:rsidRPr="00BE3786">
        <w:rPr>
          <w:rFonts w:ascii="Arial" w:hAnsi="Arial" w:cs="Arial"/>
          <w:noProof/>
          <w:sz w:val="22"/>
          <w:rPrChange w:id="3206" w:author="Guo, Shicheng" w:date="2019-11-07T17:21:00Z">
            <w:rPr>
              <w:noProof/>
            </w:rPr>
          </w:rPrChange>
        </w:rPr>
        <w:tab/>
        <w:t>Imielinski, M.</w:t>
      </w:r>
      <w:r w:rsidRPr="00BE3786">
        <w:rPr>
          <w:rFonts w:ascii="Arial" w:hAnsi="Arial" w:cs="Arial"/>
          <w:i/>
          <w:noProof/>
          <w:sz w:val="22"/>
          <w:rPrChange w:id="3207" w:author="Guo, Shicheng" w:date="2019-11-07T17:21:00Z">
            <w:rPr>
              <w:i/>
              <w:noProof/>
            </w:rPr>
          </w:rPrChange>
        </w:rPr>
        <w:t xml:space="preserve"> et al.</w:t>
      </w:r>
      <w:r w:rsidRPr="00BE3786">
        <w:rPr>
          <w:rFonts w:ascii="Arial" w:hAnsi="Arial" w:cs="Arial"/>
          <w:noProof/>
          <w:sz w:val="22"/>
          <w:rPrChange w:id="3208" w:author="Guo, Shicheng" w:date="2019-11-07T17:21:00Z">
            <w:rPr>
              <w:noProof/>
            </w:rPr>
          </w:rPrChange>
        </w:rPr>
        <w:t xml:space="preserve"> Mapping the hallmarks of lung adenocarcinoma with massively parallel sequencing. </w:t>
      </w:r>
      <w:r w:rsidRPr="00BE3786">
        <w:rPr>
          <w:rFonts w:ascii="Arial" w:hAnsi="Arial" w:cs="Arial"/>
          <w:i/>
          <w:noProof/>
          <w:sz w:val="22"/>
          <w:rPrChange w:id="3209" w:author="Guo, Shicheng" w:date="2019-11-07T17:21:00Z">
            <w:rPr>
              <w:i/>
              <w:noProof/>
            </w:rPr>
          </w:rPrChange>
        </w:rPr>
        <w:t>Cell</w:t>
      </w:r>
      <w:r w:rsidRPr="00BE3786">
        <w:rPr>
          <w:rFonts w:ascii="Arial" w:hAnsi="Arial" w:cs="Arial"/>
          <w:noProof/>
          <w:sz w:val="22"/>
          <w:rPrChange w:id="3210" w:author="Guo, Shicheng" w:date="2019-11-07T17:21:00Z">
            <w:rPr>
              <w:noProof/>
            </w:rPr>
          </w:rPrChange>
        </w:rPr>
        <w:t xml:space="preserve"> </w:t>
      </w:r>
      <w:r w:rsidRPr="00BE3786">
        <w:rPr>
          <w:rFonts w:ascii="Arial" w:hAnsi="Arial" w:cs="Arial"/>
          <w:b/>
          <w:noProof/>
          <w:sz w:val="22"/>
          <w:rPrChange w:id="3211" w:author="Guo, Shicheng" w:date="2019-11-07T17:21:00Z">
            <w:rPr>
              <w:b/>
              <w:noProof/>
            </w:rPr>
          </w:rPrChange>
        </w:rPr>
        <w:t>150</w:t>
      </w:r>
      <w:r w:rsidRPr="00BE3786">
        <w:rPr>
          <w:rFonts w:ascii="Arial" w:hAnsi="Arial" w:cs="Arial"/>
          <w:noProof/>
          <w:sz w:val="22"/>
          <w:rPrChange w:id="3212" w:author="Guo, Shicheng" w:date="2019-11-07T17:21:00Z">
            <w:rPr>
              <w:noProof/>
            </w:rPr>
          </w:rPrChange>
        </w:rPr>
        <w:t>, 1107-1120, doi:10.1016/j.cell.2012.08.029 (2012).</w:t>
      </w:r>
      <w:bookmarkEnd w:id="3204"/>
    </w:p>
    <w:p w14:paraId="7168BF17" w14:textId="77777777" w:rsidR="000670AD" w:rsidRPr="00BE3786" w:rsidRDefault="000670AD" w:rsidP="00BE3786">
      <w:pPr>
        <w:pStyle w:val="EndNoteBibliography"/>
        <w:ind w:left="720" w:hanging="720"/>
        <w:rPr>
          <w:rFonts w:ascii="Arial" w:hAnsi="Arial" w:cs="Arial"/>
          <w:noProof/>
          <w:sz w:val="22"/>
          <w:rPrChange w:id="3213" w:author="Guo, Shicheng" w:date="2019-11-07T17:21:00Z">
            <w:rPr>
              <w:noProof/>
            </w:rPr>
          </w:rPrChange>
        </w:rPr>
        <w:pPrChange w:id="3214" w:author="Guo, Shicheng" w:date="2019-11-07T17:21:00Z">
          <w:pPr>
            <w:pStyle w:val="EndNoteBibliography"/>
            <w:ind w:left="720" w:hanging="720"/>
          </w:pPr>
        </w:pPrChange>
      </w:pPr>
      <w:bookmarkStart w:id="3215" w:name="_ENREF_18"/>
      <w:r w:rsidRPr="00BE3786">
        <w:rPr>
          <w:rFonts w:ascii="Arial" w:hAnsi="Arial" w:cs="Arial"/>
          <w:noProof/>
          <w:sz w:val="22"/>
          <w:rPrChange w:id="3216" w:author="Guo, Shicheng" w:date="2019-11-07T17:21:00Z">
            <w:rPr>
              <w:noProof/>
            </w:rPr>
          </w:rPrChange>
        </w:rPr>
        <w:t>18</w:t>
      </w:r>
      <w:r w:rsidRPr="00BE3786">
        <w:rPr>
          <w:rFonts w:ascii="Arial" w:hAnsi="Arial" w:cs="Arial"/>
          <w:noProof/>
          <w:sz w:val="22"/>
          <w:rPrChange w:id="3217" w:author="Guo, Shicheng" w:date="2019-11-07T17:21:00Z">
            <w:rPr>
              <w:noProof/>
            </w:rPr>
          </w:rPrChange>
        </w:rPr>
        <w:tab/>
        <w:t>Alexandrov, L. B.</w:t>
      </w:r>
      <w:r w:rsidRPr="00BE3786">
        <w:rPr>
          <w:rFonts w:ascii="Arial" w:hAnsi="Arial" w:cs="Arial"/>
          <w:i/>
          <w:noProof/>
          <w:sz w:val="22"/>
          <w:rPrChange w:id="3218" w:author="Guo, Shicheng" w:date="2019-11-07T17:21:00Z">
            <w:rPr>
              <w:i/>
              <w:noProof/>
            </w:rPr>
          </w:rPrChange>
        </w:rPr>
        <w:t xml:space="preserve"> et al.</w:t>
      </w:r>
      <w:r w:rsidRPr="00BE3786">
        <w:rPr>
          <w:rFonts w:ascii="Arial" w:hAnsi="Arial" w:cs="Arial"/>
          <w:noProof/>
          <w:sz w:val="22"/>
          <w:rPrChange w:id="3219" w:author="Guo, Shicheng" w:date="2019-11-07T17:21:00Z">
            <w:rPr>
              <w:noProof/>
            </w:rPr>
          </w:rPrChange>
        </w:rPr>
        <w:t xml:space="preserve"> Signatures of mutational processes in human cancer. </w:t>
      </w:r>
      <w:r w:rsidRPr="00BE3786">
        <w:rPr>
          <w:rFonts w:ascii="Arial" w:hAnsi="Arial" w:cs="Arial"/>
          <w:i/>
          <w:noProof/>
          <w:sz w:val="22"/>
          <w:rPrChange w:id="3220" w:author="Guo, Shicheng" w:date="2019-11-07T17:21:00Z">
            <w:rPr>
              <w:i/>
              <w:noProof/>
            </w:rPr>
          </w:rPrChange>
        </w:rPr>
        <w:t>Nature</w:t>
      </w:r>
      <w:r w:rsidRPr="00BE3786">
        <w:rPr>
          <w:rFonts w:ascii="Arial" w:hAnsi="Arial" w:cs="Arial"/>
          <w:noProof/>
          <w:sz w:val="22"/>
          <w:rPrChange w:id="3221" w:author="Guo, Shicheng" w:date="2019-11-07T17:21:00Z">
            <w:rPr>
              <w:noProof/>
            </w:rPr>
          </w:rPrChange>
        </w:rPr>
        <w:t xml:space="preserve"> </w:t>
      </w:r>
      <w:r w:rsidRPr="00BE3786">
        <w:rPr>
          <w:rFonts w:ascii="Arial" w:hAnsi="Arial" w:cs="Arial"/>
          <w:b/>
          <w:noProof/>
          <w:sz w:val="22"/>
          <w:rPrChange w:id="3222" w:author="Guo, Shicheng" w:date="2019-11-07T17:21:00Z">
            <w:rPr>
              <w:b/>
              <w:noProof/>
            </w:rPr>
          </w:rPrChange>
        </w:rPr>
        <w:t>500</w:t>
      </w:r>
      <w:r w:rsidRPr="00BE3786">
        <w:rPr>
          <w:rFonts w:ascii="Arial" w:hAnsi="Arial" w:cs="Arial"/>
          <w:noProof/>
          <w:sz w:val="22"/>
          <w:rPrChange w:id="3223" w:author="Guo, Shicheng" w:date="2019-11-07T17:21:00Z">
            <w:rPr>
              <w:noProof/>
            </w:rPr>
          </w:rPrChange>
        </w:rPr>
        <w:t>, 415-421, doi:10.1038/nature12477 (2013).</w:t>
      </w:r>
      <w:bookmarkEnd w:id="3215"/>
    </w:p>
    <w:p w14:paraId="73D65C57" w14:textId="77777777" w:rsidR="000670AD" w:rsidRPr="00BE3786" w:rsidRDefault="000670AD" w:rsidP="00BE3786">
      <w:pPr>
        <w:pStyle w:val="EndNoteBibliography"/>
        <w:ind w:left="720" w:hanging="720"/>
        <w:rPr>
          <w:rFonts w:ascii="Arial" w:hAnsi="Arial" w:cs="Arial"/>
          <w:noProof/>
          <w:sz w:val="22"/>
          <w:rPrChange w:id="3224" w:author="Guo, Shicheng" w:date="2019-11-07T17:21:00Z">
            <w:rPr>
              <w:noProof/>
            </w:rPr>
          </w:rPrChange>
        </w:rPr>
        <w:pPrChange w:id="3225" w:author="Guo, Shicheng" w:date="2019-11-07T17:21:00Z">
          <w:pPr>
            <w:pStyle w:val="EndNoteBibliography"/>
            <w:ind w:left="720" w:hanging="720"/>
          </w:pPr>
        </w:pPrChange>
      </w:pPr>
      <w:bookmarkStart w:id="3226" w:name="_ENREF_19"/>
      <w:r w:rsidRPr="00BE3786">
        <w:rPr>
          <w:rFonts w:ascii="Arial" w:hAnsi="Arial" w:cs="Arial"/>
          <w:noProof/>
          <w:sz w:val="22"/>
          <w:rPrChange w:id="3227" w:author="Guo, Shicheng" w:date="2019-11-07T17:21:00Z">
            <w:rPr>
              <w:noProof/>
            </w:rPr>
          </w:rPrChange>
        </w:rPr>
        <w:t>19</w:t>
      </w:r>
      <w:r w:rsidRPr="00BE3786">
        <w:rPr>
          <w:rFonts w:ascii="Arial" w:hAnsi="Arial" w:cs="Arial"/>
          <w:noProof/>
          <w:sz w:val="22"/>
          <w:rPrChange w:id="3228" w:author="Guo, Shicheng" w:date="2019-11-07T17:21:00Z">
            <w:rPr>
              <w:noProof/>
            </w:rPr>
          </w:rPrChange>
        </w:rPr>
        <w:tab/>
        <w:t>de Bruin, E. C.</w:t>
      </w:r>
      <w:r w:rsidRPr="00BE3786">
        <w:rPr>
          <w:rFonts w:ascii="Arial" w:hAnsi="Arial" w:cs="Arial"/>
          <w:i/>
          <w:noProof/>
          <w:sz w:val="22"/>
          <w:rPrChange w:id="3229" w:author="Guo, Shicheng" w:date="2019-11-07T17:21:00Z">
            <w:rPr>
              <w:i/>
              <w:noProof/>
            </w:rPr>
          </w:rPrChange>
        </w:rPr>
        <w:t xml:space="preserve"> et al.</w:t>
      </w:r>
      <w:r w:rsidRPr="00BE3786">
        <w:rPr>
          <w:rFonts w:ascii="Arial" w:hAnsi="Arial" w:cs="Arial"/>
          <w:noProof/>
          <w:sz w:val="22"/>
          <w:rPrChange w:id="3230" w:author="Guo, Shicheng" w:date="2019-11-07T17:21:00Z">
            <w:rPr>
              <w:noProof/>
            </w:rPr>
          </w:rPrChange>
        </w:rPr>
        <w:t xml:space="preserve"> Spatial and temporal diversity in genomic instability processes defines lung cancer evolution. </w:t>
      </w:r>
      <w:r w:rsidRPr="00BE3786">
        <w:rPr>
          <w:rFonts w:ascii="Arial" w:hAnsi="Arial" w:cs="Arial"/>
          <w:i/>
          <w:noProof/>
          <w:sz w:val="22"/>
          <w:rPrChange w:id="3231" w:author="Guo, Shicheng" w:date="2019-11-07T17:21:00Z">
            <w:rPr>
              <w:i/>
              <w:noProof/>
            </w:rPr>
          </w:rPrChange>
        </w:rPr>
        <w:t>Science</w:t>
      </w:r>
      <w:r w:rsidRPr="00BE3786">
        <w:rPr>
          <w:rFonts w:ascii="Arial" w:hAnsi="Arial" w:cs="Arial"/>
          <w:noProof/>
          <w:sz w:val="22"/>
          <w:rPrChange w:id="3232" w:author="Guo, Shicheng" w:date="2019-11-07T17:21:00Z">
            <w:rPr>
              <w:noProof/>
            </w:rPr>
          </w:rPrChange>
        </w:rPr>
        <w:t xml:space="preserve"> </w:t>
      </w:r>
      <w:r w:rsidRPr="00BE3786">
        <w:rPr>
          <w:rFonts w:ascii="Arial" w:hAnsi="Arial" w:cs="Arial"/>
          <w:b/>
          <w:noProof/>
          <w:sz w:val="22"/>
          <w:rPrChange w:id="3233" w:author="Guo, Shicheng" w:date="2019-11-07T17:21:00Z">
            <w:rPr>
              <w:b/>
              <w:noProof/>
            </w:rPr>
          </w:rPrChange>
        </w:rPr>
        <w:t>346</w:t>
      </w:r>
      <w:r w:rsidRPr="00BE3786">
        <w:rPr>
          <w:rFonts w:ascii="Arial" w:hAnsi="Arial" w:cs="Arial"/>
          <w:noProof/>
          <w:sz w:val="22"/>
          <w:rPrChange w:id="3234" w:author="Guo, Shicheng" w:date="2019-11-07T17:21:00Z">
            <w:rPr>
              <w:noProof/>
            </w:rPr>
          </w:rPrChange>
        </w:rPr>
        <w:t>, 251-256, doi:10.1126/science.1253462 (2014).</w:t>
      </w:r>
      <w:bookmarkEnd w:id="3226"/>
    </w:p>
    <w:p w14:paraId="2AB59200" w14:textId="77777777" w:rsidR="000670AD" w:rsidRPr="00BE3786" w:rsidRDefault="000670AD" w:rsidP="00BE3786">
      <w:pPr>
        <w:pStyle w:val="EndNoteBibliography"/>
        <w:ind w:left="720" w:hanging="720"/>
        <w:rPr>
          <w:rFonts w:ascii="Arial" w:hAnsi="Arial" w:cs="Arial"/>
          <w:noProof/>
          <w:sz w:val="22"/>
          <w:rPrChange w:id="3235" w:author="Guo, Shicheng" w:date="2019-11-07T17:21:00Z">
            <w:rPr>
              <w:noProof/>
            </w:rPr>
          </w:rPrChange>
        </w:rPr>
        <w:pPrChange w:id="3236" w:author="Guo, Shicheng" w:date="2019-11-07T17:21:00Z">
          <w:pPr>
            <w:pStyle w:val="EndNoteBibliography"/>
            <w:ind w:left="720" w:hanging="720"/>
          </w:pPr>
        </w:pPrChange>
      </w:pPr>
      <w:bookmarkStart w:id="3237" w:name="_ENREF_20"/>
      <w:r w:rsidRPr="00BE3786">
        <w:rPr>
          <w:rFonts w:ascii="Arial" w:hAnsi="Arial" w:cs="Arial"/>
          <w:noProof/>
          <w:sz w:val="22"/>
          <w:rPrChange w:id="3238" w:author="Guo, Shicheng" w:date="2019-11-07T17:21:00Z">
            <w:rPr>
              <w:noProof/>
            </w:rPr>
          </w:rPrChange>
        </w:rPr>
        <w:t>20</w:t>
      </w:r>
      <w:r w:rsidRPr="00BE3786">
        <w:rPr>
          <w:rFonts w:ascii="Arial" w:hAnsi="Arial" w:cs="Arial"/>
          <w:noProof/>
          <w:sz w:val="22"/>
          <w:rPrChange w:id="3239" w:author="Guo, Shicheng" w:date="2019-11-07T17:21:00Z">
            <w:rPr>
              <w:noProof/>
            </w:rPr>
          </w:rPrChange>
        </w:rPr>
        <w:tab/>
        <w:t>Zhang, J.</w:t>
      </w:r>
      <w:r w:rsidRPr="00BE3786">
        <w:rPr>
          <w:rFonts w:ascii="Arial" w:hAnsi="Arial" w:cs="Arial"/>
          <w:i/>
          <w:noProof/>
          <w:sz w:val="22"/>
          <w:rPrChange w:id="3240" w:author="Guo, Shicheng" w:date="2019-11-07T17:21:00Z">
            <w:rPr>
              <w:i/>
              <w:noProof/>
            </w:rPr>
          </w:rPrChange>
        </w:rPr>
        <w:t xml:space="preserve"> et al.</w:t>
      </w:r>
      <w:r w:rsidRPr="00BE3786">
        <w:rPr>
          <w:rFonts w:ascii="Arial" w:hAnsi="Arial" w:cs="Arial"/>
          <w:noProof/>
          <w:sz w:val="22"/>
          <w:rPrChange w:id="3241" w:author="Guo, Shicheng" w:date="2019-11-07T17:21:00Z">
            <w:rPr>
              <w:noProof/>
            </w:rPr>
          </w:rPrChange>
        </w:rPr>
        <w:t xml:space="preserve"> Intratumor heterogeneity in localized lung adenocarcinomas delineated by multiregion sequencing. </w:t>
      </w:r>
      <w:r w:rsidRPr="00BE3786">
        <w:rPr>
          <w:rFonts w:ascii="Arial" w:hAnsi="Arial" w:cs="Arial"/>
          <w:i/>
          <w:noProof/>
          <w:sz w:val="22"/>
          <w:rPrChange w:id="3242" w:author="Guo, Shicheng" w:date="2019-11-07T17:21:00Z">
            <w:rPr>
              <w:i/>
              <w:noProof/>
            </w:rPr>
          </w:rPrChange>
        </w:rPr>
        <w:t>Science</w:t>
      </w:r>
      <w:r w:rsidRPr="00BE3786">
        <w:rPr>
          <w:rFonts w:ascii="Arial" w:hAnsi="Arial" w:cs="Arial"/>
          <w:noProof/>
          <w:sz w:val="22"/>
          <w:rPrChange w:id="3243" w:author="Guo, Shicheng" w:date="2019-11-07T17:21:00Z">
            <w:rPr>
              <w:noProof/>
            </w:rPr>
          </w:rPrChange>
        </w:rPr>
        <w:t xml:space="preserve"> </w:t>
      </w:r>
      <w:r w:rsidRPr="00BE3786">
        <w:rPr>
          <w:rFonts w:ascii="Arial" w:hAnsi="Arial" w:cs="Arial"/>
          <w:b/>
          <w:noProof/>
          <w:sz w:val="22"/>
          <w:rPrChange w:id="3244" w:author="Guo, Shicheng" w:date="2019-11-07T17:21:00Z">
            <w:rPr>
              <w:b/>
              <w:noProof/>
            </w:rPr>
          </w:rPrChange>
        </w:rPr>
        <w:t>346</w:t>
      </w:r>
      <w:r w:rsidRPr="00BE3786">
        <w:rPr>
          <w:rFonts w:ascii="Arial" w:hAnsi="Arial" w:cs="Arial"/>
          <w:noProof/>
          <w:sz w:val="22"/>
          <w:rPrChange w:id="3245" w:author="Guo, Shicheng" w:date="2019-11-07T17:21:00Z">
            <w:rPr>
              <w:noProof/>
            </w:rPr>
          </w:rPrChange>
        </w:rPr>
        <w:t>, 256-259, doi:10.1126/science.1256930 (2014).</w:t>
      </w:r>
      <w:bookmarkEnd w:id="3237"/>
    </w:p>
    <w:p w14:paraId="2AD80505" w14:textId="77777777" w:rsidR="000670AD" w:rsidRPr="00BE3786" w:rsidRDefault="000670AD" w:rsidP="00BE3786">
      <w:pPr>
        <w:pStyle w:val="EndNoteBibliography"/>
        <w:ind w:left="720" w:hanging="720"/>
        <w:rPr>
          <w:rFonts w:ascii="Arial" w:hAnsi="Arial" w:cs="Arial"/>
          <w:noProof/>
          <w:sz w:val="22"/>
          <w:rPrChange w:id="3246" w:author="Guo, Shicheng" w:date="2019-11-07T17:21:00Z">
            <w:rPr>
              <w:noProof/>
            </w:rPr>
          </w:rPrChange>
        </w:rPr>
        <w:pPrChange w:id="3247" w:author="Guo, Shicheng" w:date="2019-11-07T17:21:00Z">
          <w:pPr>
            <w:pStyle w:val="EndNoteBibliography"/>
            <w:ind w:left="720" w:hanging="720"/>
          </w:pPr>
        </w:pPrChange>
      </w:pPr>
      <w:bookmarkStart w:id="3248" w:name="_ENREF_21"/>
      <w:r w:rsidRPr="00BE3786">
        <w:rPr>
          <w:rFonts w:ascii="Arial" w:hAnsi="Arial" w:cs="Arial"/>
          <w:noProof/>
          <w:sz w:val="22"/>
          <w:rPrChange w:id="3249" w:author="Guo, Shicheng" w:date="2019-11-07T17:21:00Z">
            <w:rPr>
              <w:noProof/>
            </w:rPr>
          </w:rPrChange>
        </w:rPr>
        <w:t>21</w:t>
      </w:r>
      <w:r w:rsidRPr="00BE3786">
        <w:rPr>
          <w:rFonts w:ascii="Arial" w:hAnsi="Arial" w:cs="Arial"/>
          <w:noProof/>
          <w:sz w:val="22"/>
          <w:rPrChange w:id="3250" w:author="Guo, Shicheng" w:date="2019-11-07T17:21:00Z">
            <w:rPr>
              <w:noProof/>
            </w:rPr>
          </w:rPrChange>
        </w:rPr>
        <w:tab/>
        <w:t>Jamal-Hanjani, M.</w:t>
      </w:r>
      <w:r w:rsidRPr="00BE3786">
        <w:rPr>
          <w:rFonts w:ascii="Arial" w:hAnsi="Arial" w:cs="Arial"/>
          <w:i/>
          <w:noProof/>
          <w:sz w:val="22"/>
          <w:rPrChange w:id="3251" w:author="Guo, Shicheng" w:date="2019-11-07T17:21:00Z">
            <w:rPr>
              <w:i/>
              <w:noProof/>
            </w:rPr>
          </w:rPrChange>
        </w:rPr>
        <w:t xml:space="preserve"> et al.</w:t>
      </w:r>
      <w:r w:rsidRPr="00BE3786">
        <w:rPr>
          <w:rFonts w:ascii="Arial" w:hAnsi="Arial" w:cs="Arial"/>
          <w:noProof/>
          <w:sz w:val="22"/>
          <w:rPrChange w:id="3252" w:author="Guo, Shicheng" w:date="2019-11-07T17:21:00Z">
            <w:rPr>
              <w:noProof/>
            </w:rPr>
          </w:rPrChange>
        </w:rPr>
        <w:t xml:space="preserve"> Tracking the Evolution of Non-Small-Cell Lung Cancer. </w:t>
      </w:r>
      <w:r w:rsidRPr="00BE3786">
        <w:rPr>
          <w:rFonts w:ascii="Arial" w:hAnsi="Arial" w:cs="Arial"/>
          <w:i/>
          <w:noProof/>
          <w:sz w:val="22"/>
          <w:rPrChange w:id="3253" w:author="Guo, Shicheng" w:date="2019-11-07T17:21:00Z">
            <w:rPr>
              <w:i/>
              <w:noProof/>
            </w:rPr>
          </w:rPrChange>
        </w:rPr>
        <w:t>The New England journal of medicine</w:t>
      </w:r>
      <w:r w:rsidRPr="00BE3786">
        <w:rPr>
          <w:rFonts w:ascii="Arial" w:hAnsi="Arial" w:cs="Arial"/>
          <w:noProof/>
          <w:sz w:val="22"/>
          <w:rPrChange w:id="3254" w:author="Guo, Shicheng" w:date="2019-11-07T17:21:00Z">
            <w:rPr>
              <w:noProof/>
            </w:rPr>
          </w:rPrChange>
        </w:rPr>
        <w:t xml:space="preserve"> </w:t>
      </w:r>
      <w:r w:rsidRPr="00BE3786">
        <w:rPr>
          <w:rFonts w:ascii="Arial" w:hAnsi="Arial" w:cs="Arial"/>
          <w:b/>
          <w:noProof/>
          <w:sz w:val="22"/>
          <w:rPrChange w:id="3255" w:author="Guo, Shicheng" w:date="2019-11-07T17:21:00Z">
            <w:rPr>
              <w:b/>
              <w:noProof/>
            </w:rPr>
          </w:rPrChange>
        </w:rPr>
        <w:t>376</w:t>
      </w:r>
      <w:r w:rsidRPr="00BE3786">
        <w:rPr>
          <w:rFonts w:ascii="Arial" w:hAnsi="Arial" w:cs="Arial"/>
          <w:noProof/>
          <w:sz w:val="22"/>
          <w:rPrChange w:id="3256" w:author="Guo, Shicheng" w:date="2019-11-07T17:21:00Z">
            <w:rPr>
              <w:noProof/>
            </w:rPr>
          </w:rPrChange>
        </w:rPr>
        <w:t>, 2109-2121, doi:10.1056/NEJMoa1616288 (2017).</w:t>
      </w:r>
      <w:bookmarkEnd w:id="3248"/>
    </w:p>
    <w:p w14:paraId="183D7934" w14:textId="77777777" w:rsidR="000670AD" w:rsidRPr="00BE3786" w:rsidRDefault="000670AD" w:rsidP="00BE3786">
      <w:pPr>
        <w:pStyle w:val="EndNoteBibliography"/>
        <w:ind w:left="720" w:hanging="720"/>
        <w:rPr>
          <w:rFonts w:ascii="Arial" w:hAnsi="Arial" w:cs="Arial"/>
          <w:noProof/>
          <w:sz w:val="22"/>
          <w:rPrChange w:id="3257" w:author="Guo, Shicheng" w:date="2019-11-07T17:21:00Z">
            <w:rPr>
              <w:noProof/>
            </w:rPr>
          </w:rPrChange>
        </w:rPr>
        <w:pPrChange w:id="3258" w:author="Guo, Shicheng" w:date="2019-11-07T17:21:00Z">
          <w:pPr>
            <w:pStyle w:val="EndNoteBibliography"/>
            <w:ind w:left="720" w:hanging="720"/>
          </w:pPr>
        </w:pPrChange>
      </w:pPr>
      <w:bookmarkStart w:id="3259" w:name="_ENREF_22"/>
      <w:r w:rsidRPr="00BE3786">
        <w:rPr>
          <w:rFonts w:ascii="Arial" w:hAnsi="Arial" w:cs="Arial"/>
          <w:noProof/>
          <w:sz w:val="22"/>
          <w:rPrChange w:id="3260" w:author="Guo, Shicheng" w:date="2019-11-07T17:21:00Z">
            <w:rPr>
              <w:noProof/>
            </w:rPr>
          </w:rPrChange>
        </w:rPr>
        <w:t>22</w:t>
      </w:r>
      <w:r w:rsidRPr="00BE3786">
        <w:rPr>
          <w:rFonts w:ascii="Arial" w:hAnsi="Arial" w:cs="Arial"/>
          <w:noProof/>
          <w:sz w:val="22"/>
          <w:rPrChange w:id="3261" w:author="Guo, Shicheng" w:date="2019-11-07T17:21:00Z">
            <w:rPr>
              <w:noProof/>
            </w:rPr>
          </w:rPrChange>
        </w:rPr>
        <w:tab/>
        <w:t xml:space="preserve">Yap, T. A., Gerlinger, M., Futreal, P. A., Pusztai, L. &amp; Swanton, C. Intratumor heterogeneity: seeing the wood for the trees. </w:t>
      </w:r>
      <w:r w:rsidRPr="00BE3786">
        <w:rPr>
          <w:rFonts w:ascii="Arial" w:hAnsi="Arial" w:cs="Arial"/>
          <w:i/>
          <w:noProof/>
          <w:sz w:val="22"/>
          <w:rPrChange w:id="3262" w:author="Guo, Shicheng" w:date="2019-11-07T17:21:00Z">
            <w:rPr>
              <w:i/>
              <w:noProof/>
            </w:rPr>
          </w:rPrChange>
        </w:rPr>
        <w:t>Science translational medicine</w:t>
      </w:r>
      <w:r w:rsidRPr="00BE3786">
        <w:rPr>
          <w:rFonts w:ascii="Arial" w:hAnsi="Arial" w:cs="Arial"/>
          <w:noProof/>
          <w:sz w:val="22"/>
          <w:rPrChange w:id="3263" w:author="Guo, Shicheng" w:date="2019-11-07T17:21:00Z">
            <w:rPr>
              <w:noProof/>
            </w:rPr>
          </w:rPrChange>
        </w:rPr>
        <w:t xml:space="preserve"> </w:t>
      </w:r>
      <w:r w:rsidRPr="00BE3786">
        <w:rPr>
          <w:rFonts w:ascii="Arial" w:hAnsi="Arial" w:cs="Arial"/>
          <w:b/>
          <w:noProof/>
          <w:sz w:val="22"/>
          <w:rPrChange w:id="3264" w:author="Guo, Shicheng" w:date="2019-11-07T17:21:00Z">
            <w:rPr>
              <w:b/>
              <w:noProof/>
            </w:rPr>
          </w:rPrChange>
        </w:rPr>
        <w:t>4</w:t>
      </w:r>
      <w:r w:rsidRPr="00BE3786">
        <w:rPr>
          <w:rFonts w:ascii="Arial" w:hAnsi="Arial" w:cs="Arial"/>
          <w:noProof/>
          <w:sz w:val="22"/>
          <w:rPrChange w:id="3265" w:author="Guo, Shicheng" w:date="2019-11-07T17:21:00Z">
            <w:rPr>
              <w:noProof/>
            </w:rPr>
          </w:rPrChange>
        </w:rPr>
        <w:t>, 127ps110, doi:10.1126/scitranslmed.3003854 (2012).</w:t>
      </w:r>
      <w:bookmarkEnd w:id="3259"/>
    </w:p>
    <w:p w14:paraId="0360F2BE" w14:textId="77777777" w:rsidR="000670AD" w:rsidRPr="00BE3786" w:rsidRDefault="000670AD" w:rsidP="00BE3786">
      <w:pPr>
        <w:pStyle w:val="EndNoteBibliography"/>
        <w:ind w:left="720" w:hanging="720"/>
        <w:rPr>
          <w:rFonts w:ascii="Arial" w:hAnsi="Arial" w:cs="Arial"/>
          <w:noProof/>
          <w:sz w:val="22"/>
          <w:rPrChange w:id="3266" w:author="Guo, Shicheng" w:date="2019-11-07T17:21:00Z">
            <w:rPr>
              <w:noProof/>
            </w:rPr>
          </w:rPrChange>
        </w:rPr>
        <w:pPrChange w:id="3267" w:author="Guo, Shicheng" w:date="2019-11-07T17:21:00Z">
          <w:pPr>
            <w:pStyle w:val="EndNoteBibliography"/>
            <w:ind w:left="720" w:hanging="720"/>
          </w:pPr>
        </w:pPrChange>
      </w:pPr>
      <w:bookmarkStart w:id="3268" w:name="_ENREF_23"/>
      <w:r w:rsidRPr="00BE3786">
        <w:rPr>
          <w:rFonts w:ascii="Arial" w:hAnsi="Arial" w:cs="Arial"/>
          <w:noProof/>
          <w:sz w:val="22"/>
          <w:rPrChange w:id="3269" w:author="Guo, Shicheng" w:date="2019-11-07T17:21:00Z">
            <w:rPr>
              <w:noProof/>
            </w:rPr>
          </w:rPrChange>
        </w:rPr>
        <w:t>23</w:t>
      </w:r>
      <w:r w:rsidRPr="00BE3786">
        <w:rPr>
          <w:rFonts w:ascii="Arial" w:hAnsi="Arial" w:cs="Arial"/>
          <w:noProof/>
          <w:sz w:val="22"/>
          <w:rPrChange w:id="3270" w:author="Guo, Shicheng" w:date="2019-11-07T17:21:00Z">
            <w:rPr>
              <w:noProof/>
            </w:rPr>
          </w:rPrChange>
        </w:rPr>
        <w:tab/>
        <w:t>Gerlinger, M.</w:t>
      </w:r>
      <w:r w:rsidRPr="00BE3786">
        <w:rPr>
          <w:rFonts w:ascii="Arial" w:hAnsi="Arial" w:cs="Arial"/>
          <w:i/>
          <w:noProof/>
          <w:sz w:val="22"/>
          <w:rPrChange w:id="3271" w:author="Guo, Shicheng" w:date="2019-11-07T17:21:00Z">
            <w:rPr>
              <w:i/>
              <w:noProof/>
            </w:rPr>
          </w:rPrChange>
        </w:rPr>
        <w:t xml:space="preserve"> et al.</w:t>
      </w:r>
      <w:r w:rsidRPr="00BE3786">
        <w:rPr>
          <w:rFonts w:ascii="Arial" w:hAnsi="Arial" w:cs="Arial"/>
          <w:noProof/>
          <w:sz w:val="22"/>
          <w:rPrChange w:id="3272" w:author="Guo, Shicheng" w:date="2019-11-07T17:21:00Z">
            <w:rPr>
              <w:noProof/>
            </w:rPr>
          </w:rPrChange>
        </w:rPr>
        <w:t xml:space="preserve"> Genomic architecture and evolution of clear cell renal cell carcinomas defined by multiregion sequencing. </w:t>
      </w:r>
      <w:r w:rsidRPr="00BE3786">
        <w:rPr>
          <w:rFonts w:ascii="Arial" w:hAnsi="Arial" w:cs="Arial"/>
          <w:i/>
          <w:noProof/>
          <w:sz w:val="22"/>
          <w:rPrChange w:id="3273" w:author="Guo, Shicheng" w:date="2019-11-07T17:21:00Z">
            <w:rPr>
              <w:i/>
              <w:noProof/>
            </w:rPr>
          </w:rPrChange>
        </w:rPr>
        <w:t>Nat Genet</w:t>
      </w:r>
      <w:r w:rsidRPr="00BE3786">
        <w:rPr>
          <w:rFonts w:ascii="Arial" w:hAnsi="Arial" w:cs="Arial"/>
          <w:noProof/>
          <w:sz w:val="22"/>
          <w:rPrChange w:id="3274" w:author="Guo, Shicheng" w:date="2019-11-07T17:21:00Z">
            <w:rPr>
              <w:noProof/>
            </w:rPr>
          </w:rPrChange>
        </w:rPr>
        <w:t xml:space="preserve"> </w:t>
      </w:r>
      <w:r w:rsidRPr="00BE3786">
        <w:rPr>
          <w:rFonts w:ascii="Arial" w:hAnsi="Arial" w:cs="Arial"/>
          <w:b/>
          <w:noProof/>
          <w:sz w:val="22"/>
          <w:rPrChange w:id="3275" w:author="Guo, Shicheng" w:date="2019-11-07T17:21:00Z">
            <w:rPr>
              <w:b/>
              <w:noProof/>
            </w:rPr>
          </w:rPrChange>
        </w:rPr>
        <w:t>46</w:t>
      </w:r>
      <w:r w:rsidRPr="00BE3786">
        <w:rPr>
          <w:rFonts w:ascii="Arial" w:hAnsi="Arial" w:cs="Arial"/>
          <w:noProof/>
          <w:sz w:val="22"/>
          <w:rPrChange w:id="3276" w:author="Guo, Shicheng" w:date="2019-11-07T17:21:00Z">
            <w:rPr>
              <w:noProof/>
            </w:rPr>
          </w:rPrChange>
        </w:rPr>
        <w:t>, 225-233, doi:10.1038/ng.2891 (2014).</w:t>
      </w:r>
      <w:bookmarkEnd w:id="3268"/>
    </w:p>
    <w:p w14:paraId="002779A7" w14:textId="77777777" w:rsidR="000670AD" w:rsidRPr="00BE3786" w:rsidRDefault="000670AD" w:rsidP="00BE3786">
      <w:pPr>
        <w:pStyle w:val="EndNoteBibliography"/>
        <w:ind w:left="720" w:hanging="720"/>
        <w:rPr>
          <w:rFonts w:ascii="Arial" w:hAnsi="Arial" w:cs="Arial"/>
          <w:noProof/>
          <w:sz w:val="22"/>
          <w:rPrChange w:id="3277" w:author="Guo, Shicheng" w:date="2019-11-07T17:21:00Z">
            <w:rPr>
              <w:noProof/>
            </w:rPr>
          </w:rPrChange>
        </w:rPr>
        <w:pPrChange w:id="3278" w:author="Guo, Shicheng" w:date="2019-11-07T17:21:00Z">
          <w:pPr>
            <w:pStyle w:val="EndNoteBibliography"/>
            <w:ind w:left="720" w:hanging="720"/>
          </w:pPr>
        </w:pPrChange>
      </w:pPr>
      <w:bookmarkStart w:id="3279" w:name="_ENREF_24"/>
      <w:r w:rsidRPr="00BE3786">
        <w:rPr>
          <w:rFonts w:ascii="Arial" w:hAnsi="Arial" w:cs="Arial"/>
          <w:noProof/>
          <w:sz w:val="22"/>
          <w:rPrChange w:id="3280" w:author="Guo, Shicheng" w:date="2019-11-07T17:21:00Z">
            <w:rPr>
              <w:noProof/>
            </w:rPr>
          </w:rPrChange>
        </w:rPr>
        <w:t>24</w:t>
      </w:r>
      <w:r w:rsidRPr="00BE3786">
        <w:rPr>
          <w:rFonts w:ascii="Arial" w:hAnsi="Arial" w:cs="Arial"/>
          <w:noProof/>
          <w:sz w:val="22"/>
          <w:rPrChange w:id="3281" w:author="Guo, Shicheng" w:date="2019-11-07T17:21:00Z">
            <w:rPr>
              <w:noProof/>
            </w:rPr>
          </w:rPrChange>
        </w:rPr>
        <w:tab/>
        <w:t>Middleton, G.</w:t>
      </w:r>
      <w:r w:rsidRPr="00BE3786">
        <w:rPr>
          <w:rFonts w:ascii="Arial" w:hAnsi="Arial" w:cs="Arial"/>
          <w:i/>
          <w:noProof/>
          <w:sz w:val="22"/>
          <w:rPrChange w:id="3282" w:author="Guo, Shicheng" w:date="2019-11-07T17:21:00Z">
            <w:rPr>
              <w:i/>
              <w:noProof/>
            </w:rPr>
          </w:rPrChange>
        </w:rPr>
        <w:t xml:space="preserve"> et al.</w:t>
      </w:r>
      <w:r w:rsidRPr="00BE3786">
        <w:rPr>
          <w:rFonts w:ascii="Arial" w:hAnsi="Arial" w:cs="Arial"/>
          <w:noProof/>
          <w:sz w:val="22"/>
          <w:rPrChange w:id="3283" w:author="Guo, Shicheng" w:date="2019-11-07T17:21:00Z">
            <w:rPr>
              <w:noProof/>
            </w:rPr>
          </w:rPrChange>
        </w:rPr>
        <w:t xml:space="preserve"> Vandetanib plus gemcitabine versus placebo plus gemcitabine in locally advanced or metastatic pancreatic carcinoma (ViP): a prospective, randomised, double-blind, multicentre phase 2 trial. </w:t>
      </w:r>
      <w:r w:rsidRPr="00BE3786">
        <w:rPr>
          <w:rFonts w:ascii="Arial" w:hAnsi="Arial" w:cs="Arial"/>
          <w:i/>
          <w:noProof/>
          <w:sz w:val="22"/>
          <w:rPrChange w:id="3284" w:author="Guo, Shicheng" w:date="2019-11-07T17:21:00Z">
            <w:rPr>
              <w:i/>
              <w:noProof/>
            </w:rPr>
          </w:rPrChange>
        </w:rPr>
        <w:t>The Lancet. Oncology</w:t>
      </w:r>
      <w:r w:rsidRPr="00BE3786">
        <w:rPr>
          <w:rFonts w:ascii="Arial" w:hAnsi="Arial" w:cs="Arial"/>
          <w:noProof/>
          <w:sz w:val="22"/>
          <w:rPrChange w:id="3285" w:author="Guo, Shicheng" w:date="2019-11-07T17:21:00Z">
            <w:rPr>
              <w:noProof/>
            </w:rPr>
          </w:rPrChange>
        </w:rPr>
        <w:t xml:space="preserve"> </w:t>
      </w:r>
      <w:r w:rsidRPr="00BE3786">
        <w:rPr>
          <w:rFonts w:ascii="Arial" w:hAnsi="Arial" w:cs="Arial"/>
          <w:b/>
          <w:noProof/>
          <w:sz w:val="22"/>
          <w:rPrChange w:id="3286" w:author="Guo, Shicheng" w:date="2019-11-07T17:21:00Z">
            <w:rPr>
              <w:b/>
              <w:noProof/>
            </w:rPr>
          </w:rPrChange>
        </w:rPr>
        <w:t>18</w:t>
      </w:r>
      <w:r w:rsidRPr="00BE3786">
        <w:rPr>
          <w:rFonts w:ascii="Arial" w:hAnsi="Arial" w:cs="Arial"/>
          <w:noProof/>
          <w:sz w:val="22"/>
          <w:rPrChange w:id="3287" w:author="Guo, Shicheng" w:date="2019-11-07T17:21:00Z">
            <w:rPr>
              <w:noProof/>
            </w:rPr>
          </w:rPrChange>
        </w:rPr>
        <w:t>, 486-499, doi:10.1016/S1470-2045(17)30084-0 (2017).</w:t>
      </w:r>
      <w:bookmarkEnd w:id="3279"/>
    </w:p>
    <w:p w14:paraId="2FEE8E93" w14:textId="77777777" w:rsidR="000670AD" w:rsidRPr="00BE3786" w:rsidRDefault="000670AD" w:rsidP="00BE3786">
      <w:pPr>
        <w:pStyle w:val="EndNoteBibliography"/>
        <w:ind w:left="720" w:hanging="720"/>
        <w:rPr>
          <w:rFonts w:ascii="Arial" w:hAnsi="Arial" w:cs="Arial"/>
          <w:noProof/>
          <w:sz w:val="22"/>
          <w:rPrChange w:id="3288" w:author="Guo, Shicheng" w:date="2019-11-07T17:21:00Z">
            <w:rPr>
              <w:noProof/>
            </w:rPr>
          </w:rPrChange>
        </w:rPr>
        <w:pPrChange w:id="3289" w:author="Guo, Shicheng" w:date="2019-11-07T17:21:00Z">
          <w:pPr>
            <w:pStyle w:val="EndNoteBibliography"/>
            <w:ind w:left="720" w:hanging="720"/>
          </w:pPr>
        </w:pPrChange>
      </w:pPr>
      <w:bookmarkStart w:id="3290" w:name="_ENREF_25"/>
      <w:r w:rsidRPr="00BE3786">
        <w:rPr>
          <w:rFonts w:ascii="Arial" w:hAnsi="Arial" w:cs="Arial"/>
          <w:noProof/>
          <w:sz w:val="22"/>
          <w:rPrChange w:id="3291" w:author="Guo, Shicheng" w:date="2019-11-07T17:21:00Z">
            <w:rPr>
              <w:noProof/>
            </w:rPr>
          </w:rPrChange>
        </w:rPr>
        <w:t>25</w:t>
      </w:r>
      <w:r w:rsidRPr="00BE3786">
        <w:rPr>
          <w:rFonts w:ascii="Arial" w:hAnsi="Arial" w:cs="Arial"/>
          <w:noProof/>
          <w:sz w:val="22"/>
          <w:rPrChange w:id="3292" w:author="Guo, Shicheng" w:date="2019-11-07T17:21:00Z">
            <w:rPr>
              <w:noProof/>
            </w:rPr>
          </w:rPrChange>
        </w:rPr>
        <w:tab/>
        <w:t>Evans, T. R. J.</w:t>
      </w:r>
      <w:r w:rsidRPr="00BE3786">
        <w:rPr>
          <w:rFonts w:ascii="Arial" w:hAnsi="Arial" w:cs="Arial"/>
          <w:i/>
          <w:noProof/>
          <w:sz w:val="22"/>
          <w:rPrChange w:id="3293" w:author="Guo, Shicheng" w:date="2019-11-07T17:21:00Z">
            <w:rPr>
              <w:i/>
              <w:noProof/>
            </w:rPr>
          </w:rPrChange>
        </w:rPr>
        <w:t xml:space="preserve"> et al.</w:t>
      </w:r>
      <w:r w:rsidRPr="00BE3786">
        <w:rPr>
          <w:rFonts w:ascii="Arial" w:hAnsi="Arial" w:cs="Arial"/>
          <w:noProof/>
          <w:sz w:val="22"/>
          <w:rPrChange w:id="3294" w:author="Guo, Shicheng" w:date="2019-11-07T17:21:00Z">
            <w:rPr>
              <w:noProof/>
            </w:rPr>
          </w:rPrChange>
        </w:rPr>
        <w:t xml:space="preserve"> Phase 2 placebo-controlled, double-blind trial of dasatinib added to gemcitabine for patients with locally-advanced pancreatic cancer. </w:t>
      </w:r>
      <w:r w:rsidRPr="00BE3786">
        <w:rPr>
          <w:rFonts w:ascii="Arial" w:hAnsi="Arial" w:cs="Arial"/>
          <w:i/>
          <w:noProof/>
          <w:sz w:val="22"/>
          <w:rPrChange w:id="3295" w:author="Guo, Shicheng" w:date="2019-11-07T17:21:00Z">
            <w:rPr>
              <w:i/>
              <w:noProof/>
            </w:rPr>
          </w:rPrChange>
        </w:rPr>
        <w:t>Annals of oncology : official journal of the European Society for Medical Oncology</w:t>
      </w:r>
      <w:r w:rsidRPr="00BE3786">
        <w:rPr>
          <w:rFonts w:ascii="Arial" w:hAnsi="Arial" w:cs="Arial"/>
          <w:noProof/>
          <w:sz w:val="22"/>
          <w:rPrChange w:id="3296" w:author="Guo, Shicheng" w:date="2019-11-07T17:21:00Z">
            <w:rPr>
              <w:noProof/>
            </w:rPr>
          </w:rPrChange>
        </w:rPr>
        <w:t xml:space="preserve"> </w:t>
      </w:r>
      <w:r w:rsidRPr="00BE3786">
        <w:rPr>
          <w:rFonts w:ascii="Arial" w:hAnsi="Arial" w:cs="Arial"/>
          <w:b/>
          <w:noProof/>
          <w:sz w:val="22"/>
          <w:rPrChange w:id="3297" w:author="Guo, Shicheng" w:date="2019-11-07T17:21:00Z">
            <w:rPr>
              <w:b/>
              <w:noProof/>
            </w:rPr>
          </w:rPrChange>
        </w:rPr>
        <w:t>28</w:t>
      </w:r>
      <w:r w:rsidRPr="00BE3786">
        <w:rPr>
          <w:rFonts w:ascii="Arial" w:hAnsi="Arial" w:cs="Arial"/>
          <w:noProof/>
          <w:sz w:val="22"/>
          <w:rPrChange w:id="3298" w:author="Guo, Shicheng" w:date="2019-11-07T17:21:00Z">
            <w:rPr>
              <w:noProof/>
            </w:rPr>
          </w:rPrChange>
        </w:rPr>
        <w:t>, 354-361, doi:10.1093/annonc/mdw607 (2017).</w:t>
      </w:r>
      <w:bookmarkEnd w:id="3290"/>
    </w:p>
    <w:p w14:paraId="357A265E" w14:textId="77777777" w:rsidR="000670AD" w:rsidRPr="00BE3786" w:rsidRDefault="000670AD" w:rsidP="00BE3786">
      <w:pPr>
        <w:pStyle w:val="EndNoteBibliography"/>
        <w:ind w:left="720" w:hanging="720"/>
        <w:rPr>
          <w:rFonts w:ascii="Arial" w:hAnsi="Arial" w:cs="Arial"/>
          <w:noProof/>
          <w:sz w:val="22"/>
          <w:rPrChange w:id="3299" w:author="Guo, Shicheng" w:date="2019-11-07T17:21:00Z">
            <w:rPr>
              <w:noProof/>
            </w:rPr>
          </w:rPrChange>
        </w:rPr>
        <w:pPrChange w:id="3300" w:author="Guo, Shicheng" w:date="2019-11-07T17:21:00Z">
          <w:pPr>
            <w:pStyle w:val="EndNoteBibliography"/>
            <w:ind w:left="720" w:hanging="720"/>
          </w:pPr>
        </w:pPrChange>
      </w:pPr>
      <w:bookmarkStart w:id="3301" w:name="_ENREF_26"/>
      <w:r w:rsidRPr="00BE3786">
        <w:rPr>
          <w:rFonts w:ascii="Arial" w:hAnsi="Arial" w:cs="Arial"/>
          <w:noProof/>
          <w:sz w:val="22"/>
          <w:rPrChange w:id="3302" w:author="Guo, Shicheng" w:date="2019-11-07T17:21:00Z">
            <w:rPr>
              <w:noProof/>
            </w:rPr>
          </w:rPrChange>
        </w:rPr>
        <w:t>26</w:t>
      </w:r>
      <w:r w:rsidRPr="00BE3786">
        <w:rPr>
          <w:rFonts w:ascii="Arial" w:hAnsi="Arial" w:cs="Arial"/>
          <w:noProof/>
          <w:sz w:val="22"/>
          <w:rPrChange w:id="3303" w:author="Guo, Shicheng" w:date="2019-11-07T17:21:00Z">
            <w:rPr>
              <w:noProof/>
            </w:rPr>
          </w:rPrChange>
        </w:rPr>
        <w:tab/>
        <w:t xml:space="preserve">Mimeault, M., Brand, R. E., Sasson, A. A. &amp; Batra, S. K. Recent advances on the molecular mechanisms involved in pancreatic cancer progression and therapies. </w:t>
      </w:r>
      <w:r w:rsidRPr="00BE3786">
        <w:rPr>
          <w:rFonts w:ascii="Arial" w:hAnsi="Arial" w:cs="Arial"/>
          <w:i/>
          <w:noProof/>
          <w:sz w:val="22"/>
          <w:rPrChange w:id="3304" w:author="Guo, Shicheng" w:date="2019-11-07T17:21:00Z">
            <w:rPr>
              <w:i/>
              <w:noProof/>
            </w:rPr>
          </w:rPrChange>
        </w:rPr>
        <w:t>Pancreas</w:t>
      </w:r>
      <w:r w:rsidRPr="00BE3786">
        <w:rPr>
          <w:rFonts w:ascii="Arial" w:hAnsi="Arial" w:cs="Arial"/>
          <w:noProof/>
          <w:sz w:val="22"/>
          <w:rPrChange w:id="3305" w:author="Guo, Shicheng" w:date="2019-11-07T17:21:00Z">
            <w:rPr>
              <w:noProof/>
            </w:rPr>
          </w:rPrChange>
        </w:rPr>
        <w:t xml:space="preserve"> </w:t>
      </w:r>
      <w:r w:rsidRPr="00BE3786">
        <w:rPr>
          <w:rFonts w:ascii="Arial" w:hAnsi="Arial" w:cs="Arial"/>
          <w:b/>
          <w:noProof/>
          <w:sz w:val="22"/>
          <w:rPrChange w:id="3306" w:author="Guo, Shicheng" w:date="2019-11-07T17:21:00Z">
            <w:rPr>
              <w:b/>
              <w:noProof/>
            </w:rPr>
          </w:rPrChange>
        </w:rPr>
        <w:t>31</w:t>
      </w:r>
      <w:r w:rsidRPr="00BE3786">
        <w:rPr>
          <w:rFonts w:ascii="Arial" w:hAnsi="Arial" w:cs="Arial"/>
          <w:noProof/>
          <w:sz w:val="22"/>
          <w:rPrChange w:id="3307" w:author="Guo, Shicheng" w:date="2019-11-07T17:21:00Z">
            <w:rPr>
              <w:noProof/>
            </w:rPr>
          </w:rPrChange>
        </w:rPr>
        <w:t>, 301-316 (2005).</w:t>
      </w:r>
      <w:bookmarkEnd w:id="3301"/>
    </w:p>
    <w:p w14:paraId="75FBA0A5" w14:textId="77777777" w:rsidR="000670AD" w:rsidRPr="00BE3786" w:rsidRDefault="000670AD" w:rsidP="00BE3786">
      <w:pPr>
        <w:pStyle w:val="EndNoteBibliography"/>
        <w:ind w:left="720" w:hanging="720"/>
        <w:rPr>
          <w:rFonts w:ascii="Arial" w:hAnsi="Arial" w:cs="Arial"/>
          <w:noProof/>
          <w:sz w:val="22"/>
          <w:rPrChange w:id="3308" w:author="Guo, Shicheng" w:date="2019-11-07T17:21:00Z">
            <w:rPr>
              <w:noProof/>
            </w:rPr>
          </w:rPrChange>
        </w:rPr>
        <w:pPrChange w:id="3309" w:author="Guo, Shicheng" w:date="2019-11-07T17:21:00Z">
          <w:pPr>
            <w:pStyle w:val="EndNoteBibliography"/>
            <w:ind w:left="720" w:hanging="720"/>
          </w:pPr>
        </w:pPrChange>
      </w:pPr>
      <w:bookmarkStart w:id="3310" w:name="_ENREF_27"/>
      <w:r w:rsidRPr="00BE3786">
        <w:rPr>
          <w:rFonts w:ascii="Arial" w:hAnsi="Arial" w:cs="Arial"/>
          <w:noProof/>
          <w:sz w:val="22"/>
          <w:rPrChange w:id="3311" w:author="Guo, Shicheng" w:date="2019-11-07T17:21:00Z">
            <w:rPr>
              <w:noProof/>
            </w:rPr>
          </w:rPrChange>
        </w:rPr>
        <w:t>27</w:t>
      </w:r>
      <w:r w:rsidRPr="00BE3786">
        <w:rPr>
          <w:rFonts w:ascii="Arial" w:hAnsi="Arial" w:cs="Arial"/>
          <w:noProof/>
          <w:sz w:val="22"/>
          <w:rPrChange w:id="3312" w:author="Guo, Shicheng" w:date="2019-11-07T17:21:00Z">
            <w:rPr>
              <w:noProof/>
            </w:rPr>
          </w:rPrChange>
        </w:rPr>
        <w:tab/>
        <w:t xml:space="preserve">Maitra, A. &amp; Hruban, R. H. Pancreatic cancer. </w:t>
      </w:r>
      <w:r w:rsidRPr="00BE3786">
        <w:rPr>
          <w:rFonts w:ascii="Arial" w:hAnsi="Arial" w:cs="Arial"/>
          <w:i/>
          <w:noProof/>
          <w:sz w:val="22"/>
          <w:rPrChange w:id="3313" w:author="Guo, Shicheng" w:date="2019-11-07T17:21:00Z">
            <w:rPr>
              <w:i/>
              <w:noProof/>
            </w:rPr>
          </w:rPrChange>
        </w:rPr>
        <w:t>Annual review of pathology</w:t>
      </w:r>
      <w:r w:rsidRPr="00BE3786">
        <w:rPr>
          <w:rFonts w:ascii="Arial" w:hAnsi="Arial" w:cs="Arial"/>
          <w:noProof/>
          <w:sz w:val="22"/>
          <w:rPrChange w:id="3314" w:author="Guo, Shicheng" w:date="2019-11-07T17:21:00Z">
            <w:rPr>
              <w:noProof/>
            </w:rPr>
          </w:rPrChange>
        </w:rPr>
        <w:t xml:space="preserve"> </w:t>
      </w:r>
      <w:r w:rsidRPr="00BE3786">
        <w:rPr>
          <w:rFonts w:ascii="Arial" w:hAnsi="Arial" w:cs="Arial"/>
          <w:b/>
          <w:noProof/>
          <w:sz w:val="22"/>
          <w:rPrChange w:id="3315" w:author="Guo, Shicheng" w:date="2019-11-07T17:21:00Z">
            <w:rPr>
              <w:b/>
              <w:noProof/>
            </w:rPr>
          </w:rPrChange>
        </w:rPr>
        <w:t>3</w:t>
      </w:r>
      <w:r w:rsidRPr="00BE3786">
        <w:rPr>
          <w:rFonts w:ascii="Arial" w:hAnsi="Arial" w:cs="Arial"/>
          <w:noProof/>
          <w:sz w:val="22"/>
          <w:rPrChange w:id="3316" w:author="Guo, Shicheng" w:date="2019-11-07T17:21:00Z">
            <w:rPr>
              <w:noProof/>
            </w:rPr>
          </w:rPrChange>
        </w:rPr>
        <w:t>, 157-188, doi:10.1146/annurev.pathmechdis.3.121806.154305 (2008).</w:t>
      </w:r>
      <w:bookmarkEnd w:id="3310"/>
    </w:p>
    <w:p w14:paraId="39A7A62D" w14:textId="77777777" w:rsidR="000670AD" w:rsidRPr="00BE3786" w:rsidRDefault="000670AD" w:rsidP="00BE3786">
      <w:pPr>
        <w:pStyle w:val="EndNoteBibliography"/>
        <w:ind w:left="720" w:hanging="720"/>
        <w:rPr>
          <w:rFonts w:ascii="Arial" w:hAnsi="Arial" w:cs="Arial"/>
          <w:noProof/>
          <w:sz w:val="22"/>
          <w:rPrChange w:id="3317" w:author="Guo, Shicheng" w:date="2019-11-07T17:21:00Z">
            <w:rPr>
              <w:noProof/>
            </w:rPr>
          </w:rPrChange>
        </w:rPr>
        <w:pPrChange w:id="3318" w:author="Guo, Shicheng" w:date="2019-11-07T17:21:00Z">
          <w:pPr>
            <w:pStyle w:val="EndNoteBibliography"/>
            <w:ind w:left="720" w:hanging="720"/>
          </w:pPr>
        </w:pPrChange>
      </w:pPr>
      <w:bookmarkStart w:id="3319" w:name="_ENREF_28"/>
      <w:r w:rsidRPr="00BE3786">
        <w:rPr>
          <w:rFonts w:ascii="Arial" w:hAnsi="Arial" w:cs="Arial"/>
          <w:noProof/>
          <w:sz w:val="22"/>
          <w:rPrChange w:id="3320" w:author="Guo, Shicheng" w:date="2019-11-07T17:21:00Z">
            <w:rPr>
              <w:noProof/>
            </w:rPr>
          </w:rPrChange>
        </w:rPr>
        <w:t>28</w:t>
      </w:r>
      <w:r w:rsidRPr="00BE3786">
        <w:rPr>
          <w:rFonts w:ascii="Arial" w:hAnsi="Arial" w:cs="Arial"/>
          <w:noProof/>
          <w:sz w:val="22"/>
          <w:rPrChange w:id="3321" w:author="Guo, Shicheng" w:date="2019-11-07T17:21:00Z">
            <w:rPr>
              <w:noProof/>
            </w:rPr>
          </w:rPrChange>
        </w:rPr>
        <w:tab/>
        <w:t xml:space="preserve">Lengauer, C., Kinzler, K. W. &amp; Vogelstein, B. Genetic instabilities in human cancers. </w:t>
      </w:r>
      <w:r w:rsidRPr="00BE3786">
        <w:rPr>
          <w:rFonts w:ascii="Arial" w:hAnsi="Arial" w:cs="Arial"/>
          <w:i/>
          <w:noProof/>
          <w:sz w:val="22"/>
          <w:rPrChange w:id="3322" w:author="Guo, Shicheng" w:date="2019-11-07T17:21:00Z">
            <w:rPr>
              <w:i/>
              <w:noProof/>
            </w:rPr>
          </w:rPrChange>
        </w:rPr>
        <w:t>Nature</w:t>
      </w:r>
      <w:r w:rsidRPr="00BE3786">
        <w:rPr>
          <w:rFonts w:ascii="Arial" w:hAnsi="Arial" w:cs="Arial"/>
          <w:noProof/>
          <w:sz w:val="22"/>
          <w:rPrChange w:id="3323" w:author="Guo, Shicheng" w:date="2019-11-07T17:21:00Z">
            <w:rPr>
              <w:noProof/>
            </w:rPr>
          </w:rPrChange>
        </w:rPr>
        <w:t xml:space="preserve"> </w:t>
      </w:r>
      <w:r w:rsidRPr="00BE3786">
        <w:rPr>
          <w:rFonts w:ascii="Arial" w:hAnsi="Arial" w:cs="Arial"/>
          <w:b/>
          <w:noProof/>
          <w:sz w:val="22"/>
          <w:rPrChange w:id="3324" w:author="Guo, Shicheng" w:date="2019-11-07T17:21:00Z">
            <w:rPr>
              <w:b/>
              <w:noProof/>
            </w:rPr>
          </w:rPrChange>
        </w:rPr>
        <w:t>396</w:t>
      </w:r>
      <w:r w:rsidRPr="00BE3786">
        <w:rPr>
          <w:rFonts w:ascii="Arial" w:hAnsi="Arial" w:cs="Arial"/>
          <w:noProof/>
          <w:sz w:val="22"/>
          <w:rPrChange w:id="3325" w:author="Guo, Shicheng" w:date="2019-11-07T17:21:00Z">
            <w:rPr>
              <w:noProof/>
            </w:rPr>
          </w:rPrChange>
        </w:rPr>
        <w:t>, 643-649, doi:10.1038/25292 (1998).</w:t>
      </w:r>
      <w:bookmarkEnd w:id="3319"/>
    </w:p>
    <w:p w14:paraId="3F0B4470" w14:textId="77777777" w:rsidR="000670AD" w:rsidRPr="00BE3786" w:rsidRDefault="000670AD" w:rsidP="00BE3786">
      <w:pPr>
        <w:pStyle w:val="EndNoteBibliography"/>
        <w:ind w:left="720" w:hanging="720"/>
        <w:rPr>
          <w:rFonts w:ascii="Arial" w:hAnsi="Arial" w:cs="Arial"/>
          <w:noProof/>
          <w:sz w:val="22"/>
          <w:rPrChange w:id="3326" w:author="Guo, Shicheng" w:date="2019-11-07T17:21:00Z">
            <w:rPr>
              <w:noProof/>
            </w:rPr>
          </w:rPrChange>
        </w:rPr>
        <w:pPrChange w:id="3327" w:author="Guo, Shicheng" w:date="2019-11-07T17:21:00Z">
          <w:pPr>
            <w:pStyle w:val="EndNoteBibliography"/>
            <w:ind w:left="720" w:hanging="720"/>
          </w:pPr>
        </w:pPrChange>
      </w:pPr>
      <w:bookmarkStart w:id="3328" w:name="_ENREF_29"/>
      <w:r w:rsidRPr="00BE3786">
        <w:rPr>
          <w:rFonts w:ascii="Arial" w:hAnsi="Arial" w:cs="Arial"/>
          <w:noProof/>
          <w:sz w:val="22"/>
          <w:rPrChange w:id="3329" w:author="Guo, Shicheng" w:date="2019-11-07T17:21:00Z">
            <w:rPr>
              <w:noProof/>
            </w:rPr>
          </w:rPrChange>
        </w:rPr>
        <w:t>29</w:t>
      </w:r>
      <w:r w:rsidRPr="00BE3786">
        <w:rPr>
          <w:rFonts w:ascii="Arial" w:hAnsi="Arial" w:cs="Arial"/>
          <w:noProof/>
          <w:sz w:val="22"/>
          <w:rPrChange w:id="3330" w:author="Guo, Shicheng" w:date="2019-11-07T17:21:00Z">
            <w:rPr>
              <w:noProof/>
            </w:rPr>
          </w:rPrChange>
        </w:rPr>
        <w:tab/>
        <w:t>Schutte, M.</w:t>
      </w:r>
      <w:r w:rsidRPr="00BE3786">
        <w:rPr>
          <w:rFonts w:ascii="Arial" w:hAnsi="Arial" w:cs="Arial"/>
          <w:i/>
          <w:noProof/>
          <w:sz w:val="22"/>
          <w:rPrChange w:id="3331" w:author="Guo, Shicheng" w:date="2019-11-07T17:21:00Z">
            <w:rPr>
              <w:i/>
              <w:noProof/>
            </w:rPr>
          </w:rPrChange>
        </w:rPr>
        <w:t xml:space="preserve"> et al.</w:t>
      </w:r>
      <w:r w:rsidRPr="00BE3786">
        <w:rPr>
          <w:rFonts w:ascii="Arial" w:hAnsi="Arial" w:cs="Arial"/>
          <w:noProof/>
          <w:sz w:val="22"/>
          <w:rPrChange w:id="3332" w:author="Guo, Shicheng" w:date="2019-11-07T17:21:00Z">
            <w:rPr>
              <w:noProof/>
            </w:rPr>
          </w:rPrChange>
        </w:rPr>
        <w:t xml:space="preserve"> Abrogation of the Rb/p16 tumor-suppressive pathway in virtually all pancreatic carcinomas. </w:t>
      </w:r>
      <w:r w:rsidRPr="00BE3786">
        <w:rPr>
          <w:rFonts w:ascii="Arial" w:hAnsi="Arial" w:cs="Arial"/>
          <w:i/>
          <w:noProof/>
          <w:sz w:val="22"/>
          <w:rPrChange w:id="3333" w:author="Guo, Shicheng" w:date="2019-11-07T17:21:00Z">
            <w:rPr>
              <w:i/>
              <w:noProof/>
            </w:rPr>
          </w:rPrChange>
        </w:rPr>
        <w:t>Cancer research</w:t>
      </w:r>
      <w:r w:rsidRPr="00BE3786">
        <w:rPr>
          <w:rFonts w:ascii="Arial" w:hAnsi="Arial" w:cs="Arial"/>
          <w:noProof/>
          <w:sz w:val="22"/>
          <w:rPrChange w:id="3334" w:author="Guo, Shicheng" w:date="2019-11-07T17:21:00Z">
            <w:rPr>
              <w:noProof/>
            </w:rPr>
          </w:rPrChange>
        </w:rPr>
        <w:t xml:space="preserve"> </w:t>
      </w:r>
      <w:r w:rsidRPr="00BE3786">
        <w:rPr>
          <w:rFonts w:ascii="Arial" w:hAnsi="Arial" w:cs="Arial"/>
          <w:b/>
          <w:noProof/>
          <w:sz w:val="22"/>
          <w:rPrChange w:id="3335" w:author="Guo, Shicheng" w:date="2019-11-07T17:21:00Z">
            <w:rPr>
              <w:b/>
              <w:noProof/>
            </w:rPr>
          </w:rPrChange>
        </w:rPr>
        <w:t>57</w:t>
      </w:r>
      <w:r w:rsidRPr="00BE3786">
        <w:rPr>
          <w:rFonts w:ascii="Arial" w:hAnsi="Arial" w:cs="Arial"/>
          <w:noProof/>
          <w:sz w:val="22"/>
          <w:rPrChange w:id="3336" w:author="Guo, Shicheng" w:date="2019-11-07T17:21:00Z">
            <w:rPr>
              <w:noProof/>
            </w:rPr>
          </w:rPrChange>
        </w:rPr>
        <w:t>, 3126-3130 (1997).</w:t>
      </w:r>
      <w:bookmarkEnd w:id="3328"/>
    </w:p>
    <w:p w14:paraId="173DFE0D" w14:textId="77777777" w:rsidR="000670AD" w:rsidRPr="00BE3786" w:rsidRDefault="000670AD" w:rsidP="00BE3786">
      <w:pPr>
        <w:pStyle w:val="EndNoteBibliography"/>
        <w:ind w:left="720" w:hanging="720"/>
        <w:rPr>
          <w:rFonts w:ascii="Arial" w:hAnsi="Arial" w:cs="Arial"/>
          <w:noProof/>
          <w:sz w:val="22"/>
          <w:rPrChange w:id="3337" w:author="Guo, Shicheng" w:date="2019-11-07T17:21:00Z">
            <w:rPr>
              <w:noProof/>
            </w:rPr>
          </w:rPrChange>
        </w:rPr>
        <w:pPrChange w:id="3338" w:author="Guo, Shicheng" w:date="2019-11-07T17:21:00Z">
          <w:pPr>
            <w:pStyle w:val="EndNoteBibliography"/>
            <w:ind w:left="720" w:hanging="720"/>
          </w:pPr>
        </w:pPrChange>
      </w:pPr>
      <w:bookmarkStart w:id="3339" w:name="_ENREF_30"/>
      <w:r w:rsidRPr="00BE3786">
        <w:rPr>
          <w:rFonts w:ascii="Arial" w:hAnsi="Arial" w:cs="Arial"/>
          <w:noProof/>
          <w:sz w:val="22"/>
          <w:rPrChange w:id="3340" w:author="Guo, Shicheng" w:date="2019-11-07T17:21:00Z">
            <w:rPr>
              <w:noProof/>
            </w:rPr>
          </w:rPrChange>
        </w:rPr>
        <w:t>30</w:t>
      </w:r>
      <w:r w:rsidRPr="00BE3786">
        <w:rPr>
          <w:rFonts w:ascii="Arial" w:hAnsi="Arial" w:cs="Arial"/>
          <w:noProof/>
          <w:sz w:val="22"/>
          <w:rPrChange w:id="3341" w:author="Guo, Shicheng" w:date="2019-11-07T17:21:00Z">
            <w:rPr>
              <w:noProof/>
            </w:rPr>
          </w:rPrChange>
        </w:rPr>
        <w:tab/>
        <w:t>Yates, L. R.</w:t>
      </w:r>
      <w:r w:rsidRPr="00BE3786">
        <w:rPr>
          <w:rFonts w:ascii="Arial" w:hAnsi="Arial" w:cs="Arial"/>
          <w:i/>
          <w:noProof/>
          <w:sz w:val="22"/>
          <w:rPrChange w:id="3342" w:author="Guo, Shicheng" w:date="2019-11-07T17:21:00Z">
            <w:rPr>
              <w:i/>
              <w:noProof/>
            </w:rPr>
          </w:rPrChange>
        </w:rPr>
        <w:t xml:space="preserve"> et al.</w:t>
      </w:r>
      <w:r w:rsidRPr="00BE3786">
        <w:rPr>
          <w:rFonts w:ascii="Arial" w:hAnsi="Arial" w:cs="Arial"/>
          <w:noProof/>
          <w:sz w:val="22"/>
          <w:rPrChange w:id="3343" w:author="Guo, Shicheng" w:date="2019-11-07T17:21:00Z">
            <w:rPr>
              <w:noProof/>
            </w:rPr>
          </w:rPrChange>
        </w:rPr>
        <w:t xml:space="preserve"> Subclonal diversification of primary breast cancer revealed by multiregion sequencing. </w:t>
      </w:r>
      <w:r w:rsidRPr="00BE3786">
        <w:rPr>
          <w:rFonts w:ascii="Arial" w:hAnsi="Arial" w:cs="Arial"/>
          <w:i/>
          <w:noProof/>
          <w:sz w:val="22"/>
          <w:rPrChange w:id="3344" w:author="Guo, Shicheng" w:date="2019-11-07T17:21:00Z">
            <w:rPr>
              <w:i/>
              <w:noProof/>
            </w:rPr>
          </w:rPrChange>
        </w:rPr>
        <w:t>Nat Med</w:t>
      </w:r>
      <w:r w:rsidRPr="00BE3786">
        <w:rPr>
          <w:rFonts w:ascii="Arial" w:hAnsi="Arial" w:cs="Arial"/>
          <w:noProof/>
          <w:sz w:val="22"/>
          <w:rPrChange w:id="3345" w:author="Guo, Shicheng" w:date="2019-11-07T17:21:00Z">
            <w:rPr>
              <w:noProof/>
            </w:rPr>
          </w:rPrChange>
        </w:rPr>
        <w:t xml:space="preserve"> </w:t>
      </w:r>
      <w:r w:rsidRPr="00BE3786">
        <w:rPr>
          <w:rFonts w:ascii="Arial" w:hAnsi="Arial" w:cs="Arial"/>
          <w:b/>
          <w:noProof/>
          <w:sz w:val="22"/>
          <w:rPrChange w:id="3346" w:author="Guo, Shicheng" w:date="2019-11-07T17:21:00Z">
            <w:rPr>
              <w:b/>
              <w:noProof/>
            </w:rPr>
          </w:rPrChange>
        </w:rPr>
        <w:t>21</w:t>
      </w:r>
      <w:r w:rsidRPr="00BE3786">
        <w:rPr>
          <w:rFonts w:ascii="Arial" w:hAnsi="Arial" w:cs="Arial"/>
          <w:noProof/>
          <w:sz w:val="22"/>
          <w:rPrChange w:id="3347" w:author="Guo, Shicheng" w:date="2019-11-07T17:21:00Z">
            <w:rPr>
              <w:noProof/>
            </w:rPr>
          </w:rPrChange>
        </w:rPr>
        <w:t>, 751-759, doi:10.1038/nm.3886 (2015).</w:t>
      </w:r>
      <w:bookmarkEnd w:id="3339"/>
    </w:p>
    <w:p w14:paraId="22401212" w14:textId="77777777" w:rsidR="000670AD" w:rsidRPr="00BE3786" w:rsidRDefault="000670AD" w:rsidP="00BE3786">
      <w:pPr>
        <w:pStyle w:val="EndNoteBibliography"/>
        <w:ind w:left="720" w:hanging="720"/>
        <w:rPr>
          <w:rFonts w:ascii="Arial" w:hAnsi="Arial" w:cs="Arial"/>
          <w:noProof/>
          <w:sz w:val="22"/>
          <w:rPrChange w:id="3348" w:author="Guo, Shicheng" w:date="2019-11-07T17:21:00Z">
            <w:rPr>
              <w:noProof/>
            </w:rPr>
          </w:rPrChange>
        </w:rPr>
        <w:pPrChange w:id="3349" w:author="Guo, Shicheng" w:date="2019-11-07T17:21:00Z">
          <w:pPr>
            <w:pStyle w:val="EndNoteBibliography"/>
            <w:ind w:left="720" w:hanging="720"/>
          </w:pPr>
        </w:pPrChange>
      </w:pPr>
      <w:bookmarkStart w:id="3350" w:name="_ENREF_31"/>
      <w:r w:rsidRPr="00BE3786">
        <w:rPr>
          <w:rFonts w:ascii="Arial" w:hAnsi="Arial" w:cs="Arial"/>
          <w:noProof/>
          <w:sz w:val="22"/>
          <w:rPrChange w:id="3351" w:author="Guo, Shicheng" w:date="2019-11-07T17:21:00Z">
            <w:rPr>
              <w:noProof/>
            </w:rPr>
          </w:rPrChange>
        </w:rPr>
        <w:t>31</w:t>
      </w:r>
      <w:r w:rsidRPr="00BE3786">
        <w:rPr>
          <w:rFonts w:ascii="Arial" w:hAnsi="Arial" w:cs="Arial"/>
          <w:noProof/>
          <w:sz w:val="22"/>
          <w:rPrChange w:id="3352" w:author="Guo, Shicheng" w:date="2019-11-07T17:21:00Z">
            <w:rPr>
              <w:noProof/>
            </w:rPr>
          </w:rPrChange>
        </w:rPr>
        <w:tab/>
        <w:t>Chiang, C.</w:t>
      </w:r>
      <w:r w:rsidRPr="00BE3786">
        <w:rPr>
          <w:rFonts w:ascii="Arial" w:hAnsi="Arial" w:cs="Arial"/>
          <w:i/>
          <w:noProof/>
          <w:sz w:val="22"/>
          <w:rPrChange w:id="3353" w:author="Guo, Shicheng" w:date="2019-11-07T17:21:00Z">
            <w:rPr>
              <w:i/>
              <w:noProof/>
            </w:rPr>
          </w:rPrChange>
        </w:rPr>
        <w:t xml:space="preserve"> et al.</w:t>
      </w:r>
      <w:r w:rsidRPr="00BE3786">
        <w:rPr>
          <w:rFonts w:ascii="Arial" w:hAnsi="Arial" w:cs="Arial"/>
          <w:noProof/>
          <w:sz w:val="22"/>
          <w:rPrChange w:id="3354" w:author="Guo, Shicheng" w:date="2019-11-07T17:21:00Z">
            <w:rPr>
              <w:noProof/>
            </w:rPr>
          </w:rPrChange>
        </w:rPr>
        <w:t xml:space="preserve"> SpeedSeq: ultra-fast personal genome analysis and interpretation. </w:t>
      </w:r>
      <w:r w:rsidRPr="00BE3786">
        <w:rPr>
          <w:rFonts w:ascii="Arial" w:hAnsi="Arial" w:cs="Arial"/>
          <w:i/>
          <w:noProof/>
          <w:sz w:val="22"/>
          <w:rPrChange w:id="3355" w:author="Guo, Shicheng" w:date="2019-11-07T17:21:00Z">
            <w:rPr>
              <w:i/>
              <w:noProof/>
            </w:rPr>
          </w:rPrChange>
        </w:rPr>
        <w:t>Nature methods</w:t>
      </w:r>
      <w:r w:rsidRPr="00BE3786">
        <w:rPr>
          <w:rFonts w:ascii="Arial" w:hAnsi="Arial" w:cs="Arial"/>
          <w:noProof/>
          <w:sz w:val="22"/>
          <w:rPrChange w:id="3356" w:author="Guo, Shicheng" w:date="2019-11-07T17:21:00Z">
            <w:rPr>
              <w:noProof/>
            </w:rPr>
          </w:rPrChange>
        </w:rPr>
        <w:t xml:space="preserve"> </w:t>
      </w:r>
      <w:r w:rsidRPr="00BE3786">
        <w:rPr>
          <w:rFonts w:ascii="Arial" w:hAnsi="Arial" w:cs="Arial"/>
          <w:b/>
          <w:noProof/>
          <w:sz w:val="22"/>
          <w:rPrChange w:id="3357" w:author="Guo, Shicheng" w:date="2019-11-07T17:21:00Z">
            <w:rPr>
              <w:b/>
              <w:noProof/>
            </w:rPr>
          </w:rPrChange>
        </w:rPr>
        <w:t>12</w:t>
      </w:r>
      <w:r w:rsidRPr="00BE3786">
        <w:rPr>
          <w:rFonts w:ascii="Arial" w:hAnsi="Arial" w:cs="Arial"/>
          <w:noProof/>
          <w:sz w:val="22"/>
          <w:rPrChange w:id="3358" w:author="Guo, Shicheng" w:date="2019-11-07T17:21:00Z">
            <w:rPr>
              <w:noProof/>
            </w:rPr>
          </w:rPrChange>
        </w:rPr>
        <w:t>, 966-968, doi:10.1038/nmeth.3505 (2015).</w:t>
      </w:r>
      <w:bookmarkEnd w:id="3350"/>
    </w:p>
    <w:p w14:paraId="799580B3" w14:textId="77777777" w:rsidR="000670AD" w:rsidRPr="00BE3786" w:rsidRDefault="000670AD" w:rsidP="00BE3786">
      <w:pPr>
        <w:pStyle w:val="EndNoteBibliography"/>
        <w:ind w:left="720" w:hanging="720"/>
        <w:rPr>
          <w:rFonts w:ascii="Arial" w:hAnsi="Arial" w:cs="Arial"/>
          <w:noProof/>
          <w:sz w:val="22"/>
          <w:rPrChange w:id="3359" w:author="Guo, Shicheng" w:date="2019-11-07T17:21:00Z">
            <w:rPr>
              <w:noProof/>
            </w:rPr>
          </w:rPrChange>
        </w:rPr>
        <w:pPrChange w:id="3360" w:author="Guo, Shicheng" w:date="2019-11-07T17:21:00Z">
          <w:pPr>
            <w:pStyle w:val="EndNoteBibliography"/>
            <w:ind w:left="720" w:hanging="720"/>
          </w:pPr>
        </w:pPrChange>
      </w:pPr>
      <w:bookmarkStart w:id="3361" w:name="_ENREF_32"/>
      <w:r w:rsidRPr="00BE3786">
        <w:rPr>
          <w:rFonts w:ascii="Arial" w:hAnsi="Arial" w:cs="Arial"/>
          <w:noProof/>
          <w:sz w:val="22"/>
          <w:rPrChange w:id="3362" w:author="Guo, Shicheng" w:date="2019-11-07T17:21:00Z">
            <w:rPr>
              <w:noProof/>
            </w:rPr>
          </w:rPrChange>
        </w:rPr>
        <w:t>32</w:t>
      </w:r>
      <w:r w:rsidRPr="00BE3786">
        <w:rPr>
          <w:rFonts w:ascii="Arial" w:hAnsi="Arial" w:cs="Arial"/>
          <w:noProof/>
          <w:sz w:val="22"/>
          <w:rPrChange w:id="3363" w:author="Guo, Shicheng" w:date="2019-11-07T17:21:00Z">
            <w:rPr>
              <w:noProof/>
            </w:rPr>
          </w:rPrChange>
        </w:rPr>
        <w:tab/>
        <w:t xml:space="preserve">Talevich, E., Shain, A. H., Botton, T. &amp; Bastian, B. C. CNVkit: Genome-Wide Copy Number Detection and Visualization from Targeted DNA Sequencing. </w:t>
      </w:r>
      <w:r w:rsidRPr="00BE3786">
        <w:rPr>
          <w:rFonts w:ascii="Arial" w:hAnsi="Arial" w:cs="Arial"/>
          <w:i/>
          <w:noProof/>
          <w:sz w:val="22"/>
          <w:rPrChange w:id="3364" w:author="Guo, Shicheng" w:date="2019-11-07T17:21:00Z">
            <w:rPr>
              <w:i/>
              <w:noProof/>
            </w:rPr>
          </w:rPrChange>
        </w:rPr>
        <w:t>PLoS computational biology</w:t>
      </w:r>
      <w:r w:rsidRPr="00BE3786">
        <w:rPr>
          <w:rFonts w:ascii="Arial" w:hAnsi="Arial" w:cs="Arial"/>
          <w:noProof/>
          <w:sz w:val="22"/>
          <w:rPrChange w:id="3365" w:author="Guo, Shicheng" w:date="2019-11-07T17:21:00Z">
            <w:rPr>
              <w:noProof/>
            </w:rPr>
          </w:rPrChange>
        </w:rPr>
        <w:t xml:space="preserve"> </w:t>
      </w:r>
      <w:r w:rsidRPr="00BE3786">
        <w:rPr>
          <w:rFonts w:ascii="Arial" w:hAnsi="Arial" w:cs="Arial"/>
          <w:b/>
          <w:noProof/>
          <w:sz w:val="22"/>
          <w:rPrChange w:id="3366" w:author="Guo, Shicheng" w:date="2019-11-07T17:21:00Z">
            <w:rPr>
              <w:b/>
              <w:noProof/>
            </w:rPr>
          </w:rPrChange>
        </w:rPr>
        <w:t>12</w:t>
      </w:r>
      <w:r w:rsidRPr="00BE3786">
        <w:rPr>
          <w:rFonts w:ascii="Arial" w:hAnsi="Arial" w:cs="Arial"/>
          <w:noProof/>
          <w:sz w:val="22"/>
          <w:rPrChange w:id="3367" w:author="Guo, Shicheng" w:date="2019-11-07T17:21:00Z">
            <w:rPr>
              <w:noProof/>
            </w:rPr>
          </w:rPrChange>
        </w:rPr>
        <w:t>, e1004873, doi:10.1371/journal.pcbi.1004873 (2016).</w:t>
      </w:r>
      <w:bookmarkEnd w:id="3361"/>
    </w:p>
    <w:p w14:paraId="614CD775" w14:textId="77777777" w:rsidR="000670AD" w:rsidRPr="00BE3786" w:rsidRDefault="000670AD" w:rsidP="00BE3786">
      <w:pPr>
        <w:pStyle w:val="EndNoteBibliography"/>
        <w:ind w:left="720" w:hanging="720"/>
        <w:rPr>
          <w:rFonts w:ascii="Arial" w:hAnsi="Arial" w:cs="Arial"/>
          <w:noProof/>
          <w:sz w:val="22"/>
          <w:rPrChange w:id="3368" w:author="Guo, Shicheng" w:date="2019-11-07T17:21:00Z">
            <w:rPr>
              <w:noProof/>
            </w:rPr>
          </w:rPrChange>
        </w:rPr>
        <w:pPrChange w:id="3369" w:author="Guo, Shicheng" w:date="2019-11-07T17:21:00Z">
          <w:pPr>
            <w:pStyle w:val="EndNoteBibliography"/>
            <w:ind w:left="720" w:hanging="720"/>
          </w:pPr>
        </w:pPrChange>
      </w:pPr>
      <w:bookmarkStart w:id="3370" w:name="_ENREF_33"/>
      <w:r w:rsidRPr="00BE3786">
        <w:rPr>
          <w:rFonts w:ascii="Arial" w:hAnsi="Arial" w:cs="Arial"/>
          <w:noProof/>
          <w:sz w:val="22"/>
          <w:rPrChange w:id="3371" w:author="Guo, Shicheng" w:date="2019-11-07T17:21:00Z">
            <w:rPr>
              <w:noProof/>
            </w:rPr>
          </w:rPrChange>
        </w:rPr>
        <w:t>33</w:t>
      </w:r>
      <w:r w:rsidRPr="00BE3786">
        <w:rPr>
          <w:rFonts w:ascii="Arial" w:hAnsi="Arial" w:cs="Arial"/>
          <w:noProof/>
          <w:sz w:val="22"/>
          <w:rPrChange w:id="3372" w:author="Guo, Shicheng" w:date="2019-11-07T17:21:00Z">
            <w:rPr>
              <w:noProof/>
            </w:rPr>
          </w:rPrChange>
        </w:rPr>
        <w:tab/>
        <w:t>Cibulskis, K.</w:t>
      </w:r>
      <w:r w:rsidRPr="00BE3786">
        <w:rPr>
          <w:rFonts w:ascii="Arial" w:hAnsi="Arial" w:cs="Arial"/>
          <w:i/>
          <w:noProof/>
          <w:sz w:val="22"/>
          <w:rPrChange w:id="3373" w:author="Guo, Shicheng" w:date="2019-11-07T17:21:00Z">
            <w:rPr>
              <w:i/>
              <w:noProof/>
            </w:rPr>
          </w:rPrChange>
        </w:rPr>
        <w:t xml:space="preserve"> et al.</w:t>
      </w:r>
      <w:r w:rsidRPr="00BE3786">
        <w:rPr>
          <w:rFonts w:ascii="Arial" w:hAnsi="Arial" w:cs="Arial"/>
          <w:noProof/>
          <w:sz w:val="22"/>
          <w:rPrChange w:id="3374" w:author="Guo, Shicheng" w:date="2019-11-07T17:21:00Z">
            <w:rPr>
              <w:noProof/>
            </w:rPr>
          </w:rPrChange>
        </w:rPr>
        <w:t xml:space="preserve"> Sensitive detection of somatic point mutations in impure and heterogeneous cancer samples. </w:t>
      </w:r>
      <w:r w:rsidRPr="00BE3786">
        <w:rPr>
          <w:rFonts w:ascii="Arial" w:hAnsi="Arial" w:cs="Arial"/>
          <w:i/>
          <w:noProof/>
          <w:sz w:val="22"/>
          <w:rPrChange w:id="3375" w:author="Guo, Shicheng" w:date="2019-11-07T17:21:00Z">
            <w:rPr>
              <w:i/>
              <w:noProof/>
            </w:rPr>
          </w:rPrChange>
        </w:rPr>
        <w:t>Nature biotechnology</w:t>
      </w:r>
      <w:r w:rsidRPr="00BE3786">
        <w:rPr>
          <w:rFonts w:ascii="Arial" w:hAnsi="Arial" w:cs="Arial"/>
          <w:noProof/>
          <w:sz w:val="22"/>
          <w:rPrChange w:id="3376" w:author="Guo, Shicheng" w:date="2019-11-07T17:21:00Z">
            <w:rPr>
              <w:noProof/>
            </w:rPr>
          </w:rPrChange>
        </w:rPr>
        <w:t xml:space="preserve"> </w:t>
      </w:r>
      <w:r w:rsidRPr="00BE3786">
        <w:rPr>
          <w:rFonts w:ascii="Arial" w:hAnsi="Arial" w:cs="Arial"/>
          <w:b/>
          <w:noProof/>
          <w:sz w:val="22"/>
          <w:rPrChange w:id="3377" w:author="Guo, Shicheng" w:date="2019-11-07T17:21:00Z">
            <w:rPr>
              <w:b/>
              <w:noProof/>
            </w:rPr>
          </w:rPrChange>
        </w:rPr>
        <w:t>31</w:t>
      </w:r>
      <w:r w:rsidRPr="00BE3786">
        <w:rPr>
          <w:rFonts w:ascii="Arial" w:hAnsi="Arial" w:cs="Arial"/>
          <w:noProof/>
          <w:sz w:val="22"/>
          <w:rPrChange w:id="3378" w:author="Guo, Shicheng" w:date="2019-11-07T17:21:00Z">
            <w:rPr>
              <w:noProof/>
            </w:rPr>
          </w:rPrChange>
        </w:rPr>
        <w:t>, 213-219, doi:10.1038/nbt.2514 (2013).</w:t>
      </w:r>
      <w:bookmarkEnd w:id="3370"/>
    </w:p>
    <w:p w14:paraId="63C01555" w14:textId="77777777" w:rsidR="000670AD" w:rsidRPr="00BE3786" w:rsidRDefault="000670AD" w:rsidP="00BE3786">
      <w:pPr>
        <w:pStyle w:val="EndNoteBibliography"/>
        <w:ind w:left="720" w:hanging="720"/>
        <w:rPr>
          <w:rFonts w:ascii="Arial" w:hAnsi="Arial" w:cs="Arial"/>
          <w:noProof/>
          <w:sz w:val="22"/>
          <w:rPrChange w:id="3379" w:author="Guo, Shicheng" w:date="2019-11-07T17:21:00Z">
            <w:rPr>
              <w:noProof/>
            </w:rPr>
          </w:rPrChange>
        </w:rPr>
        <w:pPrChange w:id="3380" w:author="Guo, Shicheng" w:date="2019-11-07T17:21:00Z">
          <w:pPr>
            <w:pStyle w:val="EndNoteBibliography"/>
            <w:ind w:left="720" w:hanging="720"/>
          </w:pPr>
        </w:pPrChange>
      </w:pPr>
      <w:bookmarkStart w:id="3381" w:name="_ENREF_34"/>
      <w:r w:rsidRPr="00BE3786">
        <w:rPr>
          <w:rFonts w:ascii="Arial" w:hAnsi="Arial" w:cs="Arial"/>
          <w:noProof/>
          <w:sz w:val="22"/>
          <w:rPrChange w:id="3382" w:author="Guo, Shicheng" w:date="2019-11-07T17:21:00Z">
            <w:rPr>
              <w:noProof/>
            </w:rPr>
          </w:rPrChange>
        </w:rPr>
        <w:t>34</w:t>
      </w:r>
      <w:r w:rsidRPr="00BE3786">
        <w:rPr>
          <w:rFonts w:ascii="Arial" w:hAnsi="Arial" w:cs="Arial"/>
          <w:noProof/>
          <w:sz w:val="22"/>
          <w:rPrChange w:id="3383" w:author="Guo, Shicheng" w:date="2019-11-07T17:21:00Z">
            <w:rPr>
              <w:noProof/>
            </w:rPr>
          </w:rPrChange>
        </w:rPr>
        <w:tab/>
        <w:t>DePristo, M. A.</w:t>
      </w:r>
      <w:r w:rsidRPr="00BE3786">
        <w:rPr>
          <w:rFonts w:ascii="Arial" w:hAnsi="Arial" w:cs="Arial"/>
          <w:i/>
          <w:noProof/>
          <w:sz w:val="22"/>
          <w:rPrChange w:id="3384" w:author="Guo, Shicheng" w:date="2019-11-07T17:21:00Z">
            <w:rPr>
              <w:i/>
              <w:noProof/>
            </w:rPr>
          </w:rPrChange>
        </w:rPr>
        <w:t xml:space="preserve"> et al.</w:t>
      </w:r>
      <w:r w:rsidRPr="00BE3786">
        <w:rPr>
          <w:rFonts w:ascii="Arial" w:hAnsi="Arial" w:cs="Arial"/>
          <w:noProof/>
          <w:sz w:val="22"/>
          <w:rPrChange w:id="3385" w:author="Guo, Shicheng" w:date="2019-11-07T17:21:00Z">
            <w:rPr>
              <w:noProof/>
            </w:rPr>
          </w:rPrChange>
        </w:rPr>
        <w:t xml:space="preserve"> A framework for variation discovery and genotyping using next-generation DNA sequencing data. </w:t>
      </w:r>
      <w:r w:rsidRPr="00BE3786">
        <w:rPr>
          <w:rFonts w:ascii="Arial" w:hAnsi="Arial" w:cs="Arial"/>
          <w:i/>
          <w:noProof/>
          <w:sz w:val="22"/>
          <w:rPrChange w:id="3386" w:author="Guo, Shicheng" w:date="2019-11-07T17:21:00Z">
            <w:rPr>
              <w:i/>
              <w:noProof/>
            </w:rPr>
          </w:rPrChange>
        </w:rPr>
        <w:t>Nature genetics</w:t>
      </w:r>
      <w:r w:rsidRPr="00BE3786">
        <w:rPr>
          <w:rFonts w:ascii="Arial" w:hAnsi="Arial" w:cs="Arial"/>
          <w:noProof/>
          <w:sz w:val="22"/>
          <w:rPrChange w:id="3387" w:author="Guo, Shicheng" w:date="2019-11-07T17:21:00Z">
            <w:rPr>
              <w:noProof/>
            </w:rPr>
          </w:rPrChange>
        </w:rPr>
        <w:t xml:space="preserve"> </w:t>
      </w:r>
      <w:r w:rsidRPr="00BE3786">
        <w:rPr>
          <w:rFonts w:ascii="Arial" w:hAnsi="Arial" w:cs="Arial"/>
          <w:b/>
          <w:noProof/>
          <w:sz w:val="22"/>
          <w:rPrChange w:id="3388" w:author="Guo, Shicheng" w:date="2019-11-07T17:21:00Z">
            <w:rPr>
              <w:b/>
              <w:noProof/>
            </w:rPr>
          </w:rPrChange>
        </w:rPr>
        <w:t>43</w:t>
      </w:r>
      <w:r w:rsidRPr="00BE3786">
        <w:rPr>
          <w:rFonts w:ascii="Arial" w:hAnsi="Arial" w:cs="Arial"/>
          <w:noProof/>
          <w:sz w:val="22"/>
          <w:rPrChange w:id="3389" w:author="Guo, Shicheng" w:date="2019-11-07T17:21:00Z">
            <w:rPr>
              <w:noProof/>
            </w:rPr>
          </w:rPrChange>
        </w:rPr>
        <w:t>, 491-498, doi:10.1038/ng.806 (2011).</w:t>
      </w:r>
      <w:bookmarkEnd w:id="3381"/>
    </w:p>
    <w:p w14:paraId="0C937050" w14:textId="77777777" w:rsidR="000670AD" w:rsidRPr="00BE3786" w:rsidRDefault="000670AD" w:rsidP="00BE3786">
      <w:pPr>
        <w:pStyle w:val="EndNoteBibliography"/>
        <w:ind w:left="720" w:hanging="720"/>
        <w:rPr>
          <w:rFonts w:ascii="Arial" w:hAnsi="Arial" w:cs="Arial"/>
          <w:noProof/>
          <w:sz w:val="22"/>
          <w:rPrChange w:id="3390" w:author="Guo, Shicheng" w:date="2019-11-07T17:21:00Z">
            <w:rPr>
              <w:noProof/>
            </w:rPr>
          </w:rPrChange>
        </w:rPr>
        <w:pPrChange w:id="3391" w:author="Guo, Shicheng" w:date="2019-11-07T17:21:00Z">
          <w:pPr>
            <w:pStyle w:val="EndNoteBibliography"/>
            <w:ind w:left="720" w:hanging="720"/>
          </w:pPr>
        </w:pPrChange>
      </w:pPr>
      <w:bookmarkStart w:id="3392" w:name="_ENREF_35"/>
      <w:r w:rsidRPr="00BE3786">
        <w:rPr>
          <w:rFonts w:ascii="Arial" w:hAnsi="Arial" w:cs="Arial"/>
          <w:noProof/>
          <w:sz w:val="22"/>
          <w:rPrChange w:id="3393" w:author="Guo, Shicheng" w:date="2019-11-07T17:21:00Z">
            <w:rPr>
              <w:noProof/>
            </w:rPr>
          </w:rPrChange>
        </w:rPr>
        <w:t>35</w:t>
      </w:r>
      <w:r w:rsidRPr="00BE3786">
        <w:rPr>
          <w:rFonts w:ascii="Arial" w:hAnsi="Arial" w:cs="Arial"/>
          <w:noProof/>
          <w:sz w:val="22"/>
          <w:rPrChange w:id="3394" w:author="Guo, Shicheng" w:date="2019-11-07T17:21:00Z">
            <w:rPr>
              <w:noProof/>
            </w:rPr>
          </w:rPrChange>
        </w:rPr>
        <w:tab/>
        <w:t xml:space="preserve">Wang, K., Li, M. &amp; Hakonarson, H. ANNOVAR: functional annotation of genetic variants from high-throughput sequencing data. </w:t>
      </w:r>
      <w:r w:rsidRPr="00BE3786">
        <w:rPr>
          <w:rFonts w:ascii="Arial" w:hAnsi="Arial" w:cs="Arial"/>
          <w:i/>
          <w:noProof/>
          <w:sz w:val="22"/>
          <w:rPrChange w:id="3395" w:author="Guo, Shicheng" w:date="2019-11-07T17:21:00Z">
            <w:rPr>
              <w:i/>
              <w:noProof/>
            </w:rPr>
          </w:rPrChange>
        </w:rPr>
        <w:t>Nucleic acids research</w:t>
      </w:r>
      <w:r w:rsidRPr="00BE3786">
        <w:rPr>
          <w:rFonts w:ascii="Arial" w:hAnsi="Arial" w:cs="Arial"/>
          <w:noProof/>
          <w:sz w:val="22"/>
          <w:rPrChange w:id="3396" w:author="Guo, Shicheng" w:date="2019-11-07T17:21:00Z">
            <w:rPr>
              <w:noProof/>
            </w:rPr>
          </w:rPrChange>
        </w:rPr>
        <w:t xml:space="preserve"> </w:t>
      </w:r>
      <w:r w:rsidRPr="00BE3786">
        <w:rPr>
          <w:rFonts w:ascii="Arial" w:hAnsi="Arial" w:cs="Arial"/>
          <w:b/>
          <w:noProof/>
          <w:sz w:val="22"/>
          <w:rPrChange w:id="3397" w:author="Guo, Shicheng" w:date="2019-11-07T17:21:00Z">
            <w:rPr>
              <w:b/>
              <w:noProof/>
            </w:rPr>
          </w:rPrChange>
        </w:rPr>
        <w:t>38</w:t>
      </w:r>
      <w:r w:rsidRPr="00BE3786">
        <w:rPr>
          <w:rFonts w:ascii="Arial" w:hAnsi="Arial" w:cs="Arial"/>
          <w:noProof/>
          <w:sz w:val="22"/>
          <w:rPrChange w:id="3398" w:author="Guo, Shicheng" w:date="2019-11-07T17:21:00Z">
            <w:rPr>
              <w:noProof/>
            </w:rPr>
          </w:rPrChange>
        </w:rPr>
        <w:t>, e164, doi:10.1093/nar/gkq603 (2010).</w:t>
      </w:r>
      <w:bookmarkEnd w:id="3392"/>
    </w:p>
    <w:p w14:paraId="5FC863E0" w14:textId="77777777" w:rsidR="000670AD" w:rsidRPr="00BE3786" w:rsidRDefault="000670AD" w:rsidP="00BE3786">
      <w:pPr>
        <w:pStyle w:val="EndNoteBibliography"/>
        <w:ind w:left="720" w:hanging="720"/>
        <w:rPr>
          <w:rFonts w:ascii="Arial" w:hAnsi="Arial" w:cs="Arial"/>
          <w:noProof/>
          <w:sz w:val="22"/>
          <w:rPrChange w:id="3399" w:author="Guo, Shicheng" w:date="2019-11-07T17:21:00Z">
            <w:rPr>
              <w:noProof/>
            </w:rPr>
          </w:rPrChange>
        </w:rPr>
        <w:pPrChange w:id="3400" w:author="Guo, Shicheng" w:date="2019-11-07T17:21:00Z">
          <w:pPr>
            <w:pStyle w:val="EndNoteBibliography"/>
            <w:ind w:left="720" w:hanging="720"/>
          </w:pPr>
        </w:pPrChange>
      </w:pPr>
      <w:bookmarkStart w:id="3401" w:name="_ENREF_36"/>
      <w:r w:rsidRPr="00BE3786">
        <w:rPr>
          <w:rFonts w:ascii="Arial" w:hAnsi="Arial" w:cs="Arial"/>
          <w:noProof/>
          <w:sz w:val="22"/>
          <w:rPrChange w:id="3402" w:author="Guo, Shicheng" w:date="2019-11-07T17:21:00Z">
            <w:rPr>
              <w:noProof/>
            </w:rPr>
          </w:rPrChange>
        </w:rPr>
        <w:t>36</w:t>
      </w:r>
      <w:r w:rsidRPr="00BE3786">
        <w:rPr>
          <w:rFonts w:ascii="Arial" w:hAnsi="Arial" w:cs="Arial"/>
          <w:noProof/>
          <w:sz w:val="22"/>
          <w:rPrChange w:id="3403" w:author="Guo, Shicheng" w:date="2019-11-07T17:21:00Z">
            <w:rPr>
              <w:noProof/>
            </w:rPr>
          </w:rPrChange>
        </w:rPr>
        <w:tab/>
        <w:t>Ramos, A. H.</w:t>
      </w:r>
      <w:r w:rsidRPr="00BE3786">
        <w:rPr>
          <w:rFonts w:ascii="Arial" w:hAnsi="Arial" w:cs="Arial"/>
          <w:i/>
          <w:noProof/>
          <w:sz w:val="22"/>
          <w:rPrChange w:id="3404" w:author="Guo, Shicheng" w:date="2019-11-07T17:21:00Z">
            <w:rPr>
              <w:i/>
              <w:noProof/>
            </w:rPr>
          </w:rPrChange>
        </w:rPr>
        <w:t xml:space="preserve"> et al.</w:t>
      </w:r>
      <w:r w:rsidRPr="00BE3786">
        <w:rPr>
          <w:rFonts w:ascii="Arial" w:hAnsi="Arial" w:cs="Arial"/>
          <w:noProof/>
          <w:sz w:val="22"/>
          <w:rPrChange w:id="3405" w:author="Guo, Shicheng" w:date="2019-11-07T17:21:00Z">
            <w:rPr>
              <w:noProof/>
            </w:rPr>
          </w:rPrChange>
        </w:rPr>
        <w:t xml:space="preserve"> Oncotator: cancer variant annotation tool. </w:t>
      </w:r>
      <w:r w:rsidRPr="00BE3786">
        <w:rPr>
          <w:rFonts w:ascii="Arial" w:hAnsi="Arial" w:cs="Arial"/>
          <w:i/>
          <w:noProof/>
          <w:sz w:val="22"/>
          <w:rPrChange w:id="3406" w:author="Guo, Shicheng" w:date="2019-11-07T17:21:00Z">
            <w:rPr>
              <w:i/>
              <w:noProof/>
            </w:rPr>
          </w:rPrChange>
        </w:rPr>
        <w:t>Human mutation</w:t>
      </w:r>
      <w:r w:rsidRPr="00BE3786">
        <w:rPr>
          <w:rFonts w:ascii="Arial" w:hAnsi="Arial" w:cs="Arial"/>
          <w:noProof/>
          <w:sz w:val="22"/>
          <w:rPrChange w:id="3407" w:author="Guo, Shicheng" w:date="2019-11-07T17:21:00Z">
            <w:rPr>
              <w:noProof/>
            </w:rPr>
          </w:rPrChange>
        </w:rPr>
        <w:t xml:space="preserve"> </w:t>
      </w:r>
      <w:r w:rsidRPr="00BE3786">
        <w:rPr>
          <w:rFonts w:ascii="Arial" w:hAnsi="Arial" w:cs="Arial"/>
          <w:b/>
          <w:noProof/>
          <w:sz w:val="22"/>
          <w:rPrChange w:id="3408" w:author="Guo, Shicheng" w:date="2019-11-07T17:21:00Z">
            <w:rPr>
              <w:b/>
              <w:noProof/>
            </w:rPr>
          </w:rPrChange>
        </w:rPr>
        <w:t>36</w:t>
      </w:r>
      <w:r w:rsidRPr="00BE3786">
        <w:rPr>
          <w:rFonts w:ascii="Arial" w:hAnsi="Arial" w:cs="Arial"/>
          <w:noProof/>
          <w:sz w:val="22"/>
          <w:rPrChange w:id="3409" w:author="Guo, Shicheng" w:date="2019-11-07T17:21:00Z">
            <w:rPr>
              <w:noProof/>
            </w:rPr>
          </w:rPrChange>
        </w:rPr>
        <w:t xml:space="preserve">, E2423-2429, </w:t>
      </w:r>
      <w:r w:rsidRPr="00BE3786">
        <w:rPr>
          <w:rFonts w:ascii="Arial" w:hAnsi="Arial" w:cs="Arial"/>
          <w:noProof/>
          <w:sz w:val="22"/>
          <w:rPrChange w:id="3410" w:author="Guo, Shicheng" w:date="2019-11-07T17:21:00Z">
            <w:rPr>
              <w:noProof/>
            </w:rPr>
          </w:rPrChange>
        </w:rPr>
        <w:lastRenderedPageBreak/>
        <w:t>doi:10.1002/humu.22771 (2015).</w:t>
      </w:r>
      <w:bookmarkEnd w:id="3401"/>
    </w:p>
    <w:p w14:paraId="13E4633B" w14:textId="77777777" w:rsidR="000670AD" w:rsidRPr="00BE3786" w:rsidRDefault="000670AD" w:rsidP="00BE3786">
      <w:pPr>
        <w:pStyle w:val="EndNoteBibliography"/>
        <w:ind w:left="720" w:hanging="720"/>
        <w:rPr>
          <w:rFonts w:ascii="Arial" w:hAnsi="Arial" w:cs="Arial"/>
          <w:noProof/>
          <w:sz w:val="22"/>
          <w:rPrChange w:id="3411" w:author="Guo, Shicheng" w:date="2019-11-07T17:21:00Z">
            <w:rPr>
              <w:noProof/>
            </w:rPr>
          </w:rPrChange>
        </w:rPr>
        <w:pPrChange w:id="3412" w:author="Guo, Shicheng" w:date="2019-11-07T17:21:00Z">
          <w:pPr>
            <w:pStyle w:val="EndNoteBibliography"/>
            <w:ind w:left="720" w:hanging="720"/>
          </w:pPr>
        </w:pPrChange>
      </w:pPr>
      <w:bookmarkStart w:id="3413" w:name="_ENREF_37"/>
      <w:r w:rsidRPr="00BE3786">
        <w:rPr>
          <w:rFonts w:ascii="Arial" w:hAnsi="Arial" w:cs="Arial"/>
          <w:noProof/>
          <w:sz w:val="22"/>
          <w:rPrChange w:id="3414" w:author="Guo, Shicheng" w:date="2019-11-07T17:21:00Z">
            <w:rPr>
              <w:noProof/>
            </w:rPr>
          </w:rPrChange>
        </w:rPr>
        <w:t>37</w:t>
      </w:r>
      <w:r w:rsidRPr="00BE3786">
        <w:rPr>
          <w:rFonts w:ascii="Arial" w:hAnsi="Arial" w:cs="Arial"/>
          <w:noProof/>
          <w:sz w:val="22"/>
          <w:rPrChange w:id="3415" w:author="Guo, Shicheng" w:date="2019-11-07T17:21:00Z">
            <w:rPr>
              <w:noProof/>
            </w:rPr>
          </w:rPrChange>
        </w:rPr>
        <w:tab/>
        <w:t xml:space="preserve">Mayakonda, A., Lin, D. C., Assenov, Y., Plass, C. &amp; Koeffler, H. P. Maftools: efficient and comprehensive analysis of somatic variants in cancer. </w:t>
      </w:r>
      <w:r w:rsidRPr="00BE3786">
        <w:rPr>
          <w:rFonts w:ascii="Arial" w:hAnsi="Arial" w:cs="Arial"/>
          <w:i/>
          <w:noProof/>
          <w:sz w:val="22"/>
          <w:rPrChange w:id="3416" w:author="Guo, Shicheng" w:date="2019-11-07T17:21:00Z">
            <w:rPr>
              <w:i/>
              <w:noProof/>
            </w:rPr>
          </w:rPrChange>
        </w:rPr>
        <w:t>Genome Res</w:t>
      </w:r>
      <w:r w:rsidRPr="00BE3786">
        <w:rPr>
          <w:rFonts w:ascii="Arial" w:hAnsi="Arial" w:cs="Arial"/>
          <w:noProof/>
          <w:sz w:val="22"/>
          <w:rPrChange w:id="3417" w:author="Guo, Shicheng" w:date="2019-11-07T17:21:00Z">
            <w:rPr>
              <w:noProof/>
            </w:rPr>
          </w:rPrChange>
        </w:rPr>
        <w:t xml:space="preserve"> </w:t>
      </w:r>
      <w:r w:rsidRPr="00BE3786">
        <w:rPr>
          <w:rFonts w:ascii="Arial" w:hAnsi="Arial" w:cs="Arial"/>
          <w:b/>
          <w:noProof/>
          <w:sz w:val="22"/>
          <w:rPrChange w:id="3418" w:author="Guo, Shicheng" w:date="2019-11-07T17:21:00Z">
            <w:rPr>
              <w:b/>
              <w:noProof/>
            </w:rPr>
          </w:rPrChange>
        </w:rPr>
        <w:t>28</w:t>
      </w:r>
      <w:r w:rsidRPr="00BE3786">
        <w:rPr>
          <w:rFonts w:ascii="Arial" w:hAnsi="Arial" w:cs="Arial"/>
          <w:noProof/>
          <w:sz w:val="22"/>
          <w:rPrChange w:id="3419" w:author="Guo, Shicheng" w:date="2019-11-07T17:21:00Z">
            <w:rPr>
              <w:noProof/>
            </w:rPr>
          </w:rPrChange>
        </w:rPr>
        <w:t>, 1747-1756, doi:10.1101/gr.239244.118 (2018).</w:t>
      </w:r>
      <w:bookmarkEnd w:id="3413"/>
    </w:p>
    <w:p w14:paraId="68ABB38D" w14:textId="77777777" w:rsidR="000670AD" w:rsidRPr="00BE3786" w:rsidRDefault="000670AD" w:rsidP="00BE3786">
      <w:pPr>
        <w:pStyle w:val="EndNoteBibliography"/>
        <w:ind w:left="720" w:hanging="720"/>
        <w:rPr>
          <w:rFonts w:ascii="Arial" w:hAnsi="Arial" w:cs="Arial"/>
          <w:noProof/>
          <w:sz w:val="22"/>
          <w:rPrChange w:id="3420" w:author="Guo, Shicheng" w:date="2019-11-07T17:21:00Z">
            <w:rPr>
              <w:noProof/>
            </w:rPr>
          </w:rPrChange>
        </w:rPr>
        <w:pPrChange w:id="3421" w:author="Guo, Shicheng" w:date="2019-11-07T17:21:00Z">
          <w:pPr>
            <w:pStyle w:val="EndNoteBibliography"/>
            <w:ind w:left="720" w:hanging="720"/>
          </w:pPr>
        </w:pPrChange>
      </w:pPr>
      <w:bookmarkStart w:id="3422" w:name="_ENREF_38"/>
      <w:r w:rsidRPr="00BE3786">
        <w:rPr>
          <w:rFonts w:ascii="Arial" w:hAnsi="Arial" w:cs="Arial"/>
          <w:noProof/>
          <w:sz w:val="22"/>
          <w:rPrChange w:id="3423" w:author="Guo, Shicheng" w:date="2019-11-07T17:21:00Z">
            <w:rPr>
              <w:noProof/>
            </w:rPr>
          </w:rPrChange>
        </w:rPr>
        <w:t>38</w:t>
      </w:r>
      <w:r w:rsidRPr="00BE3786">
        <w:rPr>
          <w:rFonts w:ascii="Arial" w:hAnsi="Arial" w:cs="Arial"/>
          <w:noProof/>
          <w:sz w:val="22"/>
          <w:rPrChange w:id="3424" w:author="Guo, Shicheng" w:date="2019-11-07T17:21:00Z">
            <w:rPr>
              <w:noProof/>
            </w:rPr>
          </w:rPrChange>
        </w:rPr>
        <w:tab/>
        <w:t>Rubio-Perez, C.</w:t>
      </w:r>
      <w:r w:rsidRPr="00BE3786">
        <w:rPr>
          <w:rFonts w:ascii="Arial" w:hAnsi="Arial" w:cs="Arial"/>
          <w:i/>
          <w:noProof/>
          <w:sz w:val="22"/>
          <w:rPrChange w:id="3425" w:author="Guo, Shicheng" w:date="2019-11-07T17:21:00Z">
            <w:rPr>
              <w:i/>
              <w:noProof/>
            </w:rPr>
          </w:rPrChange>
        </w:rPr>
        <w:t xml:space="preserve"> et al.</w:t>
      </w:r>
      <w:r w:rsidRPr="00BE3786">
        <w:rPr>
          <w:rFonts w:ascii="Arial" w:hAnsi="Arial" w:cs="Arial"/>
          <w:noProof/>
          <w:sz w:val="22"/>
          <w:rPrChange w:id="3426" w:author="Guo, Shicheng" w:date="2019-11-07T17:21:00Z">
            <w:rPr>
              <w:noProof/>
            </w:rPr>
          </w:rPrChange>
        </w:rPr>
        <w:t xml:space="preserve"> In silico prescription of anticancer drugs to cohorts of 28 tumor types reveals targeting opportunities. </w:t>
      </w:r>
      <w:r w:rsidRPr="00BE3786">
        <w:rPr>
          <w:rFonts w:ascii="Arial" w:hAnsi="Arial" w:cs="Arial"/>
          <w:i/>
          <w:noProof/>
          <w:sz w:val="22"/>
          <w:rPrChange w:id="3427" w:author="Guo, Shicheng" w:date="2019-11-07T17:21:00Z">
            <w:rPr>
              <w:i/>
              <w:noProof/>
            </w:rPr>
          </w:rPrChange>
        </w:rPr>
        <w:t>Cancer cell</w:t>
      </w:r>
      <w:r w:rsidRPr="00BE3786">
        <w:rPr>
          <w:rFonts w:ascii="Arial" w:hAnsi="Arial" w:cs="Arial"/>
          <w:noProof/>
          <w:sz w:val="22"/>
          <w:rPrChange w:id="3428" w:author="Guo, Shicheng" w:date="2019-11-07T17:21:00Z">
            <w:rPr>
              <w:noProof/>
            </w:rPr>
          </w:rPrChange>
        </w:rPr>
        <w:t xml:space="preserve"> </w:t>
      </w:r>
      <w:r w:rsidRPr="00BE3786">
        <w:rPr>
          <w:rFonts w:ascii="Arial" w:hAnsi="Arial" w:cs="Arial"/>
          <w:b/>
          <w:noProof/>
          <w:sz w:val="22"/>
          <w:rPrChange w:id="3429" w:author="Guo, Shicheng" w:date="2019-11-07T17:21:00Z">
            <w:rPr>
              <w:b/>
              <w:noProof/>
            </w:rPr>
          </w:rPrChange>
        </w:rPr>
        <w:t>27</w:t>
      </w:r>
      <w:r w:rsidRPr="00BE3786">
        <w:rPr>
          <w:rFonts w:ascii="Arial" w:hAnsi="Arial" w:cs="Arial"/>
          <w:noProof/>
          <w:sz w:val="22"/>
          <w:rPrChange w:id="3430" w:author="Guo, Shicheng" w:date="2019-11-07T17:21:00Z">
            <w:rPr>
              <w:noProof/>
            </w:rPr>
          </w:rPrChange>
        </w:rPr>
        <w:t>, 382-396, doi:10.1016/j.ccell.2015.02.007 (2015).</w:t>
      </w:r>
      <w:bookmarkEnd w:id="3422"/>
    </w:p>
    <w:p w14:paraId="0112EC51" w14:textId="77777777" w:rsidR="000670AD" w:rsidRPr="00BE3786" w:rsidRDefault="000670AD" w:rsidP="00BE3786">
      <w:pPr>
        <w:pStyle w:val="EndNoteBibliography"/>
        <w:ind w:left="720" w:hanging="720"/>
        <w:rPr>
          <w:rFonts w:ascii="Arial" w:hAnsi="Arial" w:cs="Arial"/>
          <w:noProof/>
          <w:sz w:val="22"/>
          <w:rPrChange w:id="3431" w:author="Guo, Shicheng" w:date="2019-11-07T17:21:00Z">
            <w:rPr>
              <w:noProof/>
            </w:rPr>
          </w:rPrChange>
        </w:rPr>
        <w:pPrChange w:id="3432" w:author="Guo, Shicheng" w:date="2019-11-07T17:21:00Z">
          <w:pPr>
            <w:pStyle w:val="EndNoteBibliography"/>
            <w:ind w:left="720" w:hanging="720"/>
          </w:pPr>
        </w:pPrChange>
      </w:pPr>
      <w:bookmarkStart w:id="3433" w:name="_ENREF_39"/>
      <w:r w:rsidRPr="00BE3786">
        <w:rPr>
          <w:rFonts w:ascii="Arial" w:hAnsi="Arial" w:cs="Arial"/>
          <w:noProof/>
          <w:sz w:val="22"/>
          <w:rPrChange w:id="3434" w:author="Guo, Shicheng" w:date="2019-11-07T17:21:00Z">
            <w:rPr>
              <w:noProof/>
            </w:rPr>
          </w:rPrChange>
        </w:rPr>
        <w:t>39</w:t>
      </w:r>
      <w:r w:rsidRPr="00BE3786">
        <w:rPr>
          <w:rFonts w:ascii="Arial" w:hAnsi="Arial" w:cs="Arial"/>
          <w:noProof/>
          <w:sz w:val="22"/>
          <w:rPrChange w:id="3435" w:author="Guo, Shicheng" w:date="2019-11-07T17:21:00Z">
            <w:rPr>
              <w:noProof/>
            </w:rPr>
          </w:rPrChange>
        </w:rPr>
        <w:tab/>
        <w:t>Dang, H. X.</w:t>
      </w:r>
      <w:r w:rsidRPr="00BE3786">
        <w:rPr>
          <w:rFonts w:ascii="Arial" w:hAnsi="Arial" w:cs="Arial"/>
          <w:i/>
          <w:noProof/>
          <w:sz w:val="22"/>
          <w:rPrChange w:id="3436" w:author="Guo, Shicheng" w:date="2019-11-07T17:21:00Z">
            <w:rPr>
              <w:i/>
              <w:noProof/>
            </w:rPr>
          </w:rPrChange>
        </w:rPr>
        <w:t xml:space="preserve"> et al.</w:t>
      </w:r>
      <w:r w:rsidRPr="00BE3786">
        <w:rPr>
          <w:rFonts w:ascii="Arial" w:hAnsi="Arial" w:cs="Arial"/>
          <w:noProof/>
          <w:sz w:val="22"/>
          <w:rPrChange w:id="3437" w:author="Guo, Shicheng" w:date="2019-11-07T17:21:00Z">
            <w:rPr>
              <w:noProof/>
            </w:rPr>
          </w:rPrChange>
        </w:rPr>
        <w:t xml:space="preserve"> ClonEvol: clonal ordering and visualization in cancer sequencing. </w:t>
      </w:r>
      <w:r w:rsidRPr="00BE3786">
        <w:rPr>
          <w:rFonts w:ascii="Arial" w:hAnsi="Arial" w:cs="Arial"/>
          <w:i/>
          <w:noProof/>
          <w:sz w:val="22"/>
          <w:rPrChange w:id="3438" w:author="Guo, Shicheng" w:date="2019-11-07T17:21:00Z">
            <w:rPr>
              <w:i/>
              <w:noProof/>
            </w:rPr>
          </w:rPrChange>
        </w:rPr>
        <w:t>Ann Oncol</w:t>
      </w:r>
      <w:r w:rsidRPr="00BE3786">
        <w:rPr>
          <w:rFonts w:ascii="Arial" w:hAnsi="Arial" w:cs="Arial"/>
          <w:noProof/>
          <w:sz w:val="22"/>
          <w:rPrChange w:id="3439" w:author="Guo, Shicheng" w:date="2019-11-07T17:21:00Z">
            <w:rPr>
              <w:noProof/>
            </w:rPr>
          </w:rPrChange>
        </w:rPr>
        <w:t xml:space="preserve"> </w:t>
      </w:r>
      <w:r w:rsidRPr="00BE3786">
        <w:rPr>
          <w:rFonts w:ascii="Arial" w:hAnsi="Arial" w:cs="Arial"/>
          <w:b/>
          <w:noProof/>
          <w:sz w:val="22"/>
          <w:rPrChange w:id="3440" w:author="Guo, Shicheng" w:date="2019-11-07T17:21:00Z">
            <w:rPr>
              <w:b/>
              <w:noProof/>
            </w:rPr>
          </w:rPrChange>
        </w:rPr>
        <w:t>28</w:t>
      </w:r>
      <w:r w:rsidRPr="00BE3786">
        <w:rPr>
          <w:rFonts w:ascii="Arial" w:hAnsi="Arial" w:cs="Arial"/>
          <w:noProof/>
          <w:sz w:val="22"/>
          <w:rPrChange w:id="3441" w:author="Guo, Shicheng" w:date="2019-11-07T17:21:00Z">
            <w:rPr>
              <w:noProof/>
            </w:rPr>
          </w:rPrChange>
        </w:rPr>
        <w:t>, 3076-3082, doi:10.1093/annonc/mdx517 (2017).</w:t>
      </w:r>
      <w:bookmarkEnd w:id="3433"/>
    </w:p>
    <w:p w14:paraId="0EA01FFD" w14:textId="2492F0DC" w:rsidR="000670AD" w:rsidRPr="00BE3786" w:rsidRDefault="000670AD" w:rsidP="00BE3786">
      <w:pPr>
        <w:pStyle w:val="EndNoteBibliography"/>
        <w:ind w:left="720" w:hanging="720"/>
        <w:rPr>
          <w:rFonts w:ascii="Arial" w:hAnsi="Arial" w:cs="Arial"/>
          <w:noProof/>
          <w:sz w:val="22"/>
          <w:rPrChange w:id="3442" w:author="Guo, Shicheng" w:date="2019-11-07T17:21:00Z">
            <w:rPr>
              <w:noProof/>
            </w:rPr>
          </w:rPrChange>
        </w:rPr>
        <w:pPrChange w:id="3443" w:author="Guo, Shicheng" w:date="2019-11-07T17:21:00Z">
          <w:pPr>
            <w:pStyle w:val="EndNoteBibliography"/>
            <w:ind w:left="720" w:hanging="720"/>
          </w:pPr>
        </w:pPrChange>
      </w:pPr>
      <w:bookmarkStart w:id="3444" w:name="_ENREF_40"/>
      <w:r w:rsidRPr="00BE3786">
        <w:rPr>
          <w:rFonts w:ascii="Arial" w:hAnsi="Arial" w:cs="Arial"/>
          <w:noProof/>
          <w:sz w:val="22"/>
          <w:rPrChange w:id="3445" w:author="Guo, Shicheng" w:date="2019-11-07T17:21:00Z">
            <w:rPr>
              <w:noProof/>
            </w:rPr>
          </w:rPrChange>
        </w:rPr>
        <w:t>40</w:t>
      </w:r>
      <w:r w:rsidRPr="00BE3786">
        <w:rPr>
          <w:rFonts w:ascii="Arial" w:hAnsi="Arial" w:cs="Arial"/>
          <w:noProof/>
          <w:sz w:val="22"/>
          <w:rPrChange w:id="3446" w:author="Guo, Shicheng" w:date="2019-11-07T17:21:00Z">
            <w:rPr>
              <w:noProof/>
            </w:rPr>
          </w:rPrChange>
        </w:rPr>
        <w:tab/>
        <w:t xml:space="preserve">Kassambara, A. </w:t>
      </w:r>
      <w:r w:rsidRPr="00BE3786">
        <w:rPr>
          <w:rFonts w:ascii="Arial" w:hAnsi="Arial" w:cs="Arial"/>
          <w:i/>
          <w:noProof/>
          <w:sz w:val="22"/>
          <w:rPrChange w:id="3447" w:author="Guo, Shicheng" w:date="2019-11-07T17:21:00Z">
            <w:rPr>
              <w:i/>
              <w:noProof/>
            </w:rPr>
          </w:rPrChange>
        </w:rPr>
        <w:t>ggpubr: 'ggplot2' Based Publication Ready Plots</w:t>
      </w:r>
      <w:r w:rsidRPr="00BE3786">
        <w:rPr>
          <w:rFonts w:ascii="Arial" w:hAnsi="Arial" w:cs="Arial"/>
          <w:noProof/>
          <w:sz w:val="22"/>
          <w:rPrChange w:id="3448" w:author="Guo, Shicheng" w:date="2019-11-07T17:21:00Z">
            <w:rPr>
              <w:noProof/>
            </w:rPr>
          </w:rPrChange>
        </w:rPr>
        <w:t>, &lt;</w:t>
      </w:r>
      <w:r w:rsidR="00870C74" w:rsidRPr="00BE3786">
        <w:rPr>
          <w:rFonts w:ascii="Arial" w:hAnsi="Arial" w:cs="Arial"/>
          <w:sz w:val="22"/>
          <w:rPrChange w:id="3449" w:author="Guo, Shicheng" w:date="2019-11-07T17:21:00Z">
            <w:rPr/>
          </w:rPrChange>
        </w:rPr>
        <w:fldChar w:fldCharType="begin"/>
      </w:r>
      <w:r w:rsidR="00870C74" w:rsidRPr="00BE3786">
        <w:rPr>
          <w:rFonts w:ascii="Arial" w:hAnsi="Arial" w:cs="Arial"/>
          <w:sz w:val="22"/>
          <w:rPrChange w:id="3450" w:author="Guo, Shicheng" w:date="2019-11-07T17:21:00Z">
            <w:rPr/>
          </w:rPrChange>
        </w:rPr>
        <w:instrText xml:space="preserve"> HYPERLINK "http://www.sthda.com/english/rpkgs/ggpubr" </w:instrText>
      </w:r>
      <w:r w:rsidR="00870C74" w:rsidRPr="00BE3786">
        <w:rPr>
          <w:rFonts w:ascii="Arial" w:hAnsi="Arial" w:cs="Arial"/>
          <w:sz w:val="22"/>
          <w:rPrChange w:id="3451" w:author="Guo, Shicheng" w:date="2019-11-07T17:21:00Z">
            <w:rPr/>
          </w:rPrChange>
        </w:rPr>
        <w:fldChar w:fldCharType="separate"/>
      </w:r>
      <w:r w:rsidRPr="00BE3786">
        <w:rPr>
          <w:rStyle w:val="Hyperlink"/>
          <w:rFonts w:ascii="Arial" w:hAnsi="Arial" w:cs="Arial"/>
          <w:noProof/>
          <w:sz w:val="22"/>
          <w:rPrChange w:id="3452" w:author="Guo, Shicheng" w:date="2019-11-07T17:21:00Z">
            <w:rPr>
              <w:rStyle w:val="Hyperlink"/>
              <w:noProof/>
            </w:rPr>
          </w:rPrChange>
        </w:rPr>
        <w:t>http://www.sthda.com/english/rpkgs/ggpubr</w:t>
      </w:r>
      <w:r w:rsidR="00870C74" w:rsidRPr="00BE3786">
        <w:rPr>
          <w:rStyle w:val="Hyperlink"/>
          <w:rFonts w:ascii="Arial" w:hAnsi="Arial" w:cs="Arial"/>
          <w:noProof/>
          <w:sz w:val="22"/>
          <w:rPrChange w:id="3453" w:author="Guo, Shicheng" w:date="2019-11-07T17:21:00Z">
            <w:rPr>
              <w:rStyle w:val="Hyperlink"/>
              <w:noProof/>
            </w:rPr>
          </w:rPrChange>
        </w:rPr>
        <w:fldChar w:fldCharType="end"/>
      </w:r>
      <w:r w:rsidRPr="00BE3786">
        <w:rPr>
          <w:rFonts w:ascii="Arial" w:hAnsi="Arial" w:cs="Arial"/>
          <w:noProof/>
          <w:sz w:val="22"/>
          <w:rPrChange w:id="3454" w:author="Guo, Shicheng" w:date="2019-11-07T17:21:00Z">
            <w:rPr>
              <w:noProof/>
            </w:rPr>
          </w:rPrChange>
        </w:rPr>
        <w:t>&gt; (2018).</w:t>
      </w:r>
      <w:bookmarkEnd w:id="3444"/>
    </w:p>
    <w:p w14:paraId="53178B42" w14:textId="4ADDED8C" w:rsidR="000670AD" w:rsidRPr="00BE3786" w:rsidRDefault="000670AD" w:rsidP="00BE3786">
      <w:pPr>
        <w:pStyle w:val="EndNoteBibliography"/>
        <w:ind w:left="720" w:hanging="720"/>
        <w:rPr>
          <w:rFonts w:ascii="Arial" w:hAnsi="Arial" w:cs="Arial"/>
          <w:noProof/>
          <w:sz w:val="22"/>
          <w:rPrChange w:id="3455" w:author="Guo, Shicheng" w:date="2019-11-07T17:21:00Z">
            <w:rPr>
              <w:noProof/>
            </w:rPr>
          </w:rPrChange>
        </w:rPr>
        <w:pPrChange w:id="3456" w:author="Guo, Shicheng" w:date="2019-11-07T17:21:00Z">
          <w:pPr>
            <w:pStyle w:val="EndNoteBibliography"/>
            <w:ind w:left="720" w:hanging="720"/>
          </w:pPr>
        </w:pPrChange>
      </w:pPr>
      <w:bookmarkStart w:id="3457" w:name="_ENREF_41"/>
      <w:r w:rsidRPr="00BE3786">
        <w:rPr>
          <w:rFonts w:ascii="Arial" w:hAnsi="Arial" w:cs="Arial"/>
          <w:noProof/>
          <w:sz w:val="22"/>
          <w:rPrChange w:id="3458" w:author="Guo, Shicheng" w:date="2019-11-07T17:21:00Z">
            <w:rPr>
              <w:noProof/>
            </w:rPr>
          </w:rPrChange>
        </w:rPr>
        <w:t>41</w:t>
      </w:r>
      <w:r w:rsidRPr="00BE3786">
        <w:rPr>
          <w:rFonts w:ascii="Arial" w:hAnsi="Arial" w:cs="Arial"/>
          <w:noProof/>
          <w:sz w:val="22"/>
          <w:rPrChange w:id="3459" w:author="Guo, Shicheng" w:date="2019-11-07T17:21:00Z">
            <w:rPr>
              <w:noProof/>
            </w:rPr>
          </w:rPrChange>
        </w:rPr>
        <w:tab/>
        <w:t xml:space="preserve">Team, R. C. </w:t>
      </w:r>
      <w:r w:rsidRPr="00BE3786">
        <w:rPr>
          <w:rFonts w:ascii="Arial" w:hAnsi="Arial" w:cs="Arial"/>
          <w:i/>
          <w:noProof/>
          <w:sz w:val="22"/>
          <w:rPrChange w:id="3460" w:author="Guo, Shicheng" w:date="2019-11-07T17:21:00Z">
            <w:rPr>
              <w:i/>
              <w:noProof/>
            </w:rPr>
          </w:rPrChange>
        </w:rPr>
        <w:t>R: A Language and Environment for Statistical Computing</w:t>
      </w:r>
      <w:r w:rsidRPr="00BE3786">
        <w:rPr>
          <w:rFonts w:ascii="Arial" w:hAnsi="Arial" w:cs="Arial"/>
          <w:noProof/>
          <w:sz w:val="22"/>
          <w:rPrChange w:id="3461" w:author="Guo, Shicheng" w:date="2019-11-07T17:21:00Z">
            <w:rPr>
              <w:noProof/>
            </w:rPr>
          </w:rPrChange>
        </w:rPr>
        <w:t>, &lt;</w:t>
      </w:r>
      <w:r w:rsidR="00870C74" w:rsidRPr="00BE3786">
        <w:rPr>
          <w:rFonts w:ascii="Arial" w:hAnsi="Arial" w:cs="Arial"/>
          <w:sz w:val="22"/>
          <w:rPrChange w:id="3462" w:author="Guo, Shicheng" w:date="2019-11-07T17:21:00Z">
            <w:rPr/>
          </w:rPrChange>
        </w:rPr>
        <w:fldChar w:fldCharType="begin"/>
      </w:r>
      <w:r w:rsidR="00870C74" w:rsidRPr="00BE3786">
        <w:rPr>
          <w:rFonts w:ascii="Arial" w:hAnsi="Arial" w:cs="Arial"/>
          <w:sz w:val="22"/>
          <w:rPrChange w:id="3463" w:author="Guo, Shicheng" w:date="2019-11-07T17:21:00Z">
            <w:rPr/>
          </w:rPrChange>
        </w:rPr>
        <w:instrText xml:space="preserve"> HYPERLINK "https://www.R-project.org/" </w:instrText>
      </w:r>
      <w:r w:rsidR="00870C74" w:rsidRPr="00BE3786">
        <w:rPr>
          <w:rFonts w:ascii="Arial" w:hAnsi="Arial" w:cs="Arial"/>
          <w:sz w:val="22"/>
          <w:rPrChange w:id="3464" w:author="Guo, Shicheng" w:date="2019-11-07T17:21:00Z">
            <w:rPr/>
          </w:rPrChange>
        </w:rPr>
        <w:fldChar w:fldCharType="separate"/>
      </w:r>
      <w:r w:rsidRPr="00BE3786">
        <w:rPr>
          <w:rStyle w:val="Hyperlink"/>
          <w:rFonts w:ascii="Arial" w:hAnsi="Arial" w:cs="Arial"/>
          <w:noProof/>
          <w:sz w:val="22"/>
          <w:rPrChange w:id="3465" w:author="Guo, Shicheng" w:date="2019-11-07T17:21:00Z">
            <w:rPr>
              <w:rStyle w:val="Hyperlink"/>
              <w:noProof/>
            </w:rPr>
          </w:rPrChange>
        </w:rPr>
        <w:t>https://www.R-project.org/</w:t>
      </w:r>
      <w:r w:rsidR="00870C74" w:rsidRPr="00BE3786">
        <w:rPr>
          <w:rStyle w:val="Hyperlink"/>
          <w:rFonts w:ascii="Arial" w:hAnsi="Arial" w:cs="Arial"/>
          <w:noProof/>
          <w:sz w:val="22"/>
          <w:rPrChange w:id="3466" w:author="Guo, Shicheng" w:date="2019-11-07T17:21:00Z">
            <w:rPr>
              <w:rStyle w:val="Hyperlink"/>
              <w:noProof/>
            </w:rPr>
          </w:rPrChange>
        </w:rPr>
        <w:fldChar w:fldCharType="end"/>
      </w:r>
      <w:r w:rsidRPr="00BE3786">
        <w:rPr>
          <w:rFonts w:ascii="Arial" w:hAnsi="Arial" w:cs="Arial"/>
          <w:noProof/>
          <w:sz w:val="22"/>
          <w:rPrChange w:id="3467" w:author="Guo, Shicheng" w:date="2019-11-07T17:21:00Z">
            <w:rPr>
              <w:noProof/>
            </w:rPr>
          </w:rPrChange>
        </w:rPr>
        <w:t>&gt; (2018).</w:t>
      </w:r>
      <w:bookmarkEnd w:id="3457"/>
    </w:p>
    <w:p w14:paraId="4C51B3A8" w14:textId="2FF7DE4A" w:rsidR="00C63463" w:rsidRPr="00BE3786" w:rsidRDefault="00E55810" w:rsidP="00BE3786">
      <w:pPr>
        <w:spacing w:beforeLines="50" w:before="156" w:afterLines="50" w:after="156"/>
        <w:rPr>
          <w:rFonts w:ascii="Arial" w:hAnsi="Arial" w:cs="Arial"/>
          <w:sz w:val="22"/>
          <w:rPrChange w:id="3468" w:author="Guo, Shicheng" w:date="2019-11-07T17:21:00Z">
            <w:rPr>
              <w:rFonts w:cs="Calibri"/>
            </w:rPr>
          </w:rPrChange>
        </w:rPr>
        <w:pPrChange w:id="3469" w:author="Guo, Shicheng" w:date="2019-11-07T17:21:00Z">
          <w:pPr>
            <w:spacing w:beforeLines="50" w:before="156" w:afterLines="50" w:after="156" w:line="360" w:lineRule="auto"/>
          </w:pPr>
        </w:pPrChange>
      </w:pPr>
      <w:r w:rsidRPr="00BE3786">
        <w:rPr>
          <w:rFonts w:ascii="Arial" w:hAnsi="Arial" w:cs="Arial"/>
          <w:sz w:val="22"/>
          <w:rPrChange w:id="3470" w:author="Guo, Shicheng" w:date="2019-11-07T17:21:00Z">
            <w:rPr>
              <w:rFonts w:ascii="Times New Roman" w:hAnsi="Times New Roman" w:cs="Times New Roman"/>
            </w:rPr>
          </w:rPrChange>
        </w:rPr>
        <w:fldChar w:fldCharType="end"/>
      </w:r>
    </w:p>
    <w:p w14:paraId="75660BB2" w14:textId="77777777" w:rsidR="00C63463" w:rsidRPr="00BE3786" w:rsidRDefault="00E55810" w:rsidP="00BE3786">
      <w:pPr>
        <w:pStyle w:val="HTMLPreformatted"/>
        <w:widowControl/>
        <w:shd w:val="clear" w:color="auto" w:fill="FFFFFF"/>
        <w:jc w:val="both"/>
        <w:rPr>
          <w:rFonts w:ascii="Arial" w:eastAsiaTheme="minorEastAsia" w:hAnsi="Arial" w:cs="Arial" w:hint="default"/>
          <w:b/>
          <w:kern w:val="2"/>
          <w:sz w:val="22"/>
          <w:szCs w:val="22"/>
          <w:rPrChange w:id="3471" w:author="Guo, Shicheng" w:date="2019-11-07T17:21:00Z">
            <w:rPr>
              <w:rFonts w:ascii="Times New Roman" w:eastAsiaTheme="minorEastAsia" w:hAnsi="Times New Roman" w:hint="default"/>
              <w:b/>
              <w:kern w:val="2"/>
            </w:rPr>
          </w:rPrChange>
        </w:rPr>
        <w:pPrChange w:id="3472" w:author="Guo, Shicheng" w:date="2019-11-07T17:21:00Z">
          <w:pPr>
            <w:pStyle w:val="HTMLPreformatted"/>
            <w:widowControl/>
            <w:shd w:val="clear" w:color="auto" w:fill="FFFFFF"/>
            <w:jc w:val="both"/>
          </w:pPr>
        </w:pPrChange>
      </w:pPr>
      <w:r w:rsidRPr="00BE3786">
        <w:rPr>
          <w:rFonts w:ascii="Arial" w:eastAsiaTheme="minorEastAsia" w:hAnsi="Arial" w:cs="Arial" w:hint="default"/>
          <w:b/>
          <w:kern w:val="2"/>
          <w:sz w:val="22"/>
          <w:szCs w:val="22"/>
          <w:rPrChange w:id="3473" w:author="Guo, Shicheng" w:date="2019-11-07T17:21:00Z">
            <w:rPr>
              <w:rFonts w:ascii="Times New Roman" w:eastAsiaTheme="minorEastAsia" w:hAnsi="Times New Roman" w:hint="default"/>
              <w:b/>
              <w:kern w:val="2"/>
            </w:rPr>
          </w:rPrChange>
        </w:rPr>
        <w:t>Acknowledgements</w:t>
      </w:r>
    </w:p>
    <w:p w14:paraId="66DB996F" w14:textId="77777777" w:rsidR="00C63463" w:rsidRPr="00BE3786" w:rsidRDefault="00E55810" w:rsidP="00BE3786">
      <w:pPr>
        <w:spacing w:beforeLines="50" w:before="156" w:afterLines="50" w:after="156"/>
        <w:rPr>
          <w:rFonts w:ascii="Arial" w:hAnsi="Arial" w:cs="Arial"/>
          <w:sz w:val="22"/>
          <w:rPrChange w:id="3474" w:author="Guo, Shicheng" w:date="2019-11-07T17:21:00Z">
            <w:rPr>
              <w:rFonts w:ascii="Times New Roman" w:hAnsi="Times New Roman" w:cs="Times New Roman"/>
              <w:sz w:val="24"/>
              <w:szCs w:val="24"/>
            </w:rPr>
          </w:rPrChange>
        </w:rPr>
        <w:pPrChange w:id="3475" w:author="Guo, Shicheng" w:date="2019-11-07T17:21:00Z">
          <w:pPr>
            <w:spacing w:beforeLines="50" w:before="156" w:afterLines="50" w:after="156" w:line="480" w:lineRule="auto"/>
          </w:pPr>
        </w:pPrChange>
      </w:pPr>
      <w:r w:rsidRPr="00BE3786">
        <w:rPr>
          <w:rFonts w:ascii="Arial" w:hAnsi="Arial" w:cs="Arial"/>
          <w:sz w:val="22"/>
          <w:rPrChange w:id="3476" w:author="Guo, Shicheng" w:date="2019-11-07T17:21:00Z">
            <w:rPr>
              <w:rFonts w:ascii="Times New Roman" w:hAnsi="Times New Roman" w:cs="Times New Roman"/>
              <w:sz w:val="24"/>
              <w:szCs w:val="24"/>
            </w:rPr>
          </w:rPrChange>
        </w:rPr>
        <w:t>This work was supported by Chinese Academy of Medical Sciences (CAMS) Initiative for Innovative Medicine (CAMS-I2M) (Project No.2017-I2M-1-001 and 2016-I2M-1-002), the National Natural Science Foundation of China (31471366), the International Science and Technology Cooperation Projects (2017YFE0110300), the Research on Collaborative Scientific and Technological Innovation in Medicine (Z18110700190000). We also acknowledge the support of Shanghai Tongshu Biotechnology Co., Ltd.</w:t>
      </w:r>
    </w:p>
    <w:p w14:paraId="119A1536" w14:textId="77777777" w:rsidR="00C63463" w:rsidRPr="00BE3786" w:rsidRDefault="00E55810" w:rsidP="00BE3786">
      <w:pPr>
        <w:pStyle w:val="HTMLPreformatted"/>
        <w:widowControl/>
        <w:shd w:val="clear" w:color="auto" w:fill="FFFFFF"/>
        <w:jc w:val="both"/>
        <w:rPr>
          <w:rFonts w:ascii="Arial" w:eastAsiaTheme="minorEastAsia" w:hAnsi="Arial" w:cs="Arial" w:hint="default"/>
          <w:b/>
          <w:kern w:val="2"/>
          <w:sz w:val="22"/>
          <w:szCs w:val="22"/>
          <w:rPrChange w:id="3477" w:author="Guo, Shicheng" w:date="2019-11-07T17:21:00Z">
            <w:rPr>
              <w:rFonts w:ascii="Times New Roman" w:eastAsiaTheme="minorEastAsia" w:hAnsi="Times New Roman" w:hint="default"/>
              <w:b/>
              <w:kern w:val="2"/>
            </w:rPr>
          </w:rPrChange>
        </w:rPr>
        <w:pPrChange w:id="3478" w:author="Guo, Shicheng" w:date="2019-11-07T17:21:00Z">
          <w:pPr>
            <w:pStyle w:val="HTMLPreformatted"/>
            <w:widowControl/>
            <w:shd w:val="clear" w:color="auto" w:fill="FFFFFF"/>
            <w:jc w:val="both"/>
          </w:pPr>
        </w:pPrChange>
      </w:pPr>
      <w:r w:rsidRPr="00BE3786">
        <w:rPr>
          <w:rFonts w:ascii="Arial" w:eastAsiaTheme="minorEastAsia" w:hAnsi="Arial" w:cs="Arial" w:hint="default"/>
          <w:b/>
          <w:kern w:val="2"/>
          <w:sz w:val="22"/>
          <w:szCs w:val="22"/>
          <w:rPrChange w:id="3479" w:author="Guo, Shicheng" w:date="2019-11-07T17:21:00Z">
            <w:rPr>
              <w:rFonts w:ascii="Times New Roman" w:eastAsiaTheme="minorEastAsia" w:hAnsi="Times New Roman" w:hint="default"/>
              <w:b/>
              <w:kern w:val="2"/>
            </w:rPr>
          </w:rPrChange>
        </w:rPr>
        <w:t>Author contributions</w:t>
      </w:r>
    </w:p>
    <w:p w14:paraId="5F2C82F2" w14:textId="27952658" w:rsidR="00C63463" w:rsidRPr="00BE3786" w:rsidRDefault="00E55810" w:rsidP="00BE3786">
      <w:pPr>
        <w:spacing w:beforeLines="50" w:before="156" w:afterLines="50" w:after="156"/>
        <w:rPr>
          <w:rFonts w:ascii="Arial" w:hAnsi="Arial" w:cs="Arial"/>
          <w:sz w:val="22"/>
          <w:rPrChange w:id="3480" w:author="Guo, Shicheng" w:date="2019-11-07T17:21:00Z">
            <w:rPr>
              <w:rFonts w:ascii="Times New Roman" w:hAnsi="Times New Roman" w:cs="Times New Roman"/>
              <w:sz w:val="24"/>
              <w:szCs w:val="24"/>
            </w:rPr>
          </w:rPrChange>
        </w:rPr>
        <w:pPrChange w:id="3481" w:author="Guo, Shicheng" w:date="2019-11-07T17:21:00Z">
          <w:pPr>
            <w:spacing w:beforeLines="50" w:before="156" w:afterLines="50" w:after="156" w:line="360" w:lineRule="auto"/>
          </w:pPr>
        </w:pPrChange>
      </w:pPr>
      <w:r w:rsidRPr="00BE3786">
        <w:rPr>
          <w:rFonts w:ascii="Arial" w:hAnsi="Arial" w:cs="Arial"/>
          <w:sz w:val="22"/>
          <w:rPrChange w:id="3482" w:author="Guo, Shicheng" w:date="2019-11-07T17:21:00Z">
            <w:rPr>
              <w:rFonts w:ascii="Times New Roman" w:hAnsi="Times New Roman" w:cs="Times New Roman"/>
              <w:sz w:val="24"/>
              <w:szCs w:val="24"/>
            </w:rPr>
          </w:rPrChange>
        </w:rPr>
        <w:t xml:space="preserve">H.W., M.D. and Z.L. designed the project and devised the experiments. Xiaoqian.L., </w:t>
      </w:r>
      <w:r w:rsidRPr="00BE3786">
        <w:rPr>
          <w:rFonts w:ascii="Arial" w:hAnsi="Arial" w:cs="Arial"/>
          <w:sz w:val="22"/>
          <w:rPrChange w:id="3483" w:author="Guo, Shicheng" w:date="2019-11-07T17:21:00Z">
            <w:rPr>
              <w:rFonts w:ascii="Times New Roman" w:hAnsi="Times New Roman" w:cs="Times New Roman" w:hint="eastAsia"/>
              <w:sz w:val="24"/>
              <w:szCs w:val="24"/>
            </w:rPr>
          </w:rPrChange>
        </w:rPr>
        <w:t>C.X.</w:t>
      </w:r>
      <w:r w:rsidRPr="00BE3786">
        <w:rPr>
          <w:rFonts w:ascii="Arial" w:hAnsi="Arial" w:cs="Arial"/>
          <w:sz w:val="22"/>
          <w:rPrChange w:id="3484" w:author="Guo, Shicheng" w:date="2019-11-07T17:21:00Z">
            <w:rPr>
              <w:rFonts w:ascii="Times New Roman" w:hAnsi="Times New Roman" w:cs="Times New Roman"/>
              <w:sz w:val="24"/>
              <w:szCs w:val="24"/>
            </w:rPr>
          </w:rPrChange>
        </w:rPr>
        <w:t>, Xiaoding.L., and Z.Z., were responsible for the performed the experiments. L.Y., and D.G. provided tumor samples and clinical information. Xiaoqian.L. and X.C. dealt with the ﬁgures and prepared the main manuscript. All authors contributed to the discussions and manuscript preparation.</w:t>
      </w:r>
    </w:p>
    <w:p w14:paraId="49A85EF2" w14:textId="77777777" w:rsidR="00C63463" w:rsidRPr="00BE3786" w:rsidRDefault="00E55810" w:rsidP="00BE3786">
      <w:pPr>
        <w:widowControl/>
        <w:rPr>
          <w:rFonts w:ascii="Arial" w:hAnsi="Arial" w:cs="Arial"/>
          <w:b/>
          <w:sz w:val="22"/>
          <w:rPrChange w:id="3485" w:author="Guo, Shicheng" w:date="2019-11-07T17:21:00Z">
            <w:rPr>
              <w:rFonts w:ascii="Times New Roman" w:hAnsi="Times New Roman" w:cs="Times New Roman"/>
              <w:b/>
            </w:rPr>
          </w:rPrChange>
        </w:rPr>
        <w:pPrChange w:id="3486" w:author="Guo, Shicheng" w:date="2019-11-07T17:21:00Z">
          <w:pPr>
            <w:widowControl/>
          </w:pPr>
        </w:pPrChange>
      </w:pPr>
      <w:r w:rsidRPr="00BE3786">
        <w:rPr>
          <w:rFonts w:ascii="Arial" w:hAnsi="Arial" w:cs="Arial"/>
          <w:b/>
          <w:sz w:val="22"/>
          <w:rPrChange w:id="3487" w:author="Guo, Shicheng" w:date="2019-11-07T17:21:00Z">
            <w:rPr>
              <w:rFonts w:ascii="Times New Roman" w:hAnsi="Times New Roman" w:cs="Times New Roman"/>
              <w:b/>
              <w:sz w:val="24"/>
              <w:szCs w:val="24"/>
            </w:rPr>
          </w:rPrChange>
        </w:rPr>
        <w:t>Additional information</w:t>
      </w:r>
    </w:p>
    <w:p w14:paraId="5B4F4C5E" w14:textId="77777777" w:rsidR="00C63463" w:rsidRPr="00BE3786" w:rsidRDefault="00E55810" w:rsidP="00BE3786">
      <w:pPr>
        <w:spacing w:beforeLines="50" w:before="156" w:afterLines="50" w:after="156"/>
        <w:rPr>
          <w:rFonts w:ascii="Arial" w:hAnsi="Arial" w:cs="Arial"/>
          <w:sz w:val="22"/>
          <w:rPrChange w:id="3488" w:author="Guo, Shicheng" w:date="2019-11-07T17:21:00Z">
            <w:rPr>
              <w:rFonts w:ascii="Times New Roman" w:hAnsi="Times New Roman" w:cs="Times New Roman"/>
              <w:sz w:val="24"/>
              <w:szCs w:val="24"/>
            </w:rPr>
          </w:rPrChange>
        </w:rPr>
        <w:pPrChange w:id="3489" w:author="Guo, Shicheng" w:date="2019-11-07T17:21:00Z">
          <w:pPr>
            <w:spacing w:beforeLines="50" w:before="156" w:afterLines="50" w:after="156" w:line="360" w:lineRule="auto"/>
          </w:pPr>
        </w:pPrChange>
      </w:pPr>
      <w:r w:rsidRPr="00BE3786">
        <w:rPr>
          <w:rFonts w:ascii="Arial" w:hAnsi="Arial" w:cs="Arial"/>
          <w:b/>
          <w:sz w:val="22"/>
          <w:rPrChange w:id="3490" w:author="Guo, Shicheng" w:date="2019-11-07T17:21:00Z">
            <w:rPr>
              <w:rFonts w:ascii="Times New Roman" w:hAnsi="Times New Roman" w:cs="Times New Roman"/>
              <w:b/>
              <w:sz w:val="24"/>
              <w:szCs w:val="24"/>
            </w:rPr>
          </w:rPrChange>
        </w:rPr>
        <w:t xml:space="preserve">Declaration of Interests: </w:t>
      </w:r>
      <w:r w:rsidRPr="00BE3786">
        <w:rPr>
          <w:rFonts w:ascii="Arial" w:hAnsi="Arial" w:cs="Arial"/>
          <w:sz w:val="22"/>
          <w:rPrChange w:id="3491" w:author="Guo, Shicheng" w:date="2019-11-07T17:21:00Z">
            <w:rPr>
              <w:rFonts w:ascii="Times New Roman" w:hAnsi="Times New Roman" w:cs="Times New Roman"/>
              <w:sz w:val="24"/>
              <w:szCs w:val="24"/>
            </w:rPr>
          </w:rPrChange>
        </w:rPr>
        <w:t>The authors declare that there are no potential competing financial interests.</w:t>
      </w:r>
    </w:p>
    <w:p w14:paraId="0C31A5EB" w14:textId="77777777" w:rsidR="00C63463" w:rsidRPr="00BE3786" w:rsidRDefault="00C63463" w:rsidP="00BE3786">
      <w:pPr>
        <w:rPr>
          <w:rFonts w:ascii="Arial" w:hAnsi="Arial" w:cs="Arial"/>
          <w:sz w:val="22"/>
          <w:rPrChange w:id="3492" w:author="Guo, Shicheng" w:date="2019-11-07T17:21:00Z">
            <w:rPr>
              <w:rFonts w:ascii="Times New Roman" w:hAnsi="Times New Roman" w:cs="Times New Roman"/>
              <w:sz w:val="24"/>
              <w:szCs w:val="24"/>
            </w:rPr>
          </w:rPrChange>
        </w:rPr>
        <w:pPrChange w:id="3493" w:author="Guo, Shicheng" w:date="2019-11-07T17:21:00Z">
          <w:pPr/>
        </w:pPrChange>
      </w:pPr>
    </w:p>
    <w:p w14:paraId="67B6CDD5" w14:textId="77777777" w:rsidR="00C63463" w:rsidRPr="00BE3786" w:rsidRDefault="00C63463" w:rsidP="00BE3786">
      <w:pPr>
        <w:rPr>
          <w:rFonts w:ascii="Arial" w:hAnsi="Arial" w:cs="Arial"/>
          <w:sz w:val="22"/>
          <w:rPrChange w:id="3494" w:author="Guo, Shicheng" w:date="2019-11-07T17:21:00Z">
            <w:rPr>
              <w:rFonts w:ascii="Times New Roman" w:hAnsi="Times New Roman" w:cs="Times New Roman"/>
              <w:sz w:val="24"/>
              <w:szCs w:val="24"/>
            </w:rPr>
          </w:rPrChange>
        </w:rPr>
        <w:pPrChange w:id="3495" w:author="Guo, Shicheng" w:date="2019-11-07T17:21:00Z">
          <w:pPr/>
        </w:pPrChange>
      </w:pPr>
    </w:p>
    <w:p w14:paraId="6B035DAF" w14:textId="77777777" w:rsidR="00C63463" w:rsidRPr="00BE3786" w:rsidRDefault="00C63463" w:rsidP="00BE3786">
      <w:pPr>
        <w:rPr>
          <w:rFonts w:ascii="Arial" w:hAnsi="Arial" w:cs="Arial"/>
          <w:sz w:val="22"/>
          <w:rPrChange w:id="3496" w:author="Guo, Shicheng" w:date="2019-11-07T17:21:00Z">
            <w:rPr>
              <w:rFonts w:ascii="Times New Roman" w:hAnsi="Times New Roman" w:cs="Times New Roman"/>
              <w:sz w:val="24"/>
              <w:szCs w:val="24"/>
            </w:rPr>
          </w:rPrChange>
        </w:rPr>
        <w:pPrChange w:id="3497" w:author="Guo, Shicheng" w:date="2019-11-07T17:21:00Z">
          <w:pPr/>
        </w:pPrChange>
      </w:pPr>
    </w:p>
    <w:p w14:paraId="5834147F" w14:textId="77777777" w:rsidR="00D1084A" w:rsidRPr="00BE3786" w:rsidRDefault="00D1084A" w:rsidP="00BE3786">
      <w:pPr>
        <w:widowControl/>
        <w:rPr>
          <w:rFonts w:ascii="Arial" w:hAnsi="Arial" w:cs="Arial"/>
          <w:sz w:val="22"/>
          <w:rPrChange w:id="3498" w:author="Guo, Shicheng" w:date="2019-11-07T17:21:00Z">
            <w:rPr>
              <w:rFonts w:ascii="Times New Roman" w:hAnsi="Times New Roman" w:cs="Times New Roman"/>
              <w:sz w:val="24"/>
              <w:szCs w:val="24"/>
            </w:rPr>
          </w:rPrChange>
        </w:rPr>
        <w:pPrChange w:id="3499" w:author="Guo, Shicheng" w:date="2019-11-07T17:21:00Z">
          <w:pPr>
            <w:widowControl/>
            <w:spacing w:line="360" w:lineRule="auto"/>
          </w:pPr>
        </w:pPrChange>
      </w:pPr>
    </w:p>
    <w:p w14:paraId="1F65DDD6" w14:textId="77777777" w:rsidR="00C63463" w:rsidRPr="00BE3786" w:rsidRDefault="00C63463" w:rsidP="00BE3786">
      <w:pPr>
        <w:widowControl/>
        <w:rPr>
          <w:rFonts w:ascii="Arial" w:eastAsia="SimSun" w:hAnsi="Arial" w:cs="Arial"/>
          <w:b/>
          <w:sz w:val="22"/>
          <w:rPrChange w:id="3500" w:author="Guo, Shicheng" w:date="2019-11-07T17:21:00Z">
            <w:rPr>
              <w:rFonts w:ascii="Times New Roman" w:eastAsia="SimSun" w:hAnsi="Times New Roman" w:cs="Times New Roman"/>
              <w:b/>
              <w:sz w:val="24"/>
              <w:szCs w:val="24"/>
            </w:rPr>
          </w:rPrChange>
        </w:rPr>
        <w:pPrChange w:id="3501" w:author="Guo, Shicheng" w:date="2019-11-07T17:21:00Z">
          <w:pPr>
            <w:widowControl/>
          </w:pPr>
        </w:pPrChange>
      </w:pPr>
    </w:p>
    <w:p w14:paraId="5D8F32DA" w14:textId="0B8ADC1C" w:rsidR="00F330B9" w:rsidRPr="00BE3786" w:rsidRDefault="00F330B9" w:rsidP="00BE3786">
      <w:pPr>
        <w:spacing w:beforeLines="50" w:before="156" w:afterLines="50" w:after="156"/>
        <w:rPr>
          <w:rFonts w:ascii="Arial" w:hAnsi="Arial" w:cs="Arial"/>
          <w:sz w:val="22"/>
          <w:rPrChange w:id="3502" w:author="Guo, Shicheng" w:date="2019-11-07T17:21:00Z">
            <w:rPr>
              <w:rFonts w:ascii="Times New Roman" w:hAnsi="Times New Roman" w:cs="Times New Roman"/>
              <w:sz w:val="24"/>
              <w:szCs w:val="24"/>
            </w:rPr>
          </w:rPrChange>
        </w:rPr>
        <w:pPrChange w:id="3503" w:author="Guo, Shicheng" w:date="2019-11-07T17:21:00Z">
          <w:pPr>
            <w:spacing w:beforeLines="50" w:before="156" w:afterLines="50" w:after="156" w:line="360" w:lineRule="auto"/>
          </w:pPr>
        </w:pPrChange>
      </w:pPr>
      <w:r w:rsidRPr="00BE3786">
        <w:rPr>
          <w:rFonts w:ascii="Arial" w:hAnsi="Arial" w:cs="Arial"/>
          <w:sz w:val="22"/>
          <w:rPrChange w:id="3504" w:author="Guo, Shicheng" w:date="2019-11-07T17:21:00Z">
            <w:rPr>
              <w:rFonts w:ascii="Times New Roman" w:hAnsi="Times New Roman" w:cs="Times New Roman"/>
              <w:sz w:val="24"/>
              <w:szCs w:val="24"/>
            </w:rPr>
          </w:rPrChange>
        </w:rPr>
        <w:t>Supplementary figure 1.</w:t>
      </w:r>
      <w:r w:rsidR="00CD0A42" w:rsidRPr="00BE3786">
        <w:rPr>
          <w:rFonts w:ascii="Arial" w:hAnsi="Arial" w:cs="Arial"/>
          <w:sz w:val="22"/>
          <w:rPrChange w:id="3505" w:author="Guo, Shicheng" w:date="2019-11-07T17:21:00Z">
            <w:rPr/>
          </w:rPrChange>
        </w:rPr>
        <w:t xml:space="preserve"> </w:t>
      </w:r>
      <w:r w:rsidR="00CD0A42" w:rsidRPr="00BE3786">
        <w:rPr>
          <w:rFonts w:ascii="Arial" w:hAnsi="Arial" w:cs="Arial"/>
          <w:sz w:val="22"/>
          <w:rPrChange w:id="3506" w:author="Guo, Shicheng" w:date="2019-11-07T17:21:00Z">
            <w:rPr>
              <w:rFonts w:ascii="Times New Roman" w:hAnsi="Times New Roman" w:cs="Times New Roman"/>
              <w:sz w:val="24"/>
              <w:szCs w:val="24"/>
            </w:rPr>
          </w:rPrChange>
        </w:rPr>
        <w:t>Venn diagram illustrating the distributions of validated mutations in the 46 lesions of 14 patients. Shared mutations were defined as identical nucleotide substitutions at the same genomic coordinates.</w:t>
      </w:r>
    </w:p>
    <w:p w14:paraId="692ACEE0" w14:textId="07A063E2" w:rsidR="00A82281" w:rsidRPr="00BE3786" w:rsidRDefault="00A82281" w:rsidP="00BE3786">
      <w:pPr>
        <w:spacing w:beforeLines="50" w:before="156" w:afterLines="50" w:after="156"/>
        <w:rPr>
          <w:rFonts w:ascii="Arial" w:hAnsi="Arial" w:cs="Arial"/>
          <w:sz w:val="22"/>
          <w:rPrChange w:id="3507" w:author="Guo, Shicheng" w:date="2019-11-07T17:21:00Z">
            <w:rPr>
              <w:rFonts w:ascii="Times New Roman" w:hAnsi="Times New Roman" w:cs="Times New Roman"/>
              <w:sz w:val="24"/>
              <w:szCs w:val="24"/>
            </w:rPr>
          </w:rPrChange>
        </w:rPr>
        <w:pPrChange w:id="3508" w:author="Guo, Shicheng" w:date="2019-11-07T17:21:00Z">
          <w:pPr>
            <w:spacing w:beforeLines="50" w:before="156" w:afterLines="50" w:after="156" w:line="360" w:lineRule="auto"/>
          </w:pPr>
        </w:pPrChange>
      </w:pPr>
      <w:r w:rsidRPr="00BE3786">
        <w:rPr>
          <w:rFonts w:ascii="Arial" w:hAnsi="Arial" w:cs="Arial"/>
          <w:noProof/>
          <w:sz w:val="22"/>
          <w:lang w:eastAsia="en-US"/>
          <w:rPrChange w:id="3509" w:author="Guo, Shicheng" w:date="2019-11-07T17:21:00Z">
            <w:rPr>
              <w:noProof/>
              <w:lang w:eastAsia="en-US"/>
            </w:rPr>
          </w:rPrChange>
        </w:rPr>
        <w:lastRenderedPageBreak/>
        <w:drawing>
          <wp:inline distT="0" distB="0" distL="0" distR="0" wp14:anchorId="2F248282" wp14:editId="68AFD243">
            <wp:extent cx="5274310" cy="29686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8625"/>
                    </a:xfrm>
                    <a:prstGeom prst="rect">
                      <a:avLst/>
                    </a:prstGeom>
                  </pic:spPr>
                </pic:pic>
              </a:graphicData>
            </a:graphic>
          </wp:inline>
        </w:drawing>
      </w:r>
    </w:p>
    <w:p w14:paraId="626E8D88" w14:textId="75D3AEFE" w:rsidR="00F330B9" w:rsidRPr="00BE3786" w:rsidRDefault="00F330B9" w:rsidP="00BE3786">
      <w:pPr>
        <w:spacing w:beforeLines="50" w:before="156" w:afterLines="50" w:after="156"/>
        <w:rPr>
          <w:rFonts w:ascii="Arial" w:hAnsi="Arial" w:cs="Arial"/>
          <w:sz w:val="22"/>
          <w:rPrChange w:id="3510" w:author="Guo, Shicheng" w:date="2019-11-07T17:21:00Z">
            <w:rPr>
              <w:rFonts w:ascii="Times New Roman" w:hAnsi="Times New Roman" w:cs="Times New Roman"/>
              <w:sz w:val="24"/>
              <w:szCs w:val="24"/>
            </w:rPr>
          </w:rPrChange>
        </w:rPr>
        <w:pPrChange w:id="3511" w:author="Guo, Shicheng" w:date="2019-11-07T17:21:00Z">
          <w:pPr>
            <w:spacing w:beforeLines="50" w:before="156" w:afterLines="50" w:after="156" w:line="360" w:lineRule="auto"/>
          </w:pPr>
        </w:pPrChange>
      </w:pPr>
    </w:p>
    <w:p w14:paraId="2FA34F8F" w14:textId="77777777" w:rsidR="008F6740" w:rsidRPr="00BE3786" w:rsidRDefault="008F6740" w:rsidP="00BE3786">
      <w:pPr>
        <w:spacing w:beforeLines="50" w:before="156" w:afterLines="50" w:after="156"/>
        <w:rPr>
          <w:rFonts w:ascii="Arial" w:hAnsi="Arial" w:cs="Arial"/>
          <w:sz w:val="22"/>
          <w:rPrChange w:id="3512" w:author="Guo, Shicheng" w:date="2019-11-07T17:21:00Z">
            <w:rPr>
              <w:rFonts w:ascii="Times New Roman" w:hAnsi="Times New Roman" w:cs="Times New Roman"/>
              <w:sz w:val="24"/>
              <w:szCs w:val="24"/>
            </w:rPr>
          </w:rPrChange>
        </w:rPr>
        <w:pPrChange w:id="3513" w:author="Guo, Shicheng" w:date="2019-11-07T17:21:00Z">
          <w:pPr>
            <w:spacing w:beforeLines="50" w:before="156" w:afterLines="50" w:after="156" w:line="360" w:lineRule="auto"/>
          </w:pPr>
        </w:pPrChange>
      </w:pPr>
    </w:p>
    <w:p w14:paraId="38DBE48E" w14:textId="77777777" w:rsidR="00ED42C3" w:rsidRPr="00BE3786" w:rsidRDefault="00ED42C3" w:rsidP="00BE3786">
      <w:pPr>
        <w:spacing w:beforeLines="50" w:before="156" w:afterLines="50" w:after="156"/>
        <w:rPr>
          <w:rFonts w:ascii="Arial" w:hAnsi="Arial" w:cs="Arial"/>
          <w:sz w:val="22"/>
          <w:rPrChange w:id="3514" w:author="Guo, Shicheng" w:date="2019-11-07T17:21:00Z">
            <w:rPr>
              <w:rFonts w:ascii="Times New Roman" w:hAnsi="Times New Roman" w:cs="Times New Roman"/>
              <w:sz w:val="24"/>
              <w:szCs w:val="24"/>
            </w:rPr>
          </w:rPrChange>
        </w:rPr>
        <w:pPrChange w:id="3515" w:author="Guo, Shicheng" w:date="2019-11-07T17:21:00Z">
          <w:pPr>
            <w:spacing w:beforeLines="50" w:before="156" w:afterLines="50" w:after="156" w:line="360" w:lineRule="auto"/>
          </w:pPr>
        </w:pPrChange>
      </w:pPr>
    </w:p>
    <w:p w14:paraId="06EFD8B5" w14:textId="69F09900" w:rsidR="00ED42C3" w:rsidRPr="00BE3786" w:rsidRDefault="00ED42C3" w:rsidP="00BE3786">
      <w:pPr>
        <w:spacing w:beforeLines="50" w:before="156" w:afterLines="50" w:after="156"/>
        <w:rPr>
          <w:rFonts w:ascii="Arial" w:hAnsi="Arial" w:cs="Arial"/>
          <w:sz w:val="22"/>
          <w:rPrChange w:id="3516" w:author="Guo, Shicheng" w:date="2019-11-07T17:21:00Z">
            <w:rPr>
              <w:rFonts w:ascii="Times New Roman" w:hAnsi="Times New Roman" w:cs="Times New Roman"/>
              <w:sz w:val="24"/>
              <w:szCs w:val="24"/>
            </w:rPr>
          </w:rPrChange>
        </w:rPr>
        <w:pPrChange w:id="3517" w:author="Guo, Shicheng" w:date="2019-11-07T17:21:00Z">
          <w:pPr>
            <w:spacing w:beforeLines="50" w:before="156" w:afterLines="50" w:after="156" w:line="360" w:lineRule="auto"/>
          </w:pPr>
        </w:pPrChange>
      </w:pPr>
      <w:r w:rsidRPr="00BE3786">
        <w:rPr>
          <w:rFonts w:ascii="Arial" w:hAnsi="Arial" w:cs="Arial"/>
          <w:sz w:val="22"/>
          <w:rPrChange w:id="3518" w:author="Guo, Shicheng" w:date="2019-11-07T17:21:00Z">
            <w:rPr>
              <w:rFonts w:ascii="Times New Roman" w:hAnsi="Times New Roman" w:cs="Times New Roman"/>
              <w:sz w:val="24"/>
              <w:szCs w:val="24"/>
            </w:rPr>
          </w:rPrChange>
        </w:rPr>
        <w:t>Supplementary figure 2. The similarity between PDACs mutational signatures with cosmic signature</w:t>
      </w:r>
    </w:p>
    <w:p w14:paraId="6E01D003" w14:textId="44AD9C76" w:rsidR="00ED42C3" w:rsidRPr="00BE3786" w:rsidRDefault="00ED42C3" w:rsidP="00BE3786">
      <w:pPr>
        <w:spacing w:beforeLines="50" w:before="156" w:afterLines="50" w:after="156"/>
        <w:rPr>
          <w:rFonts w:ascii="Arial" w:hAnsi="Arial" w:cs="Arial"/>
          <w:sz w:val="22"/>
          <w:rPrChange w:id="3519" w:author="Guo, Shicheng" w:date="2019-11-07T17:21:00Z">
            <w:rPr>
              <w:rFonts w:ascii="Times New Roman" w:hAnsi="Times New Roman" w:cs="Times New Roman"/>
              <w:sz w:val="24"/>
              <w:szCs w:val="24"/>
            </w:rPr>
          </w:rPrChange>
        </w:rPr>
        <w:pPrChange w:id="3520" w:author="Guo, Shicheng" w:date="2019-11-07T17:21:00Z">
          <w:pPr>
            <w:spacing w:beforeLines="50" w:before="156" w:afterLines="50" w:after="156" w:line="360" w:lineRule="auto"/>
          </w:pPr>
        </w:pPrChange>
      </w:pPr>
      <w:r w:rsidRPr="00BE3786">
        <w:rPr>
          <w:rFonts w:ascii="Arial" w:hAnsi="Arial" w:cs="Arial"/>
          <w:noProof/>
          <w:sz w:val="22"/>
          <w:lang w:eastAsia="en-US"/>
          <w:rPrChange w:id="3521" w:author="Guo, Shicheng" w:date="2019-11-07T17:21:00Z">
            <w:rPr>
              <w:noProof/>
              <w:lang w:eastAsia="en-US"/>
            </w:rPr>
          </w:rPrChange>
        </w:rPr>
        <w:lastRenderedPageBreak/>
        <w:drawing>
          <wp:inline distT="0" distB="0" distL="0" distR="0" wp14:anchorId="44B44B86" wp14:editId="240EFBF3">
            <wp:extent cx="5274310" cy="52743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274310"/>
                    </a:xfrm>
                    <a:prstGeom prst="rect">
                      <a:avLst/>
                    </a:prstGeom>
                  </pic:spPr>
                </pic:pic>
              </a:graphicData>
            </a:graphic>
          </wp:inline>
        </w:drawing>
      </w:r>
    </w:p>
    <w:p w14:paraId="5358353B" w14:textId="77777777" w:rsidR="00F64EEB" w:rsidRPr="00BE3786" w:rsidRDefault="00F64EEB" w:rsidP="00BE3786">
      <w:pPr>
        <w:spacing w:beforeLines="50" w:before="156" w:afterLines="50" w:after="156"/>
        <w:rPr>
          <w:rFonts w:ascii="Arial" w:hAnsi="Arial" w:cs="Arial"/>
          <w:sz w:val="22"/>
          <w:rPrChange w:id="3522" w:author="Guo, Shicheng" w:date="2019-11-07T17:21:00Z">
            <w:rPr>
              <w:rFonts w:ascii="Times New Roman" w:hAnsi="Times New Roman" w:cs="Times New Roman"/>
              <w:sz w:val="24"/>
              <w:szCs w:val="24"/>
            </w:rPr>
          </w:rPrChange>
        </w:rPr>
        <w:pPrChange w:id="3523" w:author="Guo, Shicheng" w:date="2019-11-07T17:21:00Z">
          <w:pPr>
            <w:spacing w:beforeLines="50" w:before="156" w:afterLines="50" w:after="156" w:line="360" w:lineRule="auto"/>
          </w:pPr>
        </w:pPrChange>
      </w:pPr>
    </w:p>
    <w:p w14:paraId="1F680DF4" w14:textId="59A3162D" w:rsidR="009C2038" w:rsidRPr="00BE3786" w:rsidRDefault="009C2038" w:rsidP="00BE3786">
      <w:pPr>
        <w:spacing w:beforeLines="50" w:before="156" w:afterLines="50" w:after="156"/>
        <w:rPr>
          <w:rFonts w:ascii="Arial" w:hAnsi="Arial" w:cs="Arial"/>
          <w:sz w:val="22"/>
          <w:rPrChange w:id="3524" w:author="Guo, Shicheng" w:date="2019-11-07T17:21:00Z">
            <w:rPr>
              <w:rFonts w:ascii="Times New Roman" w:hAnsi="Times New Roman" w:cs="Times New Roman"/>
              <w:sz w:val="24"/>
              <w:szCs w:val="24"/>
            </w:rPr>
          </w:rPrChange>
        </w:rPr>
        <w:pPrChange w:id="3525" w:author="Guo, Shicheng" w:date="2019-11-07T17:21:00Z">
          <w:pPr>
            <w:spacing w:beforeLines="50" w:before="156" w:afterLines="50" w:after="156" w:line="360" w:lineRule="auto"/>
          </w:pPr>
        </w:pPrChange>
      </w:pPr>
      <w:r w:rsidRPr="00BE3786">
        <w:rPr>
          <w:rFonts w:ascii="Arial" w:hAnsi="Arial" w:cs="Arial"/>
          <w:sz w:val="22"/>
          <w:rPrChange w:id="3526" w:author="Guo, Shicheng" w:date="2019-11-07T17:21:00Z">
            <w:rPr>
              <w:rFonts w:ascii="Times New Roman" w:hAnsi="Times New Roman" w:cs="Times New Roman"/>
              <w:sz w:val="24"/>
              <w:szCs w:val="24"/>
            </w:rPr>
          </w:rPrChange>
        </w:rPr>
        <w:t xml:space="preserve">Supplementary figure </w:t>
      </w:r>
      <w:r w:rsidR="008E03A6" w:rsidRPr="00BE3786">
        <w:rPr>
          <w:rFonts w:ascii="Arial" w:hAnsi="Arial" w:cs="Arial"/>
          <w:sz w:val="22"/>
          <w:rPrChange w:id="3527" w:author="Guo, Shicheng" w:date="2019-11-07T17:21:00Z">
            <w:rPr>
              <w:rFonts w:ascii="Times New Roman" w:hAnsi="Times New Roman" w:cs="Times New Roman"/>
              <w:sz w:val="24"/>
              <w:szCs w:val="24"/>
            </w:rPr>
          </w:rPrChange>
        </w:rPr>
        <w:t>3</w:t>
      </w:r>
      <w:r w:rsidRPr="00BE3786">
        <w:rPr>
          <w:rFonts w:ascii="Arial" w:hAnsi="Arial" w:cs="Arial"/>
          <w:sz w:val="22"/>
          <w:rPrChange w:id="3528" w:author="Guo, Shicheng" w:date="2019-11-07T17:21:00Z">
            <w:rPr>
              <w:rFonts w:ascii="Times New Roman" w:hAnsi="Times New Roman" w:cs="Times New Roman"/>
              <w:sz w:val="24"/>
              <w:szCs w:val="24"/>
            </w:rPr>
          </w:rPrChange>
        </w:rPr>
        <w:t>. KEGG functional analysis of the genes with shared DMRs in P1(A), P2(B), P3(C), P6(D), P7(E).</w:t>
      </w:r>
    </w:p>
    <w:p w14:paraId="51FA750F" w14:textId="53D89E8D" w:rsidR="00933448" w:rsidRPr="00BE3786" w:rsidRDefault="009C2038" w:rsidP="00BE3786">
      <w:pPr>
        <w:spacing w:beforeLines="50" w:before="156" w:afterLines="50" w:after="156"/>
        <w:rPr>
          <w:rFonts w:ascii="Arial" w:hAnsi="Arial" w:cs="Arial"/>
          <w:sz w:val="22"/>
          <w:rPrChange w:id="3529" w:author="Guo, Shicheng" w:date="2019-11-07T17:21:00Z">
            <w:rPr>
              <w:rFonts w:ascii="Times New Roman" w:hAnsi="Times New Roman" w:cs="Times New Roman"/>
              <w:sz w:val="24"/>
              <w:szCs w:val="24"/>
            </w:rPr>
          </w:rPrChange>
        </w:rPr>
        <w:pPrChange w:id="3530" w:author="Guo, Shicheng" w:date="2019-11-07T17:21:00Z">
          <w:pPr>
            <w:spacing w:beforeLines="50" w:before="156" w:afterLines="50" w:after="156" w:line="360" w:lineRule="auto"/>
          </w:pPr>
        </w:pPrChange>
      </w:pPr>
      <w:r w:rsidRPr="00BE3786">
        <w:rPr>
          <w:rFonts w:ascii="Arial" w:hAnsi="Arial" w:cs="Arial"/>
          <w:noProof/>
          <w:sz w:val="22"/>
          <w:lang w:eastAsia="en-US"/>
          <w:rPrChange w:id="3531" w:author="Guo, Shicheng" w:date="2019-11-07T17:21:00Z">
            <w:rPr>
              <w:noProof/>
              <w:lang w:eastAsia="en-US"/>
            </w:rPr>
          </w:rPrChange>
        </w:rPr>
        <w:lastRenderedPageBreak/>
        <w:drawing>
          <wp:inline distT="0" distB="0" distL="0" distR="0" wp14:anchorId="644A7314" wp14:editId="1DC9B77C">
            <wp:extent cx="5036024" cy="361483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6829" cy="3622586"/>
                    </a:xfrm>
                    <a:prstGeom prst="rect">
                      <a:avLst/>
                    </a:prstGeom>
                  </pic:spPr>
                </pic:pic>
              </a:graphicData>
            </a:graphic>
          </wp:inline>
        </w:drawing>
      </w:r>
    </w:p>
    <w:p w14:paraId="38475CB7" w14:textId="5A8C0B90" w:rsidR="00AE51D4" w:rsidRPr="00BE3786" w:rsidRDefault="00AE51D4" w:rsidP="00BE3786">
      <w:pPr>
        <w:spacing w:beforeLines="50" w:before="156" w:afterLines="50" w:after="156"/>
        <w:rPr>
          <w:rFonts w:ascii="Arial" w:hAnsi="Arial" w:cs="Arial"/>
          <w:sz w:val="22"/>
          <w:rPrChange w:id="3532" w:author="Guo, Shicheng" w:date="2019-11-07T17:21:00Z">
            <w:rPr>
              <w:rFonts w:ascii="Times New Roman" w:hAnsi="Times New Roman" w:cs="Times New Roman"/>
              <w:sz w:val="24"/>
              <w:szCs w:val="24"/>
            </w:rPr>
          </w:rPrChange>
        </w:rPr>
        <w:pPrChange w:id="3533" w:author="Guo, Shicheng" w:date="2019-11-07T17:21:00Z">
          <w:pPr>
            <w:spacing w:beforeLines="50" w:before="156" w:afterLines="50" w:after="156" w:line="360" w:lineRule="auto"/>
          </w:pPr>
        </w:pPrChange>
      </w:pPr>
      <w:r w:rsidRPr="00BE3786">
        <w:rPr>
          <w:rFonts w:ascii="Arial" w:hAnsi="Arial" w:cs="Arial"/>
          <w:sz w:val="22"/>
          <w:rPrChange w:id="3534" w:author="Guo, Shicheng" w:date="2019-11-07T17:21:00Z">
            <w:rPr>
              <w:rFonts w:ascii="Times New Roman" w:hAnsi="Times New Roman" w:cs="Times New Roman"/>
              <w:sz w:val="24"/>
              <w:szCs w:val="24"/>
            </w:rPr>
          </w:rPrChange>
        </w:rPr>
        <w:t>Supplementary table 1.</w:t>
      </w:r>
      <w:r w:rsidRPr="00BE3786">
        <w:rPr>
          <w:rFonts w:ascii="Arial" w:hAnsi="Arial" w:cs="Arial"/>
          <w:sz w:val="22"/>
          <w:rPrChange w:id="3535" w:author="Guo, Shicheng" w:date="2019-11-07T17:21:00Z">
            <w:rPr/>
          </w:rPrChange>
        </w:rPr>
        <w:t xml:space="preserve"> </w:t>
      </w:r>
      <w:r w:rsidRPr="00BE3786">
        <w:rPr>
          <w:rFonts w:ascii="Arial" w:hAnsi="Arial" w:cs="Arial"/>
          <w:sz w:val="22"/>
          <w:rPrChange w:id="3536" w:author="Guo, Shicheng" w:date="2019-11-07T17:21:00Z">
            <w:rPr>
              <w:rFonts w:ascii="Times New Roman" w:hAnsi="Times New Roman" w:cs="Times New Roman"/>
              <w:sz w:val="24"/>
              <w:szCs w:val="24"/>
            </w:rPr>
          </w:rPrChange>
        </w:rPr>
        <w:t>Clinicopathological information of the 14 PDAC patients.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1021"/>
        <w:gridCol w:w="806"/>
        <w:gridCol w:w="1527"/>
        <w:gridCol w:w="909"/>
        <w:gridCol w:w="880"/>
        <w:gridCol w:w="1358"/>
        <w:gridCol w:w="862"/>
        <w:gridCol w:w="787"/>
        <w:gridCol w:w="769"/>
        <w:gridCol w:w="769"/>
      </w:tblGrid>
      <w:tr w:rsidR="00AE51D4" w:rsidRPr="00BE3786" w14:paraId="2DEB8970" w14:textId="77777777" w:rsidTr="00AE51D4">
        <w:tc>
          <w:tcPr>
            <w:tcW w:w="569" w:type="dxa"/>
            <w:tcBorders>
              <w:top w:val="single" w:sz="4" w:space="0" w:color="auto"/>
              <w:bottom w:val="single" w:sz="4" w:space="0" w:color="auto"/>
            </w:tcBorders>
            <w:vAlign w:val="center"/>
          </w:tcPr>
          <w:p w14:paraId="2FAAA235" w14:textId="0413992F" w:rsidR="00E46965" w:rsidRPr="00BE3786" w:rsidRDefault="00E46965" w:rsidP="00BE3786">
            <w:pPr>
              <w:spacing w:beforeLines="50" w:before="156" w:afterLines="50" w:after="156"/>
              <w:rPr>
                <w:rFonts w:ascii="Arial" w:hAnsi="Arial" w:cs="Arial"/>
                <w:b/>
                <w:bCs/>
                <w:sz w:val="22"/>
                <w:rPrChange w:id="3537" w:author="Guo, Shicheng" w:date="2019-11-07T17:21:00Z">
                  <w:rPr>
                    <w:rFonts w:ascii="Times New Roman" w:hAnsi="Times New Roman" w:cs="Times New Roman"/>
                    <w:b/>
                    <w:bCs/>
                    <w:sz w:val="10"/>
                    <w:szCs w:val="10"/>
                  </w:rPr>
                </w:rPrChange>
              </w:rPr>
              <w:pPrChange w:id="3538" w:author="Guo, Shicheng" w:date="2019-11-07T17:21:00Z">
                <w:pPr>
                  <w:spacing w:beforeLines="50" w:before="156" w:afterLines="50" w:after="156" w:line="360" w:lineRule="auto"/>
                </w:pPr>
              </w:pPrChange>
            </w:pPr>
            <w:r w:rsidRPr="00BE3786">
              <w:rPr>
                <w:rFonts w:ascii="Arial" w:eastAsia="DengXian" w:hAnsi="Arial" w:cs="Arial"/>
                <w:b/>
                <w:bCs/>
                <w:color w:val="000000"/>
                <w:sz w:val="22"/>
                <w:rPrChange w:id="3539" w:author="Guo, Shicheng" w:date="2019-11-07T17:21:00Z">
                  <w:rPr>
                    <w:rFonts w:ascii="DengXian" w:eastAsia="DengXian" w:hAnsi="DengXian" w:hint="eastAsia"/>
                    <w:b/>
                    <w:bCs/>
                    <w:color w:val="000000"/>
                    <w:sz w:val="10"/>
                    <w:szCs w:val="10"/>
                  </w:rPr>
                </w:rPrChange>
              </w:rPr>
              <w:t>Patient</w:t>
            </w:r>
          </w:p>
        </w:tc>
        <w:tc>
          <w:tcPr>
            <w:tcW w:w="701" w:type="dxa"/>
            <w:tcBorders>
              <w:top w:val="single" w:sz="4" w:space="0" w:color="auto"/>
              <w:bottom w:val="single" w:sz="4" w:space="0" w:color="auto"/>
            </w:tcBorders>
            <w:vAlign w:val="center"/>
          </w:tcPr>
          <w:p w14:paraId="401DA04C" w14:textId="7EE850ED" w:rsidR="00E46965" w:rsidRPr="00BE3786" w:rsidRDefault="00E46965" w:rsidP="00BE3786">
            <w:pPr>
              <w:spacing w:beforeLines="50" w:before="156" w:afterLines="50" w:after="156"/>
              <w:rPr>
                <w:rFonts w:ascii="Arial" w:hAnsi="Arial" w:cs="Arial"/>
                <w:b/>
                <w:bCs/>
                <w:sz w:val="22"/>
                <w:rPrChange w:id="3540" w:author="Guo, Shicheng" w:date="2019-11-07T17:21:00Z">
                  <w:rPr>
                    <w:rFonts w:ascii="Times New Roman" w:hAnsi="Times New Roman" w:cs="Times New Roman"/>
                    <w:b/>
                    <w:bCs/>
                    <w:sz w:val="10"/>
                    <w:szCs w:val="10"/>
                  </w:rPr>
                </w:rPrChange>
              </w:rPr>
              <w:pPrChange w:id="3541" w:author="Guo, Shicheng" w:date="2019-11-07T17:21:00Z">
                <w:pPr>
                  <w:spacing w:beforeLines="50" w:before="156" w:afterLines="50" w:after="156" w:line="360" w:lineRule="auto"/>
                </w:pPr>
              </w:pPrChange>
            </w:pPr>
            <w:r w:rsidRPr="00BE3786">
              <w:rPr>
                <w:rFonts w:ascii="Arial" w:eastAsia="DengXian" w:hAnsi="Arial" w:cs="Arial"/>
                <w:b/>
                <w:bCs/>
                <w:color w:val="000000"/>
                <w:sz w:val="22"/>
                <w:rPrChange w:id="3542" w:author="Guo, Shicheng" w:date="2019-11-07T17:21:00Z">
                  <w:rPr>
                    <w:rFonts w:ascii="DengXian" w:eastAsia="DengXian" w:hAnsi="DengXian" w:hint="eastAsia"/>
                    <w:b/>
                    <w:bCs/>
                    <w:color w:val="000000"/>
                    <w:sz w:val="10"/>
                    <w:szCs w:val="10"/>
                  </w:rPr>
                </w:rPrChange>
              </w:rPr>
              <w:t>Age at Diagnosis</w:t>
            </w:r>
          </w:p>
        </w:tc>
        <w:tc>
          <w:tcPr>
            <w:tcW w:w="581" w:type="dxa"/>
            <w:tcBorders>
              <w:top w:val="single" w:sz="4" w:space="0" w:color="auto"/>
              <w:bottom w:val="single" w:sz="4" w:space="0" w:color="auto"/>
            </w:tcBorders>
            <w:vAlign w:val="center"/>
          </w:tcPr>
          <w:p w14:paraId="4B9B63AB" w14:textId="31757E6C" w:rsidR="00E46965" w:rsidRPr="00BE3786" w:rsidRDefault="00E46965" w:rsidP="00BE3786">
            <w:pPr>
              <w:spacing w:beforeLines="50" w:before="156" w:afterLines="50" w:after="156"/>
              <w:rPr>
                <w:rFonts w:ascii="Arial" w:hAnsi="Arial" w:cs="Arial"/>
                <w:b/>
                <w:bCs/>
                <w:sz w:val="22"/>
                <w:rPrChange w:id="3543" w:author="Guo, Shicheng" w:date="2019-11-07T17:21:00Z">
                  <w:rPr>
                    <w:rFonts w:ascii="Times New Roman" w:hAnsi="Times New Roman" w:cs="Times New Roman"/>
                    <w:b/>
                    <w:bCs/>
                    <w:sz w:val="10"/>
                    <w:szCs w:val="10"/>
                  </w:rPr>
                </w:rPrChange>
              </w:rPr>
              <w:pPrChange w:id="3544" w:author="Guo, Shicheng" w:date="2019-11-07T17:21:00Z">
                <w:pPr>
                  <w:spacing w:beforeLines="50" w:before="156" w:afterLines="50" w:after="156" w:line="360" w:lineRule="auto"/>
                </w:pPr>
              </w:pPrChange>
            </w:pPr>
            <w:r w:rsidRPr="00BE3786">
              <w:rPr>
                <w:rFonts w:ascii="Arial" w:eastAsia="DengXian" w:hAnsi="Arial" w:cs="Arial"/>
                <w:b/>
                <w:bCs/>
                <w:color w:val="000000"/>
                <w:sz w:val="22"/>
                <w:rPrChange w:id="3545" w:author="Guo, Shicheng" w:date="2019-11-07T17:21:00Z">
                  <w:rPr>
                    <w:rFonts w:ascii="DengXian" w:eastAsia="DengXian" w:hAnsi="DengXian" w:hint="eastAsia"/>
                    <w:b/>
                    <w:bCs/>
                    <w:color w:val="000000"/>
                    <w:sz w:val="10"/>
                    <w:szCs w:val="10"/>
                  </w:rPr>
                </w:rPrChange>
              </w:rPr>
              <w:t>Gender</w:t>
            </w:r>
          </w:p>
        </w:tc>
        <w:tc>
          <w:tcPr>
            <w:tcW w:w="1830" w:type="dxa"/>
            <w:tcBorders>
              <w:top w:val="single" w:sz="4" w:space="0" w:color="auto"/>
              <w:bottom w:val="single" w:sz="4" w:space="0" w:color="auto"/>
            </w:tcBorders>
            <w:vAlign w:val="center"/>
          </w:tcPr>
          <w:p w14:paraId="234B6BB8" w14:textId="037FC57D" w:rsidR="00E46965" w:rsidRPr="00BE3786" w:rsidRDefault="00E46965" w:rsidP="00BE3786">
            <w:pPr>
              <w:spacing w:beforeLines="50" w:before="156" w:afterLines="50" w:after="156"/>
              <w:rPr>
                <w:rFonts w:ascii="Arial" w:hAnsi="Arial" w:cs="Arial"/>
                <w:b/>
                <w:bCs/>
                <w:sz w:val="22"/>
                <w:rPrChange w:id="3546" w:author="Guo, Shicheng" w:date="2019-11-07T17:21:00Z">
                  <w:rPr>
                    <w:rFonts w:ascii="Times New Roman" w:hAnsi="Times New Roman" w:cs="Times New Roman"/>
                    <w:b/>
                    <w:bCs/>
                    <w:sz w:val="10"/>
                    <w:szCs w:val="10"/>
                  </w:rPr>
                </w:rPrChange>
              </w:rPr>
              <w:pPrChange w:id="3547" w:author="Guo, Shicheng" w:date="2019-11-07T17:21:00Z">
                <w:pPr>
                  <w:spacing w:beforeLines="50" w:before="156" w:afterLines="50" w:after="156" w:line="360" w:lineRule="auto"/>
                </w:pPr>
              </w:pPrChange>
            </w:pPr>
            <w:r w:rsidRPr="00BE3786">
              <w:rPr>
                <w:rFonts w:ascii="Arial" w:eastAsia="DengXian" w:hAnsi="Arial" w:cs="Arial"/>
                <w:b/>
                <w:bCs/>
                <w:color w:val="000000"/>
                <w:sz w:val="22"/>
                <w:rPrChange w:id="3548" w:author="Guo, Shicheng" w:date="2019-11-07T17:21:00Z">
                  <w:rPr>
                    <w:rFonts w:ascii="DengXian" w:eastAsia="DengXian" w:hAnsi="DengXian" w:hint="eastAsia"/>
                    <w:b/>
                    <w:bCs/>
                    <w:color w:val="000000"/>
                    <w:sz w:val="10"/>
                    <w:szCs w:val="10"/>
                  </w:rPr>
                </w:rPrChange>
              </w:rPr>
              <w:t>previous</w:t>
            </w:r>
            <w:r w:rsidRPr="00BE3786">
              <w:rPr>
                <w:rFonts w:ascii="Arial" w:eastAsia="DengXian" w:hAnsi="Arial" w:cs="Arial"/>
                <w:b/>
                <w:bCs/>
                <w:color w:val="000000"/>
                <w:sz w:val="22"/>
                <w:rPrChange w:id="3549" w:author="Guo, Shicheng" w:date="2019-11-07T17:21:00Z">
                  <w:rPr>
                    <w:rFonts w:ascii="Arial" w:eastAsia="DengXian" w:hAnsi="Arial" w:cs="Arial"/>
                    <w:b/>
                    <w:bCs/>
                    <w:color w:val="000000"/>
                    <w:sz w:val="10"/>
                    <w:szCs w:val="10"/>
                  </w:rPr>
                </w:rPrChange>
              </w:rPr>
              <w:t> history</w:t>
            </w:r>
          </w:p>
        </w:tc>
        <w:tc>
          <w:tcPr>
            <w:tcW w:w="711" w:type="dxa"/>
            <w:tcBorders>
              <w:top w:val="single" w:sz="4" w:space="0" w:color="auto"/>
              <w:bottom w:val="single" w:sz="4" w:space="0" w:color="auto"/>
            </w:tcBorders>
            <w:vAlign w:val="center"/>
          </w:tcPr>
          <w:p w14:paraId="1F702818" w14:textId="57C7EE20" w:rsidR="00E46965" w:rsidRPr="00BE3786" w:rsidRDefault="00E46965" w:rsidP="00BE3786">
            <w:pPr>
              <w:spacing w:beforeLines="50" w:before="156" w:afterLines="50" w:after="156"/>
              <w:rPr>
                <w:rFonts w:ascii="Arial" w:hAnsi="Arial" w:cs="Arial"/>
                <w:b/>
                <w:bCs/>
                <w:sz w:val="22"/>
                <w:rPrChange w:id="3550" w:author="Guo, Shicheng" w:date="2019-11-07T17:21:00Z">
                  <w:rPr>
                    <w:rFonts w:ascii="Times New Roman" w:hAnsi="Times New Roman" w:cs="Times New Roman"/>
                    <w:b/>
                    <w:bCs/>
                    <w:sz w:val="10"/>
                    <w:szCs w:val="10"/>
                  </w:rPr>
                </w:rPrChange>
              </w:rPr>
              <w:pPrChange w:id="3551" w:author="Guo, Shicheng" w:date="2019-11-07T17:21:00Z">
                <w:pPr>
                  <w:spacing w:beforeLines="50" w:before="156" w:afterLines="50" w:after="156" w:line="360" w:lineRule="auto"/>
                </w:pPr>
              </w:pPrChange>
            </w:pPr>
            <w:r w:rsidRPr="00BE3786">
              <w:rPr>
                <w:rFonts w:ascii="Arial" w:eastAsia="DengXian" w:hAnsi="Arial" w:cs="Arial"/>
                <w:b/>
                <w:bCs/>
                <w:color w:val="000000"/>
                <w:sz w:val="22"/>
                <w:rPrChange w:id="3552" w:author="Guo, Shicheng" w:date="2019-11-07T17:21:00Z">
                  <w:rPr>
                    <w:rFonts w:ascii="DengXian" w:eastAsia="DengXian" w:hAnsi="DengXian" w:hint="eastAsia"/>
                    <w:b/>
                    <w:bCs/>
                    <w:color w:val="000000"/>
                    <w:sz w:val="10"/>
                    <w:szCs w:val="10"/>
                  </w:rPr>
                </w:rPrChange>
              </w:rPr>
              <w:t>smoking history</w:t>
            </w:r>
          </w:p>
        </w:tc>
        <w:tc>
          <w:tcPr>
            <w:tcW w:w="633" w:type="dxa"/>
            <w:tcBorders>
              <w:top w:val="single" w:sz="4" w:space="0" w:color="auto"/>
              <w:bottom w:val="single" w:sz="4" w:space="0" w:color="auto"/>
            </w:tcBorders>
            <w:vAlign w:val="center"/>
          </w:tcPr>
          <w:p w14:paraId="2CBEE7AD" w14:textId="2C0737CA" w:rsidR="00E46965" w:rsidRPr="00BE3786" w:rsidRDefault="00E46965" w:rsidP="00BE3786">
            <w:pPr>
              <w:spacing w:beforeLines="50" w:before="156" w:afterLines="50" w:after="156"/>
              <w:rPr>
                <w:rFonts w:ascii="Arial" w:hAnsi="Arial" w:cs="Arial"/>
                <w:b/>
                <w:bCs/>
                <w:sz w:val="22"/>
                <w:rPrChange w:id="3553" w:author="Guo, Shicheng" w:date="2019-11-07T17:21:00Z">
                  <w:rPr>
                    <w:rFonts w:ascii="Times New Roman" w:hAnsi="Times New Roman" w:cs="Times New Roman"/>
                    <w:b/>
                    <w:bCs/>
                    <w:sz w:val="10"/>
                    <w:szCs w:val="10"/>
                  </w:rPr>
                </w:rPrChange>
              </w:rPr>
              <w:pPrChange w:id="3554" w:author="Guo, Shicheng" w:date="2019-11-07T17:21:00Z">
                <w:pPr>
                  <w:spacing w:beforeLines="50" w:before="156" w:afterLines="50" w:after="156" w:line="360" w:lineRule="auto"/>
                </w:pPr>
              </w:pPrChange>
            </w:pPr>
            <w:r w:rsidRPr="00BE3786">
              <w:rPr>
                <w:rFonts w:ascii="Arial" w:eastAsia="DengXian" w:hAnsi="Arial" w:cs="Arial"/>
                <w:b/>
                <w:bCs/>
                <w:color w:val="000000"/>
                <w:sz w:val="22"/>
                <w:rPrChange w:id="3555" w:author="Guo, Shicheng" w:date="2019-11-07T17:21:00Z">
                  <w:rPr>
                    <w:rFonts w:ascii="DengXian" w:eastAsia="DengXian" w:hAnsi="DengXian" w:hint="eastAsia"/>
                    <w:b/>
                    <w:bCs/>
                    <w:color w:val="000000"/>
                    <w:sz w:val="10"/>
                    <w:szCs w:val="10"/>
                  </w:rPr>
                </w:rPrChange>
              </w:rPr>
              <w:t>drinking history</w:t>
            </w:r>
          </w:p>
        </w:tc>
        <w:tc>
          <w:tcPr>
            <w:tcW w:w="946" w:type="dxa"/>
            <w:tcBorders>
              <w:top w:val="single" w:sz="4" w:space="0" w:color="auto"/>
              <w:bottom w:val="single" w:sz="4" w:space="0" w:color="auto"/>
            </w:tcBorders>
            <w:vAlign w:val="center"/>
          </w:tcPr>
          <w:p w14:paraId="32CAB236" w14:textId="2BF40505" w:rsidR="00E46965" w:rsidRPr="00BE3786" w:rsidRDefault="00E46965" w:rsidP="00BE3786">
            <w:pPr>
              <w:spacing w:beforeLines="50" w:before="156" w:afterLines="50" w:after="156"/>
              <w:rPr>
                <w:rFonts w:ascii="Arial" w:hAnsi="Arial" w:cs="Arial"/>
                <w:b/>
                <w:bCs/>
                <w:sz w:val="22"/>
                <w:rPrChange w:id="3556" w:author="Guo, Shicheng" w:date="2019-11-07T17:21:00Z">
                  <w:rPr>
                    <w:rFonts w:ascii="Times New Roman" w:hAnsi="Times New Roman" w:cs="Times New Roman"/>
                    <w:b/>
                    <w:bCs/>
                    <w:sz w:val="10"/>
                    <w:szCs w:val="10"/>
                  </w:rPr>
                </w:rPrChange>
              </w:rPr>
              <w:pPrChange w:id="3557" w:author="Guo, Shicheng" w:date="2019-11-07T17:21:00Z">
                <w:pPr>
                  <w:spacing w:beforeLines="50" w:before="156" w:afterLines="50" w:after="156" w:line="360" w:lineRule="auto"/>
                </w:pPr>
              </w:pPrChange>
            </w:pPr>
            <w:r w:rsidRPr="00BE3786">
              <w:rPr>
                <w:rFonts w:ascii="Arial" w:eastAsia="DengXian" w:hAnsi="Arial" w:cs="Arial"/>
                <w:b/>
                <w:bCs/>
                <w:color w:val="000000"/>
                <w:sz w:val="22"/>
                <w:rPrChange w:id="3558" w:author="Guo, Shicheng" w:date="2019-11-07T17:21:00Z">
                  <w:rPr>
                    <w:rFonts w:ascii="DengXian" w:eastAsia="DengXian" w:hAnsi="DengXian" w:hint="eastAsia"/>
                    <w:b/>
                    <w:bCs/>
                    <w:color w:val="000000"/>
                    <w:sz w:val="10"/>
                    <w:szCs w:val="10"/>
                  </w:rPr>
                </w:rPrChange>
              </w:rPr>
              <w:t>Degree of Differentiation</w:t>
            </w:r>
          </w:p>
        </w:tc>
        <w:tc>
          <w:tcPr>
            <w:tcW w:w="623" w:type="dxa"/>
            <w:tcBorders>
              <w:top w:val="single" w:sz="4" w:space="0" w:color="auto"/>
              <w:bottom w:val="single" w:sz="4" w:space="0" w:color="auto"/>
            </w:tcBorders>
            <w:vAlign w:val="center"/>
          </w:tcPr>
          <w:p w14:paraId="25239DB5" w14:textId="4B7152FA" w:rsidR="00E46965" w:rsidRPr="00BE3786" w:rsidRDefault="00E46965" w:rsidP="00BE3786">
            <w:pPr>
              <w:spacing w:beforeLines="50" w:before="156" w:afterLines="50" w:after="156"/>
              <w:rPr>
                <w:rFonts w:ascii="Arial" w:hAnsi="Arial" w:cs="Arial"/>
                <w:b/>
                <w:bCs/>
                <w:sz w:val="22"/>
                <w:rPrChange w:id="3559" w:author="Guo, Shicheng" w:date="2019-11-07T17:21:00Z">
                  <w:rPr>
                    <w:rFonts w:ascii="Times New Roman" w:hAnsi="Times New Roman" w:cs="Times New Roman"/>
                    <w:b/>
                    <w:bCs/>
                    <w:sz w:val="10"/>
                    <w:szCs w:val="10"/>
                  </w:rPr>
                </w:rPrChange>
              </w:rPr>
              <w:pPrChange w:id="3560" w:author="Guo, Shicheng" w:date="2019-11-07T17:21:00Z">
                <w:pPr>
                  <w:spacing w:beforeLines="50" w:before="156" w:afterLines="50" w:after="156" w:line="360" w:lineRule="auto"/>
                </w:pPr>
              </w:pPrChange>
            </w:pPr>
            <w:r w:rsidRPr="00BE3786">
              <w:rPr>
                <w:rFonts w:ascii="Arial" w:eastAsia="DengXian" w:hAnsi="Arial" w:cs="Arial"/>
                <w:b/>
                <w:bCs/>
                <w:color w:val="000000"/>
                <w:sz w:val="22"/>
                <w:rPrChange w:id="3561" w:author="Guo, Shicheng" w:date="2019-11-07T17:21:00Z">
                  <w:rPr>
                    <w:rFonts w:ascii="DengXian" w:eastAsia="DengXian" w:hAnsi="DengXian" w:hint="eastAsia"/>
                    <w:b/>
                    <w:bCs/>
                    <w:color w:val="000000"/>
                    <w:sz w:val="10"/>
                    <w:szCs w:val="10"/>
                  </w:rPr>
                </w:rPrChange>
              </w:rPr>
              <w:t>TNM Staging</w:t>
            </w:r>
          </w:p>
        </w:tc>
        <w:tc>
          <w:tcPr>
            <w:tcW w:w="556" w:type="dxa"/>
            <w:tcBorders>
              <w:top w:val="single" w:sz="4" w:space="0" w:color="auto"/>
              <w:bottom w:val="single" w:sz="4" w:space="0" w:color="auto"/>
            </w:tcBorders>
            <w:vAlign w:val="center"/>
          </w:tcPr>
          <w:p w14:paraId="6265E54B" w14:textId="55892992" w:rsidR="00E46965" w:rsidRPr="00BE3786" w:rsidRDefault="00E46965" w:rsidP="00BE3786">
            <w:pPr>
              <w:spacing w:beforeLines="50" w:before="156" w:afterLines="50" w:after="156"/>
              <w:rPr>
                <w:rFonts w:ascii="Arial" w:hAnsi="Arial" w:cs="Arial"/>
                <w:b/>
                <w:bCs/>
                <w:sz w:val="22"/>
                <w:rPrChange w:id="3562" w:author="Guo, Shicheng" w:date="2019-11-07T17:21:00Z">
                  <w:rPr>
                    <w:rFonts w:ascii="Times New Roman" w:hAnsi="Times New Roman" w:cs="Times New Roman"/>
                    <w:b/>
                    <w:bCs/>
                    <w:sz w:val="10"/>
                    <w:szCs w:val="10"/>
                  </w:rPr>
                </w:rPrChange>
              </w:rPr>
              <w:pPrChange w:id="3563" w:author="Guo, Shicheng" w:date="2019-11-07T17:21:00Z">
                <w:pPr>
                  <w:spacing w:beforeLines="50" w:before="156" w:afterLines="50" w:after="156" w:line="360" w:lineRule="auto"/>
                </w:pPr>
              </w:pPrChange>
            </w:pPr>
            <w:r w:rsidRPr="00BE3786">
              <w:rPr>
                <w:rFonts w:ascii="Arial" w:eastAsia="DengXian" w:hAnsi="Arial" w:cs="Arial"/>
                <w:b/>
                <w:bCs/>
                <w:color w:val="000000"/>
                <w:sz w:val="22"/>
                <w:rPrChange w:id="3564" w:author="Guo, Shicheng" w:date="2019-11-07T17:21:00Z">
                  <w:rPr>
                    <w:rFonts w:ascii="DengXian" w:eastAsia="DengXian" w:hAnsi="DengXian" w:hint="eastAsia"/>
                    <w:b/>
                    <w:bCs/>
                    <w:color w:val="000000"/>
                    <w:sz w:val="10"/>
                    <w:szCs w:val="10"/>
                  </w:rPr>
                </w:rPrChange>
              </w:rPr>
              <w:t>clinical stages</w:t>
            </w:r>
          </w:p>
        </w:tc>
        <w:tc>
          <w:tcPr>
            <w:tcW w:w="573" w:type="dxa"/>
            <w:tcBorders>
              <w:top w:val="single" w:sz="4" w:space="0" w:color="auto"/>
              <w:bottom w:val="single" w:sz="4" w:space="0" w:color="auto"/>
            </w:tcBorders>
            <w:vAlign w:val="center"/>
          </w:tcPr>
          <w:p w14:paraId="7A1A6574" w14:textId="0A0C9D56" w:rsidR="00E46965" w:rsidRPr="00BE3786" w:rsidRDefault="00E46965" w:rsidP="00BE3786">
            <w:pPr>
              <w:spacing w:beforeLines="50" w:before="156" w:afterLines="50" w:after="156"/>
              <w:rPr>
                <w:rFonts w:ascii="Arial" w:hAnsi="Arial" w:cs="Arial"/>
                <w:b/>
                <w:bCs/>
                <w:sz w:val="22"/>
                <w:rPrChange w:id="3565" w:author="Guo, Shicheng" w:date="2019-11-07T17:21:00Z">
                  <w:rPr>
                    <w:rFonts w:ascii="Times New Roman" w:hAnsi="Times New Roman" w:cs="Times New Roman"/>
                    <w:b/>
                    <w:bCs/>
                    <w:sz w:val="10"/>
                    <w:szCs w:val="10"/>
                  </w:rPr>
                </w:rPrChange>
              </w:rPr>
              <w:pPrChange w:id="3566" w:author="Guo, Shicheng" w:date="2019-11-07T17:21:00Z">
                <w:pPr>
                  <w:spacing w:beforeLines="50" w:before="156" w:afterLines="50" w:after="156" w:line="360" w:lineRule="auto"/>
                </w:pPr>
              </w:pPrChange>
            </w:pPr>
            <w:r w:rsidRPr="00BE3786">
              <w:rPr>
                <w:rFonts w:ascii="Arial" w:eastAsia="DengXian" w:hAnsi="Arial" w:cs="Arial"/>
                <w:b/>
                <w:bCs/>
                <w:color w:val="000000"/>
                <w:sz w:val="22"/>
                <w:rPrChange w:id="3567" w:author="Guo, Shicheng" w:date="2019-11-07T17:21:00Z">
                  <w:rPr>
                    <w:rFonts w:ascii="DengXian" w:eastAsia="DengXian" w:hAnsi="DengXian" w:hint="eastAsia"/>
                    <w:b/>
                    <w:bCs/>
                    <w:color w:val="000000"/>
                    <w:sz w:val="10"/>
                    <w:szCs w:val="10"/>
                  </w:rPr>
                </w:rPrChange>
              </w:rPr>
              <w:t>PFS</w:t>
            </w:r>
          </w:p>
        </w:tc>
        <w:tc>
          <w:tcPr>
            <w:tcW w:w="573" w:type="dxa"/>
            <w:tcBorders>
              <w:top w:val="single" w:sz="4" w:space="0" w:color="auto"/>
              <w:bottom w:val="single" w:sz="4" w:space="0" w:color="auto"/>
            </w:tcBorders>
            <w:vAlign w:val="center"/>
          </w:tcPr>
          <w:p w14:paraId="61B312F7" w14:textId="20FC90CF" w:rsidR="00E46965" w:rsidRPr="00BE3786" w:rsidRDefault="00E46965" w:rsidP="00BE3786">
            <w:pPr>
              <w:spacing w:beforeLines="50" w:before="156" w:afterLines="50" w:after="156"/>
              <w:rPr>
                <w:rFonts w:ascii="Arial" w:hAnsi="Arial" w:cs="Arial"/>
                <w:b/>
                <w:bCs/>
                <w:sz w:val="22"/>
                <w:rPrChange w:id="3568" w:author="Guo, Shicheng" w:date="2019-11-07T17:21:00Z">
                  <w:rPr>
                    <w:rFonts w:ascii="Times New Roman" w:hAnsi="Times New Roman" w:cs="Times New Roman"/>
                    <w:b/>
                    <w:bCs/>
                    <w:sz w:val="10"/>
                    <w:szCs w:val="10"/>
                  </w:rPr>
                </w:rPrChange>
              </w:rPr>
              <w:pPrChange w:id="3569" w:author="Guo, Shicheng" w:date="2019-11-07T17:21:00Z">
                <w:pPr>
                  <w:spacing w:beforeLines="50" w:before="156" w:afterLines="50" w:after="156" w:line="360" w:lineRule="auto"/>
                </w:pPr>
              </w:pPrChange>
            </w:pPr>
            <w:r w:rsidRPr="00BE3786">
              <w:rPr>
                <w:rFonts w:ascii="Arial" w:eastAsia="DengXian" w:hAnsi="Arial" w:cs="Arial"/>
                <w:b/>
                <w:bCs/>
                <w:color w:val="000000"/>
                <w:sz w:val="22"/>
                <w:rPrChange w:id="3570" w:author="Guo, Shicheng" w:date="2019-11-07T17:21:00Z">
                  <w:rPr>
                    <w:rFonts w:ascii="DengXian" w:eastAsia="DengXian" w:hAnsi="DengXian" w:hint="eastAsia"/>
                    <w:b/>
                    <w:bCs/>
                    <w:color w:val="000000"/>
                    <w:sz w:val="10"/>
                    <w:szCs w:val="10"/>
                  </w:rPr>
                </w:rPrChange>
              </w:rPr>
              <w:t>OS</w:t>
            </w:r>
          </w:p>
        </w:tc>
      </w:tr>
      <w:tr w:rsidR="00AE51D4" w:rsidRPr="00BE3786" w14:paraId="4D993E2E" w14:textId="77777777" w:rsidTr="00AE51D4">
        <w:tc>
          <w:tcPr>
            <w:tcW w:w="569" w:type="dxa"/>
            <w:tcBorders>
              <w:top w:val="single" w:sz="4" w:space="0" w:color="auto"/>
            </w:tcBorders>
            <w:vAlign w:val="center"/>
          </w:tcPr>
          <w:p w14:paraId="40046342" w14:textId="144C2141" w:rsidR="00E46965" w:rsidRPr="00BE3786" w:rsidRDefault="00E46965" w:rsidP="00BE3786">
            <w:pPr>
              <w:spacing w:beforeLines="50" w:before="156" w:afterLines="50" w:after="156"/>
              <w:rPr>
                <w:rFonts w:ascii="Arial" w:hAnsi="Arial" w:cs="Arial"/>
                <w:sz w:val="22"/>
                <w:rPrChange w:id="3571" w:author="Guo, Shicheng" w:date="2019-11-07T17:21:00Z">
                  <w:rPr>
                    <w:rFonts w:ascii="Times New Roman" w:hAnsi="Times New Roman" w:cs="Times New Roman"/>
                    <w:sz w:val="10"/>
                    <w:szCs w:val="10"/>
                  </w:rPr>
                </w:rPrChange>
              </w:rPr>
              <w:pPrChange w:id="3572" w:author="Guo, Shicheng" w:date="2019-11-07T17:21:00Z">
                <w:pPr>
                  <w:spacing w:beforeLines="50" w:before="156" w:afterLines="50" w:after="156" w:line="360" w:lineRule="auto"/>
                </w:pPr>
              </w:pPrChange>
            </w:pPr>
            <w:r w:rsidRPr="00BE3786">
              <w:rPr>
                <w:rFonts w:ascii="Arial" w:eastAsia="DengXian" w:hAnsi="Arial" w:cs="Arial"/>
                <w:sz w:val="22"/>
                <w:rPrChange w:id="3573" w:author="Guo, Shicheng" w:date="2019-11-07T17:21:00Z">
                  <w:rPr>
                    <w:rFonts w:ascii="DengXian" w:eastAsia="DengXian" w:hAnsi="DengXian" w:hint="eastAsia"/>
                    <w:sz w:val="10"/>
                    <w:szCs w:val="10"/>
                  </w:rPr>
                </w:rPrChange>
              </w:rPr>
              <w:t>P1</w:t>
            </w:r>
          </w:p>
        </w:tc>
        <w:tc>
          <w:tcPr>
            <w:tcW w:w="701" w:type="dxa"/>
            <w:tcBorders>
              <w:top w:val="single" w:sz="4" w:space="0" w:color="auto"/>
            </w:tcBorders>
            <w:vAlign w:val="center"/>
          </w:tcPr>
          <w:p w14:paraId="03609F17" w14:textId="47A47C1A" w:rsidR="00E46965" w:rsidRPr="00BE3786" w:rsidRDefault="00E46965" w:rsidP="00BE3786">
            <w:pPr>
              <w:spacing w:beforeLines="50" w:before="156" w:afterLines="50" w:after="156"/>
              <w:rPr>
                <w:rFonts w:ascii="Arial" w:hAnsi="Arial" w:cs="Arial"/>
                <w:sz w:val="22"/>
                <w:rPrChange w:id="3574" w:author="Guo, Shicheng" w:date="2019-11-07T17:21:00Z">
                  <w:rPr>
                    <w:rFonts w:ascii="Times New Roman" w:hAnsi="Times New Roman" w:cs="Times New Roman"/>
                    <w:sz w:val="10"/>
                    <w:szCs w:val="10"/>
                  </w:rPr>
                </w:rPrChange>
              </w:rPr>
              <w:pPrChange w:id="3575" w:author="Guo, Shicheng" w:date="2019-11-07T17:21:00Z">
                <w:pPr>
                  <w:spacing w:beforeLines="50" w:before="156" w:afterLines="50" w:after="156" w:line="360" w:lineRule="auto"/>
                </w:pPr>
              </w:pPrChange>
            </w:pPr>
            <w:r w:rsidRPr="00BE3786">
              <w:rPr>
                <w:rFonts w:ascii="Arial" w:eastAsia="DengXian" w:hAnsi="Arial" w:cs="Arial"/>
                <w:sz w:val="22"/>
                <w:rPrChange w:id="3576" w:author="Guo, Shicheng" w:date="2019-11-07T17:21:00Z">
                  <w:rPr>
                    <w:rFonts w:ascii="DengXian" w:eastAsia="DengXian" w:hAnsi="DengXian" w:hint="eastAsia"/>
                    <w:sz w:val="10"/>
                    <w:szCs w:val="10"/>
                  </w:rPr>
                </w:rPrChange>
              </w:rPr>
              <w:t>65</w:t>
            </w:r>
          </w:p>
        </w:tc>
        <w:tc>
          <w:tcPr>
            <w:tcW w:w="581" w:type="dxa"/>
            <w:tcBorders>
              <w:top w:val="single" w:sz="4" w:space="0" w:color="auto"/>
            </w:tcBorders>
            <w:vAlign w:val="center"/>
          </w:tcPr>
          <w:p w14:paraId="2CC3ED1B" w14:textId="0C39C1D9" w:rsidR="00E46965" w:rsidRPr="00BE3786" w:rsidRDefault="00E46965" w:rsidP="00BE3786">
            <w:pPr>
              <w:spacing w:beforeLines="50" w:before="156" w:afterLines="50" w:after="156"/>
              <w:rPr>
                <w:rFonts w:ascii="Arial" w:hAnsi="Arial" w:cs="Arial"/>
                <w:sz w:val="22"/>
                <w:rPrChange w:id="3577" w:author="Guo, Shicheng" w:date="2019-11-07T17:21:00Z">
                  <w:rPr>
                    <w:rFonts w:ascii="Times New Roman" w:hAnsi="Times New Roman" w:cs="Times New Roman"/>
                    <w:sz w:val="10"/>
                    <w:szCs w:val="10"/>
                  </w:rPr>
                </w:rPrChange>
              </w:rPr>
              <w:pPrChange w:id="3578" w:author="Guo, Shicheng" w:date="2019-11-07T17:21:00Z">
                <w:pPr>
                  <w:spacing w:beforeLines="50" w:before="156" w:afterLines="50" w:after="156" w:line="360" w:lineRule="auto"/>
                </w:pPr>
              </w:pPrChange>
            </w:pPr>
            <w:r w:rsidRPr="00BE3786">
              <w:rPr>
                <w:rFonts w:ascii="Arial" w:eastAsia="DengXian" w:hAnsi="Arial" w:cs="Arial"/>
                <w:sz w:val="22"/>
                <w:rPrChange w:id="3579" w:author="Guo, Shicheng" w:date="2019-11-07T17:21:00Z">
                  <w:rPr>
                    <w:rFonts w:ascii="DengXian" w:eastAsia="DengXian" w:hAnsi="DengXian" w:hint="eastAsia"/>
                    <w:sz w:val="10"/>
                    <w:szCs w:val="10"/>
                  </w:rPr>
                </w:rPrChange>
              </w:rPr>
              <w:t>F</w:t>
            </w:r>
          </w:p>
        </w:tc>
        <w:tc>
          <w:tcPr>
            <w:tcW w:w="1830" w:type="dxa"/>
            <w:tcBorders>
              <w:top w:val="single" w:sz="4" w:space="0" w:color="auto"/>
            </w:tcBorders>
            <w:vAlign w:val="bottom"/>
          </w:tcPr>
          <w:p w14:paraId="736BDDAD" w14:textId="1ECE517D" w:rsidR="00E46965" w:rsidRPr="00BE3786" w:rsidRDefault="00E46965" w:rsidP="00BE3786">
            <w:pPr>
              <w:spacing w:beforeLines="50" w:before="156" w:afterLines="50" w:after="156"/>
              <w:rPr>
                <w:rFonts w:ascii="Arial" w:hAnsi="Arial" w:cs="Arial"/>
                <w:sz w:val="22"/>
                <w:rPrChange w:id="3580" w:author="Guo, Shicheng" w:date="2019-11-07T17:21:00Z">
                  <w:rPr>
                    <w:rFonts w:ascii="Times New Roman" w:hAnsi="Times New Roman" w:cs="Times New Roman"/>
                    <w:sz w:val="10"/>
                    <w:szCs w:val="10"/>
                  </w:rPr>
                </w:rPrChange>
              </w:rPr>
              <w:pPrChange w:id="3581" w:author="Guo, Shicheng" w:date="2019-11-07T17:21:00Z">
                <w:pPr>
                  <w:spacing w:beforeLines="50" w:before="156" w:afterLines="50" w:after="156" w:line="360" w:lineRule="auto"/>
                </w:pPr>
              </w:pPrChange>
            </w:pPr>
            <w:r w:rsidRPr="00BE3786">
              <w:rPr>
                <w:rFonts w:ascii="Arial" w:eastAsia="DengXian" w:hAnsi="Arial" w:cs="Arial"/>
                <w:color w:val="000000"/>
                <w:sz w:val="22"/>
                <w:rPrChange w:id="3582" w:author="Guo, Shicheng" w:date="2019-11-07T17:21:00Z">
                  <w:rPr>
                    <w:rFonts w:ascii="DengXian" w:eastAsia="DengXian" w:hAnsi="DengXian" w:hint="eastAsia"/>
                    <w:color w:val="000000"/>
                    <w:sz w:val="10"/>
                    <w:szCs w:val="10"/>
                  </w:rPr>
                </w:rPrChange>
              </w:rPr>
              <w:t>Hypertension (grade 2, high-risk group), type 2 diabetes</w:t>
            </w:r>
          </w:p>
        </w:tc>
        <w:tc>
          <w:tcPr>
            <w:tcW w:w="711" w:type="dxa"/>
            <w:tcBorders>
              <w:top w:val="single" w:sz="4" w:space="0" w:color="auto"/>
            </w:tcBorders>
            <w:vAlign w:val="center"/>
          </w:tcPr>
          <w:p w14:paraId="0C2430E2" w14:textId="6C18EFF7" w:rsidR="00E46965" w:rsidRPr="00BE3786" w:rsidRDefault="00E46965" w:rsidP="00BE3786">
            <w:pPr>
              <w:spacing w:beforeLines="50" w:before="156" w:afterLines="50" w:after="156"/>
              <w:rPr>
                <w:rFonts w:ascii="Arial" w:hAnsi="Arial" w:cs="Arial"/>
                <w:sz w:val="22"/>
                <w:rPrChange w:id="3583" w:author="Guo, Shicheng" w:date="2019-11-07T17:21:00Z">
                  <w:rPr>
                    <w:rFonts w:ascii="Times New Roman" w:hAnsi="Times New Roman" w:cs="Times New Roman"/>
                    <w:sz w:val="10"/>
                    <w:szCs w:val="10"/>
                  </w:rPr>
                </w:rPrChange>
              </w:rPr>
              <w:pPrChange w:id="3584" w:author="Guo, Shicheng" w:date="2019-11-07T17:21:00Z">
                <w:pPr>
                  <w:spacing w:beforeLines="50" w:before="156" w:afterLines="50" w:after="156" w:line="360" w:lineRule="auto"/>
                </w:pPr>
              </w:pPrChange>
            </w:pPr>
            <w:r w:rsidRPr="00BE3786">
              <w:rPr>
                <w:rFonts w:ascii="Arial" w:eastAsia="DengXian" w:hAnsi="Arial" w:cs="Arial"/>
                <w:sz w:val="22"/>
                <w:rPrChange w:id="3585" w:author="Guo, Shicheng" w:date="2019-11-07T17:21:00Z">
                  <w:rPr>
                    <w:rFonts w:ascii="DengXian" w:eastAsia="DengXian" w:hAnsi="DengXian" w:hint="eastAsia"/>
                    <w:sz w:val="10"/>
                    <w:szCs w:val="10"/>
                  </w:rPr>
                </w:rPrChange>
              </w:rPr>
              <w:t>No</w:t>
            </w:r>
          </w:p>
        </w:tc>
        <w:tc>
          <w:tcPr>
            <w:tcW w:w="633" w:type="dxa"/>
            <w:tcBorders>
              <w:top w:val="single" w:sz="4" w:space="0" w:color="auto"/>
            </w:tcBorders>
            <w:vAlign w:val="center"/>
          </w:tcPr>
          <w:p w14:paraId="63740B77" w14:textId="13BAC27B" w:rsidR="00E46965" w:rsidRPr="00BE3786" w:rsidRDefault="00E46965" w:rsidP="00BE3786">
            <w:pPr>
              <w:spacing w:beforeLines="50" w:before="156" w:afterLines="50" w:after="156"/>
              <w:rPr>
                <w:rFonts w:ascii="Arial" w:hAnsi="Arial" w:cs="Arial"/>
                <w:sz w:val="22"/>
                <w:rPrChange w:id="3586" w:author="Guo, Shicheng" w:date="2019-11-07T17:21:00Z">
                  <w:rPr>
                    <w:rFonts w:ascii="Times New Roman" w:hAnsi="Times New Roman" w:cs="Times New Roman"/>
                    <w:sz w:val="10"/>
                    <w:szCs w:val="10"/>
                  </w:rPr>
                </w:rPrChange>
              </w:rPr>
              <w:pPrChange w:id="3587" w:author="Guo, Shicheng" w:date="2019-11-07T17:21:00Z">
                <w:pPr>
                  <w:spacing w:beforeLines="50" w:before="156" w:afterLines="50" w:after="156" w:line="360" w:lineRule="auto"/>
                </w:pPr>
              </w:pPrChange>
            </w:pPr>
            <w:r w:rsidRPr="00BE3786">
              <w:rPr>
                <w:rFonts w:ascii="Arial" w:eastAsia="DengXian" w:hAnsi="Arial" w:cs="Arial"/>
                <w:sz w:val="22"/>
                <w:rPrChange w:id="3588" w:author="Guo, Shicheng" w:date="2019-11-07T17:21:00Z">
                  <w:rPr>
                    <w:rFonts w:ascii="DengXian" w:eastAsia="DengXian" w:hAnsi="DengXian" w:hint="eastAsia"/>
                    <w:sz w:val="10"/>
                    <w:szCs w:val="10"/>
                  </w:rPr>
                </w:rPrChange>
              </w:rPr>
              <w:t>No</w:t>
            </w:r>
          </w:p>
        </w:tc>
        <w:tc>
          <w:tcPr>
            <w:tcW w:w="946" w:type="dxa"/>
            <w:tcBorders>
              <w:top w:val="single" w:sz="4" w:space="0" w:color="auto"/>
            </w:tcBorders>
            <w:vAlign w:val="bottom"/>
          </w:tcPr>
          <w:p w14:paraId="75E8CB5D" w14:textId="7EC3A3F3" w:rsidR="00E46965" w:rsidRPr="00BE3786" w:rsidRDefault="00E46965" w:rsidP="00BE3786">
            <w:pPr>
              <w:spacing w:beforeLines="50" w:before="156" w:afterLines="50" w:after="156"/>
              <w:rPr>
                <w:rFonts w:ascii="Arial" w:hAnsi="Arial" w:cs="Arial"/>
                <w:sz w:val="22"/>
                <w:rPrChange w:id="3589" w:author="Guo, Shicheng" w:date="2019-11-07T17:21:00Z">
                  <w:rPr>
                    <w:rFonts w:ascii="Times New Roman" w:hAnsi="Times New Roman" w:cs="Times New Roman"/>
                    <w:sz w:val="10"/>
                    <w:szCs w:val="10"/>
                  </w:rPr>
                </w:rPrChange>
              </w:rPr>
              <w:pPrChange w:id="3590" w:author="Guo, Shicheng" w:date="2019-11-07T17:21:00Z">
                <w:pPr>
                  <w:spacing w:beforeLines="50" w:before="156" w:afterLines="50" w:after="156" w:line="360" w:lineRule="auto"/>
                </w:pPr>
              </w:pPrChange>
            </w:pPr>
            <w:r w:rsidRPr="00BE3786">
              <w:rPr>
                <w:rFonts w:ascii="Arial" w:eastAsia="DengXian" w:hAnsi="Arial" w:cs="Arial"/>
                <w:color w:val="000000"/>
                <w:sz w:val="22"/>
                <w:rPrChange w:id="3591" w:author="Guo, Shicheng" w:date="2019-11-07T17:21:00Z">
                  <w:rPr>
                    <w:rFonts w:ascii="DengXian" w:eastAsia="DengXian" w:hAnsi="DengXian" w:hint="eastAsia"/>
                    <w:color w:val="000000"/>
                    <w:sz w:val="10"/>
                    <w:szCs w:val="10"/>
                  </w:rPr>
                </w:rPrChange>
              </w:rPr>
              <w:t>Well/Moderate</w:t>
            </w:r>
          </w:p>
        </w:tc>
        <w:tc>
          <w:tcPr>
            <w:tcW w:w="623" w:type="dxa"/>
            <w:tcBorders>
              <w:top w:val="single" w:sz="4" w:space="0" w:color="auto"/>
            </w:tcBorders>
            <w:vAlign w:val="bottom"/>
          </w:tcPr>
          <w:p w14:paraId="7ECEA7A4" w14:textId="3275951E" w:rsidR="00E46965" w:rsidRPr="00BE3786" w:rsidRDefault="00E46965" w:rsidP="00BE3786">
            <w:pPr>
              <w:spacing w:beforeLines="50" w:before="156" w:afterLines="50" w:after="156"/>
              <w:rPr>
                <w:rFonts w:ascii="Arial" w:hAnsi="Arial" w:cs="Arial"/>
                <w:sz w:val="22"/>
                <w:rPrChange w:id="3592" w:author="Guo, Shicheng" w:date="2019-11-07T17:21:00Z">
                  <w:rPr>
                    <w:rFonts w:ascii="Times New Roman" w:hAnsi="Times New Roman" w:cs="Times New Roman"/>
                    <w:sz w:val="10"/>
                    <w:szCs w:val="10"/>
                  </w:rPr>
                </w:rPrChange>
              </w:rPr>
              <w:pPrChange w:id="3593" w:author="Guo, Shicheng" w:date="2019-11-07T17:21:00Z">
                <w:pPr>
                  <w:spacing w:beforeLines="50" w:before="156" w:afterLines="50" w:after="156" w:line="360" w:lineRule="auto"/>
                </w:pPr>
              </w:pPrChange>
            </w:pPr>
            <w:r w:rsidRPr="00BE3786">
              <w:rPr>
                <w:rFonts w:ascii="Arial" w:eastAsia="DengXian" w:hAnsi="Arial" w:cs="Arial"/>
                <w:color w:val="000000"/>
                <w:sz w:val="22"/>
                <w:rPrChange w:id="3594" w:author="Guo, Shicheng" w:date="2019-11-07T17:21:00Z">
                  <w:rPr>
                    <w:rFonts w:ascii="DengXian" w:eastAsia="DengXian" w:hAnsi="DengXian" w:hint="eastAsia"/>
                    <w:color w:val="000000"/>
                    <w:sz w:val="10"/>
                    <w:szCs w:val="10"/>
                  </w:rPr>
                </w:rPrChange>
              </w:rPr>
              <w:t>T3N0M0</w:t>
            </w:r>
          </w:p>
        </w:tc>
        <w:tc>
          <w:tcPr>
            <w:tcW w:w="556" w:type="dxa"/>
            <w:tcBorders>
              <w:top w:val="single" w:sz="4" w:space="0" w:color="auto"/>
            </w:tcBorders>
            <w:vAlign w:val="bottom"/>
          </w:tcPr>
          <w:p w14:paraId="59023E54" w14:textId="63E672D8" w:rsidR="00E46965" w:rsidRPr="00BE3786" w:rsidRDefault="00E46965" w:rsidP="00BE3786">
            <w:pPr>
              <w:spacing w:beforeLines="50" w:before="156" w:afterLines="50" w:after="156"/>
              <w:rPr>
                <w:rFonts w:ascii="Arial" w:hAnsi="Arial" w:cs="Arial"/>
                <w:sz w:val="22"/>
                <w:rPrChange w:id="3595" w:author="Guo, Shicheng" w:date="2019-11-07T17:21:00Z">
                  <w:rPr>
                    <w:rFonts w:ascii="Times New Roman" w:hAnsi="Times New Roman" w:cs="Times New Roman"/>
                    <w:sz w:val="10"/>
                    <w:szCs w:val="10"/>
                  </w:rPr>
                </w:rPrChange>
              </w:rPr>
              <w:pPrChange w:id="3596" w:author="Guo, Shicheng" w:date="2019-11-07T17:21:00Z">
                <w:pPr>
                  <w:spacing w:beforeLines="50" w:before="156" w:afterLines="50" w:after="156" w:line="360" w:lineRule="auto"/>
                </w:pPr>
              </w:pPrChange>
            </w:pPr>
            <w:r w:rsidRPr="00BE3786">
              <w:rPr>
                <w:rFonts w:ascii="Arial" w:eastAsia="DengXian" w:hAnsi="Arial" w:cs="Arial"/>
                <w:color w:val="000000"/>
                <w:sz w:val="22"/>
                <w:rPrChange w:id="3597" w:author="Guo, Shicheng" w:date="2019-11-07T17:21:00Z">
                  <w:rPr>
                    <w:rFonts w:ascii="DengXian" w:eastAsia="DengXian" w:hAnsi="DengXian" w:hint="eastAsia"/>
                    <w:color w:val="000000"/>
                    <w:sz w:val="10"/>
                    <w:szCs w:val="10"/>
                  </w:rPr>
                </w:rPrChange>
              </w:rPr>
              <w:t>IIA</w:t>
            </w:r>
          </w:p>
        </w:tc>
        <w:tc>
          <w:tcPr>
            <w:tcW w:w="573" w:type="dxa"/>
            <w:tcBorders>
              <w:top w:val="single" w:sz="4" w:space="0" w:color="auto"/>
            </w:tcBorders>
            <w:vAlign w:val="center"/>
          </w:tcPr>
          <w:p w14:paraId="461E112E" w14:textId="1AD0A53C" w:rsidR="00E46965" w:rsidRPr="00BE3786" w:rsidRDefault="00E46965" w:rsidP="00BE3786">
            <w:pPr>
              <w:spacing w:beforeLines="50" w:before="156" w:afterLines="50" w:after="156"/>
              <w:rPr>
                <w:rFonts w:ascii="Arial" w:hAnsi="Arial" w:cs="Arial"/>
                <w:sz w:val="22"/>
                <w:rPrChange w:id="3598" w:author="Guo, Shicheng" w:date="2019-11-07T17:21:00Z">
                  <w:rPr>
                    <w:rFonts w:ascii="Times New Roman" w:hAnsi="Times New Roman" w:cs="Times New Roman"/>
                    <w:sz w:val="10"/>
                    <w:szCs w:val="10"/>
                  </w:rPr>
                </w:rPrChange>
              </w:rPr>
              <w:pPrChange w:id="3599" w:author="Guo, Shicheng" w:date="2019-11-07T17:21:00Z">
                <w:pPr>
                  <w:spacing w:beforeLines="50" w:before="156" w:afterLines="50" w:after="156" w:line="360" w:lineRule="auto"/>
                </w:pPr>
              </w:pPrChange>
            </w:pPr>
            <w:r w:rsidRPr="00BE3786">
              <w:rPr>
                <w:rFonts w:ascii="Arial" w:eastAsia="DengXian" w:hAnsi="Arial" w:cs="Arial"/>
                <w:sz w:val="22"/>
                <w:rPrChange w:id="3600" w:author="Guo, Shicheng" w:date="2019-11-07T17:21:00Z">
                  <w:rPr>
                    <w:rFonts w:ascii="DengXian" w:eastAsia="DengXian" w:hAnsi="DengXian" w:hint="eastAsia"/>
                    <w:sz w:val="10"/>
                    <w:szCs w:val="10"/>
                  </w:rPr>
                </w:rPrChange>
              </w:rPr>
              <w:t>9 months</w:t>
            </w:r>
          </w:p>
        </w:tc>
        <w:tc>
          <w:tcPr>
            <w:tcW w:w="573" w:type="dxa"/>
            <w:tcBorders>
              <w:top w:val="single" w:sz="4" w:space="0" w:color="auto"/>
            </w:tcBorders>
            <w:vAlign w:val="center"/>
          </w:tcPr>
          <w:p w14:paraId="0A85E46F" w14:textId="515F9D54" w:rsidR="00E46965" w:rsidRPr="00BE3786" w:rsidRDefault="00E46965" w:rsidP="00BE3786">
            <w:pPr>
              <w:spacing w:beforeLines="50" w:before="156" w:afterLines="50" w:after="156"/>
              <w:rPr>
                <w:rFonts w:ascii="Arial" w:hAnsi="Arial" w:cs="Arial"/>
                <w:sz w:val="22"/>
                <w:rPrChange w:id="3601" w:author="Guo, Shicheng" w:date="2019-11-07T17:21:00Z">
                  <w:rPr>
                    <w:rFonts w:ascii="Times New Roman" w:hAnsi="Times New Roman" w:cs="Times New Roman"/>
                    <w:sz w:val="10"/>
                    <w:szCs w:val="10"/>
                  </w:rPr>
                </w:rPrChange>
              </w:rPr>
              <w:pPrChange w:id="3602" w:author="Guo, Shicheng" w:date="2019-11-07T17:21:00Z">
                <w:pPr>
                  <w:spacing w:beforeLines="50" w:before="156" w:afterLines="50" w:after="156" w:line="360" w:lineRule="auto"/>
                </w:pPr>
              </w:pPrChange>
            </w:pPr>
            <w:r w:rsidRPr="00BE3786">
              <w:rPr>
                <w:rFonts w:ascii="Arial" w:eastAsia="DengXian" w:hAnsi="Arial" w:cs="Arial"/>
                <w:sz w:val="22"/>
                <w:rPrChange w:id="3603" w:author="Guo, Shicheng" w:date="2019-11-07T17:21:00Z">
                  <w:rPr>
                    <w:rFonts w:ascii="DengXian" w:eastAsia="DengXian" w:hAnsi="DengXian" w:hint="eastAsia"/>
                    <w:sz w:val="10"/>
                    <w:szCs w:val="10"/>
                  </w:rPr>
                </w:rPrChange>
              </w:rPr>
              <w:t>NA</w:t>
            </w:r>
          </w:p>
        </w:tc>
      </w:tr>
      <w:tr w:rsidR="00AE51D4" w:rsidRPr="00BE3786" w14:paraId="29A065A7" w14:textId="77777777" w:rsidTr="00AE51D4">
        <w:tc>
          <w:tcPr>
            <w:tcW w:w="569" w:type="dxa"/>
            <w:vAlign w:val="center"/>
          </w:tcPr>
          <w:p w14:paraId="0AF34BF9" w14:textId="5C2371A3" w:rsidR="00E46965" w:rsidRPr="00BE3786" w:rsidRDefault="00E46965" w:rsidP="00BE3786">
            <w:pPr>
              <w:spacing w:beforeLines="50" w:before="156" w:afterLines="50" w:after="156"/>
              <w:rPr>
                <w:rFonts w:ascii="Arial" w:hAnsi="Arial" w:cs="Arial"/>
                <w:sz w:val="22"/>
                <w:rPrChange w:id="3604" w:author="Guo, Shicheng" w:date="2019-11-07T17:21:00Z">
                  <w:rPr>
                    <w:rFonts w:ascii="Times New Roman" w:hAnsi="Times New Roman" w:cs="Times New Roman"/>
                    <w:sz w:val="10"/>
                    <w:szCs w:val="10"/>
                  </w:rPr>
                </w:rPrChange>
              </w:rPr>
              <w:pPrChange w:id="3605" w:author="Guo, Shicheng" w:date="2019-11-07T17:21:00Z">
                <w:pPr>
                  <w:spacing w:beforeLines="50" w:before="156" w:afterLines="50" w:after="156" w:line="360" w:lineRule="auto"/>
                </w:pPr>
              </w:pPrChange>
            </w:pPr>
            <w:r w:rsidRPr="00BE3786">
              <w:rPr>
                <w:rFonts w:ascii="Arial" w:eastAsia="DengXian" w:hAnsi="Arial" w:cs="Arial"/>
                <w:sz w:val="22"/>
                <w:rPrChange w:id="3606" w:author="Guo, Shicheng" w:date="2019-11-07T17:21:00Z">
                  <w:rPr>
                    <w:rFonts w:ascii="DengXian" w:eastAsia="DengXian" w:hAnsi="DengXian" w:hint="eastAsia"/>
                    <w:sz w:val="10"/>
                    <w:szCs w:val="10"/>
                  </w:rPr>
                </w:rPrChange>
              </w:rPr>
              <w:t>P2</w:t>
            </w:r>
          </w:p>
        </w:tc>
        <w:tc>
          <w:tcPr>
            <w:tcW w:w="701" w:type="dxa"/>
            <w:vAlign w:val="center"/>
          </w:tcPr>
          <w:p w14:paraId="32B63A18" w14:textId="56CB570D" w:rsidR="00E46965" w:rsidRPr="00BE3786" w:rsidRDefault="00E46965" w:rsidP="00BE3786">
            <w:pPr>
              <w:spacing w:beforeLines="50" w:before="156" w:afterLines="50" w:after="156"/>
              <w:rPr>
                <w:rFonts w:ascii="Arial" w:hAnsi="Arial" w:cs="Arial"/>
                <w:sz w:val="22"/>
                <w:rPrChange w:id="3607" w:author="Guo, Shicheng" w:date="2019-11-07T17:21:00Z">
                  <w:rPr>
                    <w:rFonts w:ascii="Times New Roman" w:hAnsi="Times New Roman" w:cs="Times New Roman"/>
                    <w:sz w:val="10"/>
                    <w:szCs w:val="10"/>
                  </w:rPr>
                </w:rPrChange>
              </w:rPr>
              <w:pPrChange w:id="3608" w:author="Guo, Shicheng" w:date="2019-11-07T17:21:00Z">
                <w:pPr>
                  <w:spacing w:beforeLines="50" w:before="156" w:afterLines="50" w:after="156" w:line="360" w:lineRule="auto"/>
                </w:pPr>
              </w:pPrChange>
            </w:pPr>
            <w:r w:rsidRPr="00BE3786">
              <w:rPr>
                <w:rFonts w:ascii="Arial" w:eastAsia="DengXian" w:hAnsi="Arial" w:cs="Arial"/>
                <w:sz w:val="22"/>
                <w:rPrChange w:id="3609" w:author="Guo, Shicheng" w:date="2019-11-07T17:21:00Z">
                  <w:rPr>
                    <w:rFonts w:ascii="DengXian" w:eastAsia="DengXian" w:hAnsi="DengXian" w:hint="eastAsia"/>
                    <w:sz w:val="10"/>
                    <w:szCs w:val="10"/>
                  </w:rPr>
                </w:rPrChange>
              </w:rPr>
              <w:t>64</w:t>
            </w:r>
          </w:p>
        </w:tc>
        <w:tc>
          <w:tcPr>
            <w:tcW w:w="581" w:type="dxa"/>
            <w:vAlign w:val="center"/>
          </w:tcPr>
          <w:p w14:paraId="13DF6BC2" w14:textId="51D76995" w:rsidR="00E46965" w:rsidRPr="00BE3786" w:rsidRDefault="00E46965" w:rsidP="00BE3786">
            <w:pPr>
              <w:spacing w:beforeLines="50" w:before="156" w:afterLines="50" w:after="156"/>
              <w:rPr>
                <w:rFonts w:ascii="Arial" w:hAnsi="Arial" w:cs="Arial"/>
                <w:sz w:val="22"/>
                <w:rPrChange w:id="3610" w:author="Guo, Shicheng" w:date="2019-11-07T17:21:00Z">
                  <w:rPr>
                    <w:rFonts w:ascii="Times New Roman" w:hAnsi="Times New Roman" w:cs="Times New Roman"/>
                    <w:sz w:val="10"/>
                    <w:szCs w:val="10"/>
                  </w:rPr>
                </w:rPrChange>
              </w:rPr>
              <w:pPrChange w:id="3611" w:author="Guo, Shicheng" w:date="2019-11-07T17:21:00Z">
                <w:pPr>
                  <w:spacing w:beforeLines="50" w:before="156" w:afterLines="50" w:after="156" w:line="360" w:lineRule="auto"/>
                </w:pPr>
              </w:pPrChange>
            </w:pPr>
            <w:r w:rsidRPr="00BE3786">
              <w:rPr>
                <w:rFonts w:ascii="Arial" w:eastAsia="DengXian" w:hAnsi="Arial" w:cs="Arial"/>
                <w:sz w:val="22"/>
                <w:rPrChange w:id="3612" w:author="Guo, Shicheng" w:date="2019-11-07T17:21:00Z">
                  <w:rPr>
                    <w:rFonts w:ascii="DengXian" w:eastAsia="DengXian" w:hAnsi="DengXian" w:hint="eastAsia"/>
                    <w:sz w:val="10"/>
                    <w:szCs w:val="10"/>
                  </w:rPr>
                </w:rPrChange>
              </w:rPr>
              <w:t>M</w:t>
            </w:r>
          </w:p>
        </w:tc>
        <w:tc>
          <w:tcPr>
            <w:tcW w:w="1830" w:type="dxa"/>
            <w:vAlign w:val="bottom"/>
          </w:tcPr>
          <w:p w14:paraId="7D35BE6D" w14:textId="4FFA6D7E" w:rsidR="00E46965" w:rsidRPr="00BE3786" w:rsidRDefault="00E46965" w:rsidP="00BE3786">
            <w:pPr>
              <w:spacing w:beforeLines="50" w:before="156" w:afterLines="50" w:after="156"/>
              <w:rPr>
                <w:rFonts w:ascii="Arial" w:hAnsi="Arial" w:cs="Arial"/>
                <w:sz w:val="22"/>
                <w:rPrChange w:id="3613" w:author="Guo, Shicheng" w:date="2019-11-07T17:21:00Z">
                  <w:rPr>
                    <w:rFonts w:ascii="Times New Roman" w:hAnsi="Times New Roman" w:cs="Times New Roman"/>
                    <w:sz w:val="10"/>
                    <w:szCs w:val="10"/>
                  </w:rPr>
                </w:rPrChange>
              </w:rPr>
              <w:pPrChange w:id="3614" w:author="Guo, Shicheng" w:date="2019-11-07T17:21:00Z">
                <w:pPr>
                  <w:spacing w:beforeLines="50" w:before="156" w:afterLines="50" w:after="156" w:line="360" w:lineRule="auto"/>
                </w:pPr>
              </w:pPrChange>
            </w:pPr>
            <w:r w:rsidRPr="00BE3786">
              <w:rPr>
                <w:rFonts w:ascii="Arial" w:eastAsia="DengXian" w:hAnsi="Arial" w:cs="Arial"/>
                <w:color w:val="000000"/>
                <w:sz w:val="22"/>
                <w:rPrChange w:id="3615" w:author="Guo, Shicheng" w:date="2019-11-07T17:21:00Z">
                  <w:rPr>
                    <w:rFonts w:ascii="DengXian" w:eastAsia="DengXian" w:hAnsi="DengXian" w:hint="eastAsia"/>
                    <w:color w:val="000000"/>
                    <w:sz w:val="10"/>
                    <w:szCs w:val="10"/>
                  </w:rPr>
                </w:rPrChange>
              </w:rPr>
              <w:t>History of hypertension for 18 years (grade 3, very high risk)</w:t>
            </w:r>
          </w:p>
        </w:tc>
        <w:tc>
          <w:tcPr>
            <w:tcW w:w="711" w:type="dxa"/>
            <w:vAlign w:val="center"/>
          </w:tcPr>
          <w:p w14:paraId="11D74A58" w14:textId="242FAF01" w:rsidR="00E46965" w:rsidRPr="00BE3786" w:rsidRDefault="00AE51D4" w:rsidP="00BE3786">
            <w:pPr>
              <w:spacing w:beforeLines="50" w:before="156" w:afterLines="50" w:after="156"/>
              <w:rPr>
                <w:rFonts w:ascii="Arial" w:hAnsi="Arial" w:cs="Arial"/>
                <w:sz w:val="22"/>
                <w:rPrChange w:id="3616" w:author="Guo, Shicheng" w:date="2019-11-07T17:21:00Z">
                  <w:rPr>
                    <w:rFonts w:ascii="Times New Roman" w:hAnsi="Times New Roman" w:cs="Times New Roman"/>
                    <w:sz w:val="10"/>
                    <w:szCs w:val="10"/>
                  </w:rPr>
                </w:rPrChange>
              </w:rPr>
              <w:pPrChange w:id="3617" w:author="Guo, Shicheng" w:date="2019-11-07T17:21:00Z">
                <w:pPr>
                  <w:spacing w:beforeLines="50" w:before="156" w:afterLines="50" w:after="156" w:line="360" w:lineRule="auto"/>
                </w:pPr>
              </w:pPrChange>
            </w:pPr>
            <w:r w:rsidRPr="00BE3786">
              <w:rPr>
                <w:rFonts w:ascii="Arial" w:eastAsia="DengXian" w:hAnsi="Arial" w:cs="Arial"/>
                <w:sz w:val="22"/>
                <w:rPrChange w:id="3618" w:author="Guo, Shicheng" w:date="2019-11-07T17:21:00Z">
                  <w:rPr>
                    <w:rFonts w:ascii="DengXian" w:eastAsia="DengXian" w:hAnsi="DengXian"/>
                    <w:sz w:val="10"/>
                    <w:szCs w:val="10"/>
                  </w:rPr>
                </w:rPrChange>
              </w:rPr>
              <w:t>Yes</w:t>
            </w:r>
          </w:p>
        </w:tc>
        <w:tc>
          <w:tcPr>
            <w:tcW w:w="633" w:type="dxa"/>
            <w:vAlign w:val="center"/>
          </w:tcPr>
          <w:p w14:paraId="0B4BD76E" w14:textId="3FE81217" w:rsidR="00E46965" w:rsidRPr="00BE3786" w:rsidRDefault="00AE51D4" w:rsidP="00BE3786">
            <w:pPr>
              <w:spacing w:beforeLines="50" w:before="156" w:afterLines="50" w:after="156"/>
              <w:rPr>
                <w:rFonts w:ascii="Arial" w:hAnsi="Arial" w:cs="Arial"/>
                <w:sz w:val="22"/>
                <w:rPrChange w:id="3619" w:author="Guo, Shicheng" w:date="2019-11-07T17:21:00Z">
                  <w:rPr>
                    <w:rFonts w:ascii="Times New Roman" w:hAnsi="Times New Roman" w:cs="Times New Roman"/>
                    <w:sz w:val="10"/>
                    <w:szCs w:val="10"/>
                  </w:rPr>
                </w:rPrChange>
              </w:rPr>
              <w:pPrChange w:id="3620" w:author="Guo, Shicheng" w:date="2019-11-07T17:21:00Z">
                <w:pPr>
                  <w:spacing w:beforeLines="50" w:before="156" w:afterLines="50" w:after="156" w:line="360" w:lineRule="auto"/>
                </w:pPr>
              </w:pPrChange>
            </w:pPr>
            <w:r w:rsidRPr="00BE3786">
              <w:rPr>
                <w:rFonts w:ascii="Arial" w:eastAsia="DengXian" w:hAnsi="Arial" w:cs="Arial"/>
                <w:sz w:val="22"/>
                <w:rPrChange w:id="3621" w:author="Guo, Shicheng" w:date="2019-11-07T17:21:00Z">
                  <w:rPr>
                    <w:rFonts w:ascii="DengXian" w:eastAsia="DengXian" w:hAnsi="DengXian"/>
                    <w:sz w:val="10"/>
                    <w:szCs w:val="10"/>
                  </w:rPr>
                </w:rPrChange>
              </w:rPr>
              <w:t>Y</w:t>
            </w:r>
            <w:r w:rsidRPr="00BE3786">
              <w:rPr>
                <w:rFonts w:ascii="Arial" w:eastAsia="DengXian" w:hAnsi="Arial" w:cs="Arial"/>
                <w:sz w:val="22"/>
                <w:lang w:eastAsia="zh-CN"/>
                <w:rPrChange w:id="3622" w:author="Guo, Shicheng" w:date="2019-11-07T17:21:00Z">
                  <w:rPr>
                    <w:rFonts w:ascii="DengXian" w:eastAsia="DengXian" w:hAnsi="DengXian" w:hint="eastAsia"/>
                    <w:sz w:val="10"/>
                    <w:szCs w:val="10"/>
                    <w:lang w:eastAsia="zh-CN"/>
                  </w:rPr>
                </w:rPrChange>
              </w:rPr>
              <w:t>es</w:t>
            </w:r>
          </w:p>
        </w:tc>
        <w:tc>
          <w:tcPr>
            <w:tcW w:w="946" w:type="dxa"/>
            <w:vAlign w:val="bottom"/>
          </w:tcPr>
          <w:p w14:paraId="7794590B" w14:textId="08D1823A" w:rsidR="00E46965" w:rsidRPr="00BE3786" w:rsidRDefault="00E46965" w:rsidP="00BE3786">
            <w:pPr>
              <w:spacing w:beforeLines="50" w:before="156" w:afterLines="50" w:after="156"/>
              <w:rPr>
                <w:rFonts w:ascii="Arial" w:hAnsi="Arial" w:cs="Arial"/>
                <w:sz w:val="22"/>
                <w:rPrChange w:id="3623" w:author="Guo, Shicheng" w:date="2019-11-07T17:21:00Z">
                  <w:rPr>
                    <w:rFonts w:ascii="Times New Roman" w:hAnsi="Times New Roman" w:cs="Times New Roman"/>
                    <w:sz w:val="10"/>
                    <w:szCs w:val="10"/>
                  </w:rPr>
                </w:rPrChange>
              </w:rPr>
              <w:pPrChange w:id="3624" w:author="Guo, Shicheng" w:date="2019-11-07T17:21:00Z">
                <w:pPr>
                  <w:spacing w:beforeLines="50" w:before="156" w:afterLines="50" w:after="156" w:line="360" w:lineRule="auto"/>
                </w:pPr>
              </w:pPrChange>
            </w:pPr>
            <w:r w:rsidRPr="00BE3786">
              <w:rPr>
                <w:rFonts w:ascii="Arial" w:eastAsia="DengXian" w:hAnsi="Arial" w:cs="Arial"/>
                <w:color w:val="000000"/>
                <w:sz w:val="22"/>
                <w:rPrChange w:id="3625" w:author="Guo, Shicheng" w:date="2019-11-07T17:21:00Z">
                  <w:rPr>
                    <w:rFonts w:ascii="DengXian" w:eastAsia="DengXian" w:hAnsi="DengXian" w:hint="eastAsia"/>
                    <w:color w:val="000000"/>
                    <w:sz w:val="10"/>
                    <w:szCs w:val="10"/>
                  </w:rPr>
                </w:rPrChange>
              </w:rPr>
              <w:t>Moderate/Poor</w:t>
            </w:r>
          </w:p>
        </w:tc>
        <w:tc>
          <w:tcPr>
            <w:tcW w:w="623" w:type="dxa"/>
            <w:vAlign w:val="bottom"/>
          </w:tcPr>
          <w:p w14:paraId="11290325" w14:textId="687DA3CA" w:rsidR="00E46965" w:rsidRPr="00BE3786" w:rsidRDefault="00E46965" w:rsidP="00BE3786">
            <w:pPr>
              <w:spacing w:beforeLines="50" w:before="156" w:afterLines="50" w:after="156"/>
              <w:rPr>
                <w:rFonts w:ascii="Arial" w:hAnsi="Arial" w:cs="Arial"/>
                <w:sz w:val="22"/>
                <w:rPrChange w:id="3626" w:author="Guo, Shicheng" w:date="2019-11-07T17:21:00Z">
                  <w:rPr>
                    <w:rFonts w:ascii="Times New Roman" w:hAnsi="Times New Roman" w:cs="Times New Roman"/>
                    <w:sz w:val="10"/>
                    <w:szCs w:val="10"/>
                  </w:rPr>
                </w:rPrChange>
              </w:rPr>
              <w:pPrChange w:id="3627" w:author="Guo, Shicheng" w:date="2019-11-07T17:21:00Z">
                <w:pPr>
                  <w:spacing w:beforeLines="50" w:before="156" w:afterLines="50" w:after="156" w:line="360" w:lineRule="auto"/>
                </w:pPr>
              </w:pPrChange>
            </w:pPr>
            <w:r w:rsidRPr="00BE3786">
              <w:rPr>
                <w:rFonts w:ascii="Arial" w:eastAsia="DengXian" w:hAnsi="Arial" w:cs="Arial"/>
                <w:color w:val="000000"/>
                <w:sz w:val="22"/>
                <w:rPrChange w:id="3628" w:author="Guo, Shicheng" w:date="2019-11-07T17:21:00Z">
                  <w:rPr>
                    <w:rFonts w:ascii="DengXian" w:eastAsia="DengXian" w:hAnsi="DengXian" w:hint="eastAsia"/>
                    <w:color w:val="000000"/>
                    <w:sz w:val="10"/>
                    <w:szCs w:val="10"/>
                  </w:rPr>
                </w:rPrChange>
              </w:rPr>
              <w:t>T3N0M0</w:t>
            </w:r>
          </w:p>
        </w:tc>
        <w:tc>
          <w:tcPr>
            <w:tcW w:w="556" w:type="dxa"/>
            <w:vAlign w:val="bottom"/>
          </w:tcPr>
          <w:p w14:paraId="6D6A5790" w14:textId="3701697B" w:rsidR="00E46965" w:rsidRPr="00BE3786" w:rsidRDefault="00E46965" w:rsidP="00BE3786">
            <w:pPr>
              <w:spacing w:beforeLines="50" w:before="156" w:afterLines="50" w:after="156"/>
              <w:rPr>
                <w:rFonts w:ascii="Arial" w:hAnsi="Arial" w:cs="Arial"/>
                <w:sz w:val="22"/>
                <w:rPrChange w:id="3629" w:author="Guo, Shicheng" w:date="2019-11-07T17:21:00Z">
                  <w:rPr>
                    <w:rFonts w:ascii="Times New Roman" w:hAnsi="Times New Roman" w:cs="Times New Roman"/>
                    <w:sz w:val="10"/>
                    <w:szCs w:val="10"/>
                  </w:rPr>
                </w:rPrChange>
              </w:rPr>
              <w:pPrChange w:id="3630" w:author="Guo, Shicheng" w:date="2019-11-07T17:21:00Z">
                <w:pPr>
                  <w:spacing w:beforeLines="50" w:before="156" w:afterLines="50" w:after="156" w:line="360" w:lineRule="auto"/>
                </w:pPr>
              </w:pPrChange>
            </w:pPr>
            <w:r w:rsidRPr="00BE3786">
              <w:rPr>
                <w:rFonts w:ascii="Arial" w:eastAsia="DengXian" w:hAnsi="Arial" w:cs="Arial"/>
                <w:color w:val="000000"/>
                <w:sz w:val="22"/>
                <w:rPrChange w:id="3631" w:author="Guo, Shicheng" w:date="2019-11-07T17:21:00Z">
                  <w:rPr>
                    <w:rFonts w:ascii="DengXian" w:eastAsia="DengXian" w:hAnsi="DengXian" w:hint="eastAsia"/>
                    <w:color w:val="000000"/>
                    <w:sz w:val="10"/>
                    <w:szCs w:val="10"/>
                  </w:rPr>
                </w:rPrChange>
              </w:rPr>
              <w:t>IIA</w:t>
            </w:r>
          </w:p>
        </w:tc>
        <w:tc>
          <w:tcPr>
            <w:tcW w:w="573" w:type="dxa"/>
            <w:vAlign w:val="center"/>
          </w:tcPr>
          <w:p w14:paraId="23AE2733" w14:textId="4C385924" w:rsidR="00E46965" w:rsidRPr="00BE3786" w:rsidRDefault="00E46965" w:rsidP="00BE3786">
            <w:pPr>
              <w:spacing w:beforeLines="50" w:before="156" w:afterLines="50" w:after="156"/>
              <w:rPr>
                <w:rFonts w:ascii="Arial" w:hAnsi="Arial" w:cs="Arial"/>
                <w:sz w:val="22"/>
                <w:rPrChange w:id="3632" w:author="Guo, Shicheng" w:date="2019-11-07T17:21:00Z">
                  <w:rPr>
                    <w:rFonts w:ascii="Times New Roman" w:hAnsi="Times New Roman" w:cs="Times New Roman"/>
                    <w:sz w:val="10"/>
                    <w:szCs w:val="10"/>
                  </w:rPr>
                </w:rPrChange>
              </w:rPr>
              <w:pPrChange w:id="3633" w:author="Guo, Shicheng" w:date="2019-11-07T17:21:00Z">
                <w:pPr>
                  <w:spacing w:beforeLines="50" w:before="156" w:afterLines="50" w:after="156" w:line="360" w:lineRule="auto"/>
                </w:pPr>
              </w:pPrChange>
            </w:pPr>
            <w:r w:rsidRPr="00BE3786">
              <w:rPr>
                <w:rFonts w:ascii="Arial" w:eastAsia="DengXian" w:hAnsi="Arial" w:cs="Arial"/>
                <w:sz w:val="22"/>
                <w:rPrChange w:id="3634" w:author="Guo, Shicheng" w:date="2019-11-07T17:21:00Z">
                  <w:rPr>
                    <w:rFonts w:ascii="DengXian" w:eastAsia="DengXian" w:hAnsi="DengXian" w:hint="eastAsia"/>
                    <w:sz w:val="10"/>
                    <w:szCs w:val="10"/>
                  </w:rPr>
                </w:rPrChange>
              </w:rPr>
              <w:t>7 months</w:t>
            </w:r>
          </w:p>
        </w:tc>
        <w:tc>
          <w:tcPr>
            <w:tcW w:w="573" w:type="dxa"/>
            <w:vAlign w:val="center"/>
          </w:tcPr>
          <w:p w14:paraId="6B229AFA" w14:textId="28C0A288" w:rsidR="00E46965" w:rsidRPr="00BE3786" w:rsidRDefault="00E46965" w:rsidP="00BE3786">
            <w:pPr>
              <w:spacing w:beforeLines="50" w:before="156" w:afterLines="50" w:after="156"/>
              <w:rPr>
                <w:rFonts w:ascii="Arial" w:hAnsi="Arial" w:cs="Arial"/>
                <w:sz w:val="22"/>
                <w:rPrChange w:id="3635" w:author="Guo, Shicheng" w:date="2019-11-07T17:21:00Z">
                  <w:rPr>
                    <w:rFonts w:ascii="Times New Roman" w:hAnsi="Times New Roman" w:cs="Times New Roman"/>
                    <w:sz w:val="10"/>
                    <w:szCs w:val="10"/>
                  </w:rPr>
                </w:rPrChange>
              </w:rPr>
              <w:pPrChange w:id="3636" w:author="Guo, Shicheng" w:date="2019-11-07T17:21:00Z">
                <w:pPr>
                  <w:spacing w:beforeLines="50" w:before="156" w:afterLines="50" w:after="156" w:line="360" w:lineRule="auto"/>
                </w:pPr>
              </w:pPrChange>
            </w:pPr>
            <w:r w:rsidRPr="00BE3786">
              <w:rPr>
                <w:rFonts w:ascii="Arial" w:eastAsia="DengXian" w:hAnsi="Arial" w:cs="Arial"/>
                <w:color w:val="000000"/>
                <w:sz w:val="22"/>
                <w:rPrChange w:id="3637" w:author="Guo, Shicheng" w:date="2019-11-07T17:21:00Z">
                  <w:rPr>
                    <w:rFonts w:ascii="DengXian" w:eastAsia="DengXian" w:hAnsi="DengXian" w:hint="eastAsia"/>
                    <w:color w:val="000000"/>
                    <w:sz w:val="10"/>
                    <w:szCs w:val="10"/>
                  </w:rPr>
                </w:rPrChange>
              </w:rPr>
              <w:t>14 months</w:t>
            </w:r>
          </w:p>
        </w:tc>
      </w:tr>
      <w:tr w:rsidR="00AE51D4" w:rsidRPr="00BE3786" w14:paraId="434AA134" w14:textId="77777777" w:rsidTr="00AE51D4">
        <w:tc>
          <w:tcPr>
            <w:tcW w:w="569" w:type="dxa"/>
            <w:vAlign w:val="center"/>
          </w:tcPr>
          <w:p w14:paraId="096882D3" w14:textId="0127F6D4" w:rsidR="00E46965" w:rsidRPr="00BE3786" w:rsidRDefault="00E46965" w:rsidP="00BE3786">
            <w:pPr>
              <w:spacing w:beforeLines="50" w:before="156" w:afterLines="50" w:after="156"/>
              <w:rPr>
                <w:rFonts w:ascii="Arial" w:hAnsi="Arial" w:cs="Arial"/>
                <w:sz w:val="22"/>
                <w:rPrChange w:id="3638" w:author="Guo, Shicheng" w:date="2019-11-07T17:21:00Z">
                  <w:rPr>
                    <w:rFonts w:ascii="Times New Roman" w:hAnsi="Times New Roman" w:cs="Times New Roman"/>
                    <w:sz w:val="10"/>
                    <w:szCs w:val="10"/>
                  </w:rPr>
                </w:rPrChange>
              </w:rPr>
              <w:pPrChange w:id="3639" w:author="Guo, Shicheng" w:date="2019-11-07T17:21:00Z">
                <w:pPr>
                  <w:spacing w:beforeLines="50" w:before="156" w:afterLines="50" w:after="156" w:line="360" w:lineRule="auto"/>
                </w:pPr>
              </w:pPrChange>
            </w:pPr>
            <w:r w:rsidRPr="00BE3786">
              <w:rPr>
                <w:rFonts w:ascii="Arial" w:eastAsia="DengXian" w:hAnsi="Arial" w:cs="Arial"/>
                <w:sz w:val="22"/>
                <w:rPrChange w:id="3640" w:author="Guo, Shicheng" w:date="2019-11-07T17:21:00Z">
                  <w:rPr>
                    <w:rFonts w:ascii="DengXian" w:eastAsia="DengXian" w:hAnsi="DengXian" w:hint="eastAsia"/>
                    <w:sz w:val="10"/>
                    <w:szCs w:val="10"/>
                  </w:rPr>
                </w:rPrChange>
              </w:rPr>
              <w:t>P3</w:t>
            </w:r>
          </w:p>
        </w:tc>
        <w:tc>
          <w:tcPr>
            <w:tcW w:w="701" w:type="dxa"/>
            <w:vAlign w:val="center"/>
          </w:tcPr>
          <w:p w14:paraId="096F9340" w14:textId="7534D810" w:rsidR="00E46965" w:rsidRPr="00BE3786" w:rsidRDefault="00E46965" w:rsidP="00BE3786">
            <w:pPr>
              <w:spacing w:beforeLines="50" w:before="156" w:afterLines="50" w:after="156"/>
              <w:rPr>
                <w:rFonts w:ascii="Arial" w:hAnsi="Arial" w:cs="Arial"/>
                <w:sz w:val="22"/>
                <w:rPrChange w:id="3641" w:author="Guo, Shicheng" w:date="2019-11-07T17:21:00Z">
                  <w:rPr>
                    <w:rFonts w:ascii="Times New Roman" w:hAnsi="Times New Roman" w:cs="Times New Roman"/>
                    <w:sz w:val="10"/>
                    <w:szCs w:val="10"/>
                  </w:rPr>
                </w:rPrChange>
              </w:rPr>
              <w:pPrChange w:id="3642" w:author="Guo, Shicheng" w:date="2019-11-07T17:21:00Z">
                <w:pPr>
                  <w:spacing w:beforeLines="50" w:before="156" w:afterLines="50" w:after="156" w:line="360" w:lineRule="auto"/>
                </w:pPr>
              </w:pPrChange>
            </w:pPr>
            <w:r w:rsidRPr="00BE3786">
              <w:rPr>
                <w:rFonts w:ascii="Arial" w:eastAsia="DengXian" w:hAnsi="Arial" w:cs="Arial"/>
                <w:sz w:val="22"/>
                <w:rPrChange w:id="3643" w:author="Guo, Shicheng" w:date="2019-11-07T17:21:00Z">
                  <w:rPr>
                    <w:rFonts w:ascii="DengXian" w:eastAsia="DengXian" w:hAnsi="DengXian" w:hint="eastAsia"/>
                    <w:sz w:val="10"/>
                    <w:szCs w:val="10"/>
                  </w:rPr>
                </w:rPrChange>
              </w:rPr>
              <w:t>55</w:t>
            </w:r>
          </w:p>
        </w:tc>
        <w:tc>
          <w:tcPr>
            <w:tcW w:w="581" w:type="dxa"/>
            <w:vAlign w:val="center"/>
          </w:tcPr>
          <w:p w14:paraId="1870B360" w14:textId="0751CEBC" w:rsidR="00E46965" w:rsidRPr="00BE3786" w:rsidRDefault="00E46965" w:rsidP="00BE3786">
            <w:pPr>
              <w:spacing w:beforeLines="50" w:before="156" w:afterLines="50" w:after="156"/>
              <w:rPr>
                <w:rFonts w:ascii="Arial" w:hAnsi="Arial" w:cs="Arial"/>
                <w:sz w:val="22"/>
                <w:rPrChange w:id="3644" w:author="Guo, Shicheng" w:date="2019-11-07T17:21:00Z">
                  <w:rPr>
                    <w:rFonts w:ascii="Times New Roman" w:hAnsi="Times New Roman" w:cs="Times New Roman"/>
                    <w:sz w:val="10"/>
                    <w:szCs w:val="10"/>
                  </w:rPr>
                </w:rPrChange>
              </w:rPr>
              <w:pPrChange w:id="3645" w:author="Guo, Shicheng" w:date="2019-11-07T17:21:00Z">
                <w:pPr>
                  <w:spacing w:beforeLines="50" w:before="156" w:afterLines="50" w:after="156" w:line="360" w:lineRule="auto"/>
                </w:pPr>
              </w:pPrChange>
            </w:pPr>
            <w:r w:rsidRPr="00BE3786">
              <w:rPr>
                <w:rFonts w:ascii="Arial" w:eastAsia="DengXian" w:hAnsi="Arial" w:cs="Arial"/>
                <w:sz w:val="22"/>
                <w:rPrChange w:id="3646" w:author="Guo, Shicheng" w:date="2019-11-07T17:21:00Z">
                  <w:rPr>
                    <w:rFonts w:ascii="DengXian" w:eastAsia="DengXian" w:hAnsi="DengXian" w:hint="eastAsia"/>
                    <w:sz w:val="10"/>
                    <w:szCs w:val="10"/>
                  </w:rPr>
                </w:rPrChange>
              </w:rPr>
              <w:t>M</w:t>
            </w:r>
          </w:p>
        </w:tc>
        <w:tc>
          <w:tcPr>
            <w:tcW w:w="1830" w:type="dxa"/>
            <w:vAlign w:val="bottom"/>
          </w:tcPr>
          <w:p w14:paraId="369E3B66" w14:textId="6874B71F" w:rsidR="00E46965" w:rsidRPr="00BE3786" w:rsidRDefault="00E46965" w:rsidP="00BE3786">
            <w:pPr>
              <w:spacing w:beforeLines="50" w:before="156" w:afterLines="50" w:after="156"/>
              <w:rPr>
                <w:rFonts w:ascii="Arial" w:hAnsi="Arial" w:cs="Arial"/>
                <w:sz w:val="22"/>
                <w:rPrChange w:id="3647" w:author="Guo, Shicheng" w:date="2019-11-07T17:21:00Z">
                  <w:rPr>
                    <w:rFonts w:ascii="Times New Roman" w:hAnsi="Times New Roman" w:cs="Times New Roman"/>
                    <w:sz w:val="10"/>
                    <w:szCs w:val="10"/>
                  </w:rPr>
                </w:rPrChange>
              </w:rPr>
              <w:pPrChange w:id="3648" w:author="Guo, Shicheng" w:date="2019-11-07T17:21:00Z">
                <w:pPr>
                  <w:spacing w:beforeLines="50" w:before="156" w:afterLines="50" w:after="156" w:line="360" w:lineRule="auto"/>
                </w:pPr>
              </w:pPrChange>
            </w:pPr>
            <w:r w:rsidRPr="00BE3786">
              <w:rPr>
                <w:rFonts w:ascii="Arial" w:eastAsia="DengXian" w:hAnsi="Arial" w:cs="Arial"/>
                <w:color w:val="000000"/>
                <w:sz w:val="22"/>
                <w:rPrChange w:id="3649" w:author="Guo, Shicheng" w:date="2019-11-07T17:21:00Z">
                  <w:rPr>
                    <w:rFonts w:ascii="DengXian" w:eastAsia="DengXian" w:hAnsi="DengXian" w:hint="eastAsia"/>
                    <w:color w:val="000000"/>
                    <w:sz w:val="10"/>
                    <w:szCs w:val="10"/>
                  </w:rPr>
                </w:rPrChange>
              </w:rPr>
              <w:t>Hyperlipidemia, diabetes, hypercalcemia, hypertension (grade 2, medium risk)</w:t>
            </w:r>
          </w:p>
        </w:tc>
        <w:tc>
          <w:tcPr>
            <w:tcW w:w="711" w:type="dxa"/>
            <w:vAlign w:val="center"/>
          </w:tcPr>
          <w:p w14:paraId="6F598381" w14:textId="2FDE49AA" w:rsidR="00E46965" w:rsidRPr="00BE3786" w:rsidRDefault="00AE51D4" w:rsidP="00BE3786">
            <w:pPr>
              <w:spacing w:beforeLines="50" w:before="156" w:afterLines="50" w:after="156"/>
              <w:rPr>
                <w:rFonts w:ascii="Arial" w:hAnsi="Arial" w:cs="Arial"/>
                <w:sz w:val="22"/>
                <w:rPrChange w:id="3650" w:author="Guo, Shicheng" w:date="2019-11-07T17:21:00Z">
                  <w:rPr>
                    <w:rFonts w:ascii="Times New Roman" w:hAnsi="Times New Roman" w:cs="Times New Roman"/>
                    <w:sz w:val="10"/>
                    <w:szCs w:val="10"/>
                  </w:rPr>
                </w:rPrChange>
              </w:rPr>
              <w:pPrChange w:id="3651" w:author="Guo, Shicheng" w:date="2019-11-07T17:21:00Z">
                <w:pPr>
                  <w:spacing w:beforeLines="50" w:before="156" w:afterLines="50" w:after="156" w:line="360" w:lineRule="auto"/>
                </w:pPr>
              </w:pPrChange>
            </w:pPr>
            <w:r w:rsidRPr="00BE3786">
              <w:rPr>
                <w:rFonts w:ascii="Arial" w:eastAsia="DengXian" w:hAnsi="Arial" w:cs="Arial"/>
                <w:sz w:val="22"/>
                <w:rPrChange w:id="3652" w:author="Guo, Shicheng" w:date="2019-11-07T17:21:00Z">
                  <w:rPr>
                    <w:rFonts w:ascii="DengXian" w:eastAsia="DengXian" w:hAnsi="DengXian"/>
                    <w:sz w:val="10"/>
                    <w:szCs w:val="10"/>
                  </w:rPr>
                </w:rPrChange>
              </w:rPr>
              <w:t>Yes</w:t>
            </w:r>
          </w:p>
        </w:tc>
        <w:tc>
          <w:tcPr>
            <w:tcW w:w="633" w:type="dxa"/>
            <w:vAlign w:val="center"/>
          </w:tcPr>
          <w:p w14:paraId="5816E8B1" w14:textId="4091DC7B" w:rsidR="00E46965" w:rsidRPr="00BE3786" w:rsidRDefault="00AE51D4" w:rsidP="00BE3786">
            <w:pPr>
              <w:spacing w:beforeLines="50" w:before="156" w:afterLines="50" w:after="156"/>
              <w:rPr>
                <w:rFonts w:ascii="Arial" w:hAnsi="Arial" w:cs="Arial"/>
                <w:sz w:val="22"/>
                <w:rPrChange w:id="3653" w:author="Guo, Shicheng" w:date="2019-11-07T17:21:00Z">
                  <w:rPr>
                    <w:rFonts w:ascii="Times New Roman" w:hAnsi="Times New Roman" w:cs="Times New Roman"/>
                    <w:sz w:val="10"/>
                    <w:szCs w:val="10"/>
                  </w:rPr>
                </w:rPrChange>
              </w:rPr>
              <w:pPrChange w:id="3654" w:author="Guo, Shicheng" w:date="2019-11-07T17:21:00Z">
                <w:pPr>
                  <w:spacing w:beforeLines="50" w:before="156" w:afterLines="50" w:after="156" w:line="360" w:lineRule="auto"/>
                </w:pPr>
              </w:pPrChange>
            </w:pPr>
            <w:r w:rsidRPr="00BE3786">
              <w:rPr>
                <w:rFonts w:ascii="Arial" w:eastAsia="DengXian" w:hAnsi="Arial" w:cs="Arial"/>
                <w:sz w:val="22"/>
                <w:rPrChange w:id="3655" w:author="Guo, Shicheng" w:date="2019-11-07T17:21:00Z">
                  <w:rPr>
                    <w:rFonts w:ascii="DengXian" w:eastAsia="DengXian" w:hAnsi="DengXian"/>
                    <w:sz w:val="10"/>
                    <w:szCs w:val="10"/>
                  </w:rPr>
                </w:rPrChange>
              </w:rPr>
              <w:t>Yes</w:t>
            </w:r>
          </w:p>
        </w:tc>
        <w:tc>
          <w:tcPr>
            <w:tcW w:w="946" w:type="dxa"/>
            <w:vAlign w:val="center"/>
          </w:tcPr>
          <w:p w14:paraId="01E9BFD2" w14:textId="64071C1E" w:rsidR="00E46965" w:rsidRPr="00BE3786" w:rsidRDefault="00E46965" w:rsidP="00BE3786">
            <w:pPr>
              <w:spacing w:beforeLines="50" w:before="156" w:afterLines="50" w:after="156"/>
              <w:rPr>
                <w:rFonts w:ascii="Arial" w:hAnsi="Arial" w:cs="Arial"/>
                <w:sz w:val="22"/>
                <w:rPrChange w:id="3656" w:author="Guo, Shicheng" w:date="2019-11-07T17:21:00Z">
                  <w:rPr>
                    <w:rFonts w:ascii="Times New Roman" w:hAnsi="Times New Roman" w:cs="Times New Roman"/>
                    <w:sz w:val="10"/>
                    <w:szCs w:val="10"/>
                  </w:rPr>
                </w:rPrChange>
              </w:rPr>
              <w:pPrChange w:id="3657" w:author="Guo, Shicheng" w:date="2019-11-07T17:21:00Z">
                <w:pPr>
                  <w:spacing w:beforeLines="50" w:before="156" w:afterLines="50" w:after="156" w:line="360" w:lineRule="auto"/>
                </w:pPr>
              </w:pPrChange>
            </w:pPr>
            <w:r w:rsidRPr="00BE3786">
              <w:rPr>
                <w:rFonts w:ascii="Arial" w:eastAsia="DengXian" w:hAnsi="Arial" w:cs="Arial"/>
                <w:sz w:val="22"/>
                <w:rPrChange w:id="3658" w:author="Guo, Shicheng" w:date="2019-11-07T17:21:00Z">
                  <w:rPr>
                    <w:rFonts w:ascii="DengXian" w:eastAsia="DengXian" w:hAnsi="DengXian" w:hint="eastAsia"/>
                    <w:sz w:val="10"/>
                    <w:szCs w:val="10"/>
                  </w:rPr>
                </w:rPrChange>
              </w:rPr>
              <w:t>NA</w:t>
            </w:r>
          </w:p>
        </w:tc>
        <w:tc>
          <w:tcPr>
            <w:tcW w:w="623" w:type="dxa"/>
            <w:vAlign w:val="bottom"/>
          </w:tcPr>
          <w:p w14:paraId="7F7095E1" w14:textId="7FCE83FC" w:rsidR="00E46965" w:rsidRPr="00BE3786" w:rsidRDefault="00E46965" w:rsidP="00BE3786">
            <w:pPr>
              <w:spacing w:beforeLines="50" w:before="156" w:afterLines="50" w:after="156"/>
              <w:rPr>
                <w:rFonts w:ascii="Arial" w:hAnsi="Arial" w:cs="Arial"/>
                <w:sz w:val="22"/>
                <w:rPrChange w:id="3659" w:author="Guo, Shicheng" w:date="2019-11-07T17:21:00Z">
                  <w:rPr>
                    <w:rFonts w:ascii="Times New Roman" w:hAnsi="Times New Roman" w:cs="Times New Roman"/>
                    <w:sz w:val="10"/>
                    <w:szCs w:val="10"/>
                  </w:rPr>
                </w:rPrChange>
              </w:rPr>
              <w:pPrChange w:id="3660" w:author="Guo, Shicheng" w:date="2019-11-07T17:21:00Z">
                <w:pPr>
                  <w:spacing w:beforeLines="50" w:before="156" w:afterLines="50" w:after="156" w:line="360" w:lineRule="auto"/>
                </w:pPr>
              </w:pPrChange>
            </w:pPr>
            <w:r w:rsidRPr="00BE3786">
              <w:rPr>
                <w:rFonts w:ascii="Arial" w:eastAsia="DengXian" w:hAnsi="Arial" w:cs="Arial"/>
                <w:color w:val="000000"/>
                <w:sz w:val="22"/>
                <w:rPrChange w:id="3661" w:author="Guo, Shicheng" w:date="2019-11-07T17:21:00Z">
                  <w:rPr>
                    <w:rFonts w:ascii="DengXian" w:eastAsia="DengXian" w:hAnsi="DengXian" w:hint="eastAsia"/>
                    <w:color w:val="000000"/>
                    <w:sz w:val="10"/>
                    <w:szCs w:val="10"/>
                  </w:rPr>
                </w:rPrChange>
              </w:rPr>
              <w:t>T3N0M0</w:t>
            </w:r>
          </w:p>
        </w:tc>
        <w:tc>
          <w:tcPr>
            <w:tcW w:w="556" w:type="dxa"/>
            <w:vAlign w:val="center"/>
          </w:tcPr>
          <w:p w14:paraId="1D32DA98" w14:textId="30AA59A0" w:rsidR="00E46965" w:rsidRPr="00BE3786" w:rsidRDefault="00E46965" w:rsidP="00BE3786">
            <w:pPr>
              <w:spacing w:beforeLines="50" w:before="156" w:afterLines="50" w:after="156"/>
              <w:rPr>
                <w:rFonts w:ascii="Arial" w:hAnsi="Arial" w:cs="Arial"/>
                <w:sz w:val="22"/>
                <w:rPrChange w:id="3662" w:author="Guo, Shicheng" w:date="2019-11-07T17:21:00Z">
                  <w:rPr>
                    <w:rFonts w:ascii="Times New Roman" w:hAnsi="Times New Roman" w:cs="Times New Roman"/>
                    <w:sz w:val="10"/>
                    <w:szCs w:val="10"/>
                  </w:rPr>
                </w:rPrChange>
              </w:rPr>
              <w:pPrChange w:id="3663" w:author="Guo, Shicheng" w:date="2019-11-07T17:21:00Z">
                <w:pPr>
                  <w:spacing w:beforeLines="50" w:before="156" w:afterLines="50" w:after="156" w:line="360" w:lineRule="auto"/>
                </w:pPr>
              </w:pPrChange>
            </w:pPr>
            <w:r w:rsidRPr="00BE3786">
              <w:rPr>
                <w:rFonts w:ascii="Arial" w:eastAsia="DengXian" w:hAnsi="Arial" w:cs="Arial"/>
                <w:sz w:val="22"/>
                <w:rPrChange w:id="3664" w:author="Guo, Shicheng" w:date="2019-11-07T17:21:00Z">
                  <w:rPr>
                    <w:rFonts w:ascii="DengXian" w:eastAsia="DengXian" w:hAnsi="DengXian" w:hint="eastAsia"/>
                    <w:sz w:val="10"/>
                    <w:szCs w:val="10"/>
                  </w:rPr>
                </w:rPrChange>
              </w:rPr>
              <w:t>IIA</w:t>
            </w:r>
          </w:p>
        </w:tc>
        <w:tc>
          <w:tcPr>
            <w:tcW w:w="573" w:type="dxa"/>
            <w:vAlign w:val="center"/>
          </w:tcPr>
          <w:p w14:paraId="42F8BB61" w14:textId="123D2B5D" w:rsidR="00E46965" w:rsidRPr="00BE3786" w:rsidRDefault="00E46965" w:rsidP="00BE3786">
            <w:pPr>
              <w:spacing w:beforeLines="50" w:before="156" w:afterLines="50" w:after="156"/>
              <w:rPr>
                <w:rFonts w:ascii="Arial" w:hAnsi="Arial" w:cs="Arial"/>
                <w:sz w:val="22"/>
                <w:rPrChange w:id="3665" w:author="Guo, Shicheng" w:date="2019-11-07T17:21:00Z">
                  <w:rPr>
                    <w:rFonts w:ascii="Times New Roman" w:hAnsi="Times New Roman" w:cs="Times New Roman"/>
                    <w:sz w:val="10"/>
                    <w:szCs w:val="10"/>
                  </w:rPr>
                </w:rPrChange>
              </w:rPr>
              <w:pPrChange w:id="3666" w:author="Guo, Shicheng" w:date="2019-11-07T17:21:00Z">
                <w:pPr>
                  <w:spacing w:beforeLines="50" w:before="156" w:afterLines="50" w:after="156" w:line="360" w:lineRule="auto"/>
                </w:pPr>
              </w:pPrChange>
            </w:pPr>
            <w:r w:rsidRPr="00BE3786">
              <w:rPr>
                <w:rFonts w:ascii="Arial" w:eastAsia="DengXian" w:hAnsi="Arial" w:cs="Arial"/>
                <w:sz w:val="22"/>
                <w:rPrChange w:id="3667" w:author="Guo, Shicheng" w:date="2019-11-07T17:21:00Z">
                  <w:rPr>
                    <w:rFonts w:ascii="DengXian" w:eastAsia="DengXian" w:hAnsi="DengXian" w:hint="eastAsia"/>
                    <w:sz w:val="10"/>
                    <w:szCs w:val="10"/>
                  </w:rPr>
                </w:rPrChange>
              </w:rPr>
              <w:t>1 months</w:t>
            </w:r>
          </w:p>
        </w:tc>
        <w:tc>
          <w:tcPr>
            <w:tcW w:w="573" w:type="dxa"/>
            <w:vAlign w:val="center"/>
          </w:tcPr>
          <w:p w14:paraId="5B3960FD" w14:textId="4FB55943" w:rsidR="00E46965" w:rsidRPr="00BE3786" w:rsidRDefault="00E46965" w:rsidP="00BE3786">
            <w:pPr>
              <w:spacing w:beforeLines="50" w:before="156" w:afterLines="50" w:after="156"/>
              <w:rPr>
                <w:rFonts w:ascii="Arial" w:hAnsi="Arial" w:cs="Arial"/>
                <w:sz w:val="22"/>
                <w:rPrChange w:id="3668" w:author="Guo, Shicheng" w:date="2019-11-07T17:21:00Z">
                  <w:rPr>
                    <w:rFonts w:ascii="Times New Roman" w:hAnsi="Times New Roman" w:cs="Times New Roman"/>
                    <w:sz w:val="10"/>
                    <w:szCs w:val="10"/>
                  </w:rPr>
                </w:rPrChange>
              </w:rPr>
              <w:pPrChange w:id="3669" w:author="Guo, Shicheng" w:date="2019-11-07T17:21:00Z">
                <w:pPr>
                  <w:spacing w:beforeLines="50" w:before="156" w:afterLines="50" w:after="156" w:line="360" w:lineRule="auto"/>
                </w:pPr>
              </w:pPrChange>
            </w:pPr>
            <w:r w:rsidRPr="00BE3786">
              <w:rPr>
                <w:rFonts w:ascii="Arial" w:eastAsia="DengXian" w:hAnsi="Arial" w:cs="Arial"/>
                <w:sz w:val="22"/>
                <w:rPrChange w:id="3670" w:author="Guo, Shicheng" w:date="2019-11-07T17:21:00Z">
                  <w:rPr>
                    <w:rFonts w:ascii="DengXian" w:eastAsia="DengXian" w:hAnsi="DengXian" w:hint="eastAsia"/>
                    <w:sz w:val="10"/>
                    <w:szCs w:val="10"/>
                  </w:rPr>
                </w:rPrChange>
              </w:rPr>
              <w:t>10 months</w:t>
            </w:r>
          </w:p>
        </w:tc>
      </w:tr>
      <w:tr w:rsidR="00AE51D4" w:rsidRPr="00BE3786" w14:paraId="24AA3B92" w14:textId="77777777" w:rsidTr="00AE51D4">
        <w:tc>
          <w:tcPr>
            <w:tcW w:w="569" w:type="dxa"/>
            <w:vAlign w:val="center"/>
          </w:tcPr>
          <w:p w14:paraId="211712D2" w14:textId="7B2E4E4E" w:rsidR="00E46965" w:rsidRPr="00BE3786" w:rsidRDefault="00E46965" w:rsidP="00BE3786">
            <w:pPr>
              <w:spacing w:beforeLines="50" w:before="156" w:afterLines="50" w:after="156"/>
              <w:rPr>
                <w:rFonts w:ascii="Arial" w:hAnsi="Arial" w:cs="Arial"/>
                <w:sz w:val="22"/>
                <w:rPrChange w:id="3671" w:author="Guo, Shicheng" w:date="2019-11-07T17:21:00Z">
                  <w:rPr>
                    <w:rFonts w:ascii="Times New Roman" w:hAnsi="Times New Roman" w:cs="Times New Roman"/>
                    <w:sz w:val="10"/>
                    <w:szCs w:val="10"/>
                  </w:rPr>
                </w:rPrChange>
              </w:rPr>
              <w:pPrChange w:id="3672" w:author="Guo, Shicheng" w:date="2019-11-07T17:21:00Z">
                <w:pPr>
                  <w:spacing w:beforeLines="50" w:before="156" w:afterLines="50" w:after="156" w:line="360" w:lineRule="auto"/>
                </w:pPr>
              </w:pPrChange>
            </w:pPr>
            <w:r w:rsidRPr="00BE3786">
              <w:rPr>
                <w:rFonts w:ascii="Arial" w:eastAsia="DengXian" w:hAnsi="Arial" w:cs="Arial"/>
                <w:sz w:val="22"/>
                <w:rPrChange w:id="3673" w:author="Guo, Shicheng" w:date="2019-11-07T17:21:00Z">
                  <w:rPr>
                    <w:rFonts w:ascii="DengXian" w:eastAsia="DengXian" w:hAnsi="DengXian" w:hint="eastAsia"/>
                    <w:sz w:val="10"/>
                    <w:szCs w:val="10"/>
                  </w:rPr>
                </w:rPrChange>
              </w:rPr>
              <w:lastRenderedPageBreak/>
              <w:t>P4</w:t>
            </w:r>
          </w:p>
        </w:tc>
        <w:tc>
          <w:tcPr>
            <w:tcW w:w="701" w:type="dxa"/>
            <w:vAlign w:val="center"/>
          </w:tcPr>
          <w:p w14:paraId="0D39CE58" w14:textId="3A7F06EA" w:rsidR="00E46965" w:rsidRPr="00BE3786" w:rsidRDefault="00E46965" w:rsidP="00BE3786">
            <w:pPr>
              <w:spacing w:beforeLines="50" w:before="156" w:afterLines="50" w:after="156"/>
              <w:rPr>
                <w:rFonts w:ascii="Arial" w:hAnsi="Arial" w:cs="Arial"/>
                <w:sz w:val="22"/>
                <w:rPrChange w:id="3674" w:author="Guo, Shicheng" w:date="2019-11-07T17:21:00Z">
                  <w:rPr>
                    <w:rFonts w:ascii="Times New Roman" w:hAnsi="Times New Roman" w:cs="Times New Roman"/>
                    <w:sz w:val="10"/>
                    <w:szCs w:val="10"/>
                  </w:rPr>
                </w:rPrChange>
              </w:rPr>
              <w:pPrChange w:id="3675" w:author="Guo, Shicheng" w:date="2019-11-07T17:21:00Z">
                <w:pPr>
                  <w:spacing w:beforeLines="50" w:before="156" w:afterLines="50" w:after="156" w:line="360" w:lineRule="auto"/>
                </w:pPr>
              </w:pPrChange>
            </w:pPr>
            <w:r w:rsidRPr="00BE3786">
              <w:rPr>
                <w:rFonts w:ascii="Arial" w:eastAsia="DengXian" w:hAnsi="Arial" w:cs="Arial"/>
                <w:sz w:val="22"/>
                <w:rPrChange w:id="3676" w:author="Guo, Shicheng" w:date="2019-11-07T17:21:00Z">
                  <w:rPr>
                    <w:rFonts w:ascii="DengXian" w:eastAsia="DengXian" w:hAnsi="DengXian" w:hint="eastAsia"/>
                    <w:sz w:val="10"/>
                    <w:szCs w:val="10"/>
                  </w:rPr>
                </w:rPrChange>
              </w:rPr>
              <w:t>51</w:t>
            </w:r>
          </w:p>
        </w:tc>
        <w:tc>
          <w:tcPr>
            <w:tcW w:w="581" w:type="dxa"/>
            <w:vAlign w:val="center"/>
          </w:tcPr>
          <w:p w14:paraId="7DADC774" w14:textId="36390D29" w:rsidR="00E46965" w:rsidRPr="00BE3786" w:rsidRDefault="00E46965" w:rsidP="00BE3786">
            <w:pPr>
              <w:spacing w:beforeLines="50" w:before="156" w:afterLines="50" w:after="156"/>
              <w:rPr>
                <w:rFonts w:ascii="Arial" w:hAnsi="Arial" w:cs="Arial"/>
                <w:sz w:val="22"/>
                <w:rPrChange w:id="3677" w:author="Guo, Shicheng" w:date="2019-11-07T17:21:00Z">
                  <w:rPr>
                    <w:rFonts w:ascii="Times New Roman" w:hAnsi="Times New Roman" w:cs="Times New Roman"/>
                    <w:sz w:val="10"/>
                    <w:szCs w:val="10"/>
                  </w:rPr>
                </w:rPrChange>
              </w:rPr>
              <w:pPrChange w:id="3678" w:author="Guo, Shicheng" w:date="2019-11-07T17:21:00Z">
                <w:pPr>
                  <w:spacing w:beforeLines="50" w:before="156" w:afterLines="50" w:after="156" w:line="360" w:lineRule="auto"/>
                </w:pPr>
              </w:pPrChange>
            </w:pPr>
            <w:r w:rsidRPr="00BE3786">
              <w:rPr>
                <w:rFonts w:ascii="Arial" w:eastAsia="DengXian" w:hAnsi="Arial" w:cs="Arial"/>
                <w:sz w:val="22"/>
                <w:rPrChange w:id="3679" w:author="Guo, Shicheng" w:date="2019-11-07T17:21:00Z">
                  <w:rPr>
                    <w:rFonts w:ascii="DengXian" w:eastAsia="DengXian" w:hAnsi="DengXian" w:hint="eastAsia"/>
                    <w:sz w:val="10"/>
                    <w:szCs w:val="10"/>
                  </w:rPr>
                </w:rPrChange>
              </w:rPr>
              <w:t>M</w:t>
            </w:r>
          </w:p>
        </w:tc>
        <w:tc>
          <w:tcPr>
            <w:tcW w:w="1830" w:type="dxa"/>
            <w:vAlign w:val="bottom"/>
          </w:tcPr>
          <w:p w14:paraId="0EC9A3E8" w14:textId="45BAA2AE" w:rsidR="00E46965" w:rsidRPr="00BE3786" w:rsidRDefault="00E46965" w:rsidP="00BE3786">
            <w:pPr>
              <w:spacing w:beforeLines="50" w:before="156" w:afterLines="50" w:after="156"/>
              <w:rPr>
                <w:rFonts w:ascii="Arial" w:hAnsi="Arial" w:cs="Arial"/>
                <w:sz w:val="22"/>
                <w:rPrChange w:id="3680" w:author="Guo, Shicheng" w:date="2019-11-07T17:21:00Z">
                  <w:rPr>
                    <w:rFonts w:ascii="Times New Roman" w:hAnsi="Times New Roman" w:cs="Times New Roman"/>
                    <w:sz w:val="10"/>
                    <w:szCs w:val="10"/>
                  </w:rPr>
                </w:rPrChange>
              </w:rPr>
              <w:pPrChange w:id="3681" w:author="Guo, Shicheng" w:date="2019-11-07T17:21:00Z">
                <w:pPr>
                  <w:spacing w:beforeLines="50" w:before="156" w:afterLines="50" w:after="156" w:line="360" w:lineRule="auto"/>
                </w:pPr>
              </w:pPrChange>
            </w:pPr>
            <w:r w:rsidRPr="00BE3786">
              <w:rPr>
                <w:rFonts w:ascii="Arial" w:eastAsia="DengXian" w:hAnsi="Arial" w:cs="Arial"/>
                <w:color w:val="000000"/>
                <w:sz w:val="22"/>
                <w:rPrChange w:id="3682" w:author="Guo, Shicheng" w:date="2019-11-07T17:21:00Z">
                  <w:rPr>
                    <w:rFonts w:ascii="DengXian" w:eastAsia="DengXian" w:hAnsi="DengXian" w:hint="eastAsia"/>
                    <w:color w:val="000000"/>
                    <w:sz w:val="10"/>
                    <w:szCs w:val="10"/>
                  </w:rPr>
                </w:rPrChange>
              </w:rPr>
              <w:t>No</w:t>
            </w:r>
          </w:p>
        </w:tc>
        <w:tc>
          <w:tcPr>
            <w:tcW w:w="711" w:type="dxa"/>
            <w:vAlign w:val="center"/>
          </w:tcPr>
          <w:p w14:paraId="68A1AB02" w14:textId="6A3E6B80" w:rsidR="00E46965" w:rsidRPr="00BE3786" w:rsidRDefault="00AE51D4" w:rsidP="00BE3786">
            <w:pPr>
              <w:spacing w:beforeLines="50" w:before="156" w:afterLines="50" w:after="156"/>
              <w:rPr>
                <w:rFonts w:ascii="Arial" w:hAnsi="Arial" w:cs="Arial"/>
                <w:sz w:val="22"/>
                <w:rPrChange w:id="3683" w:author="Guo, Shicheng" w:date="2019-11-07T17:21:00Z">
                  <w:rPr>
                    <w:rFonts w:ascii="Times New Roman" w:hAnsi="Times New Roman" w:cs="Times New Roman"/>
                    <w:sz w:val="10"/>
                    <w:szCs w:val="10"/>
                  </w:rPr>
                </w:rPrChange>
              </w:rPr>
              <w:pPrChange w:id="3684" w:author="Guo, Shicheng" w:date="2019-11-07T17:21:00Z">
                <w:pPr>
                  <w:spacing w:beforeLines="50" w:before="156" w:afterLines="50" w:after="156" w:line="360" w:lineRule="auto"/>
                </w:pPr>
              </w:pPrChange>
            </w:pPr>
            <w:r w:rsidRPr="00BE3786">
              <w:rPr>
                <w:rFonts w:ascii="Arial" w:eastAsia="DengXian" w:hAnsi="Arial" w:cs="Arial"/>
                <w:sz w:val="22"/>
                <w:rPrChange w:id="3685" w:author="Guo, Shicheng" w:date="2019-11-07T17:21:00Z">
                  <w:rPr>
                    <w:rFonts w:ascii="DengXian" w:eastAsia="DengXian" w:hAnsi="DengXian"/>
                    <w:sz w:val="10"/>
                    <w:szCs w:val="10"/>
                  </w:rPr>
                </w:rPrChange>
              </w:rPr>
              <w:t>Yes</w:t>
            </w:r>
          </w:p>
        </w:tc>
        <w:tc>
          <w:tcPr>
            <w:tcW w:w="633" w:type="dxa"/>
            <w:vAlign w:val="center"/>
          </w:tcPr>
          <w:p w14:paraId="1D2A609E" w14:textId="250E6035" w:rsidR="00E46965" w:rsidRPr="00BE3786" w:rsidRDefault="00E46965" w:rsidP="00BE3786">
            <w:pPr>
              <w:spacing w:beforeLines="50" w:before="156" w:afterLines="50" w:after="156"/>
              <w:rPr>
                <w:rFonts w:ascii="Arial" w:hAnsi="Arial" w:cs="Arial"/>
                <w:sz w:val="22"/>
                <w:rPrChange w:id="3686" w:author="Guo, Shicheng" w:date="2019-11-07T17:21:00Z">
                  <w:rPr>
                    <w:rFonts w:ascii="Times New Roman" w:hAnsi="Times New Roman" w:cs="Times New Roman"/>
                    <w:sz w:val="10"/>
                    <w:szCs w:val="10"/>
                  </w:rPr>
                </w:rPrChange>
              </w:rPr>
              <w:pPrChange w:id="3687" w:author="Guo, Shicheng" w:date="2019-11-07T17:21:00Z">
                <w:pPr>
                  <w:spacing w:beforeLines="50" w:before="156" w:afterLines="50" w:after="156" w:line="360" w:lineRule="auto"/>
                </w:pPr>
              </w:pPrChange>
            </w:pPr>
            <w:r w:rsidRPr="00BE3786">
              <w:rPr>
                <w:rFonts w:ascii="Arial" w:eastAsia="DengXian" w:hAnsi="Arial" w:cs="Arial"/>
                <w:sz w:val="22"/>
                <w:rPrChange w:id="3688" w:author="Guo, Shicheng" w:date="2019-11-07T17:21:00Z">
                  <w:rPr>
                    <w:rFonts w:ascii="DengXian" w:eastAsia="DengXian" w:hAnsi="DengXian" w:hint="eastAsia"/>
                    <w:sz w:val="10"/>
                    <w:szCs w:val="10"/>
                  </w:rPr>
                </w:rPrChange>
              </w:rPr>
              <w:t>No</w:t>
            </w:r>
          </w:p>
        </w:tc>
        <w:tc>
          <w:tcPr>
            <w:tcW w:w="946" w:type="dxa"/>
            <w:vAlign w:val="bottom"/>
          </w:tcPr>
          <w:p w14:paraId="7DC94EA8" w14:textId="338DA94C" w:rsidR="00E46965" w:rsidRPr="00BE3786" w:rsidRDefault="00E46965" w:rsidP="00BE3786">
            <w:pPr>
              <w:spacing w:beforeLines="50" w:before="156" w:afterLines="50" w:after="156"/>
              <w:rPr>
                <w:rFonts w:ascii="Arial" w:hAnsi="Arial" w:cs="Arial"/>
                <w:sz w:val="22"/>
                <w:rPrChange w:id="3689" w:author="Guo, Shicheng" w:date="2019-11-07T17:21:00Z">
                  <w:rPr>
                    <w:rFonts w:ascii="Times New Roman" w:hAnsi="Times New Roman" w:cs="Times New Roman"/>
                    <w:sz w:val="10"/>
                    <w:szCs w:val="10"/>
                  </w:rPr>
                </w:rPrChange>
              </w:rPr>
              <w:pPrChange w:id="3690" w:author="Guo, Shicheng" w:date="2019-11-07T17:21:00Z">
                <w:pPr>
                  <w:spacing w:beforeLines="50" w:before="156" w:afterLines="50" w:after="156" w:line="360" w:lineRule="auto"/>
                </w:pPr>
              </w:pPrChange>
            </w:pPr>
            <w:r w:rsidRPr="00BE3786">
              <w:rPr>
                <w:rFonts w:ascii="Arial" w:eastAsia="DengXian" w:hAnsi="Arial" w:cs="Arial"/>
                <w:color w:val="000000"/>
                <w:sz w:val="22"/>
                <w:rPrChange w:id="3691" w:author="Guo, Shicheng" w:date="2019-11-07T17:21:00Z">
                  <w:rPr>
                    <w:rFonts w:ascii="DengXian" w:eastAsia="DengXian" w:hAnsi="DengXian" w:hint="eastAsia"/>
                    <w:color w:val="000000"/>
                    <w:sz w:val="10"/>
                    <w:szCs w:val="10"/>
                  </w:rPr>
                </w:rPrChange>
              </w:rPr>
              <w:t>Moderate/Poor</w:t>
            </w:r>
          </w:p>
        </w:tc>
        <w:tc>
          <w:tcPr>
            <w:tcW w:w="623" w:type="dxa"/>
            <w:vAlign w:val="bottom"/>
          </w:tcPr>
          <w:p w14:paraId="2EDB8B41" w14:textId="5CA48C7E" w:rsidR="00E46965" w:rsidRPr="00BE3786" w:rsidRDefault="00E46965" w:rsidP="00BE3786">
            <w:pPr>
              <w:spacing w:beforeLines="50" w:before="156" w:afterLines="50" w:after="156"/>
              <w:rPr>
                <w:rFonts w:ascii="Arial" w:hAnsi="Arial" w:cs="Arial"/>
                <w:sz w:val="22"/>
                <w:rPrChange w:id="3692" w:author="Guo, Shicheng" w:date="2019-11-07T17:21:00Z">
                  <w:rPr>
                    <w:rFonts w:ascii="Times New Roman" w:hAnsi="Times New Roman" w:cs="Times New Roman"/>
                    <w:sz w:val="10"/>
                    <w:szCs w:val="10"/>
                  </w:rPr>
                </w:rPrChange>
              </w:rPr>
              <w:pPrChange w:id="3693" w:author="Guo, Shicheng" w:date="2019-11-07T17:21:00Z">
                <w:pPr>
                  <w:spacing w:beforeLines="50" w:before="156" w:afterLines="50" w:after="156" w:line="360" w:lineRule="auto"/>
                </w:pPr>
              </w:pPrChange>
            </w:pPr>
            <w:r w:rsidRPr="00BE3786">
              <w:rPr>
                <w:rFonts w:ascii="Arial" w:eastAsia="DengXian" w:hAnsi="Arial" w:cs="Arial"/>
                <w:color w:val="000000"/>
                <w:sz w:val="22"/>
                <w:rPrChange w:id="3694" w:author="Guo, Shicheng" w:date="2019-11-07T17:21:00Z">
                  <w:rPr>
                    <w:rFonts w:ascii="DengXian" w:eastAsia="DengXian" w:hAnsi="DengXian" w:hint="eastAsia"/>
                    <w:color w:val="000000"/>
                    <w:sz w:val="10"/>
                    <w:szCs w:val="10"/>
                  </w:rPr>
                </w:rPrChange>
              </w:rPr>
              <w:t>T3N1M0</w:t>
            </w:r>
          </w:p>
        </w:tc>
        <w:tc>
          <w:tcPr>
            <w:tcW w:w="556" w:type="dxa"/>
            <w:vAlign w:val="center"/>
          </w:tcPr>
          <w:p w14:paraId="3779F8C8" w14:textId="2FAEAD58" w:rsidR="00E46965" w:rsidRPr="00BE3786" w:rsidRDefault="00E46965" w:rsidP="00BE3786">
            <w:pPr>
              <w:spacing w:beforeLines="50" w:before="156" w:afterLines="50" w:after="156"/>
              <w:rPr>
                <w:rFonts w:ascii="Arial" w:hAnsi="Arial" w:cs="Arial"/>
                <w:sz w:val="22"/>
                <w:rPrChange w:id="3695" w:author="Guo, Shicheng" w:date="2019-11-07T17:21:00Z">
                  <w:rPr>
                    <w:rFonts w:ascii="Times New Roman" w:hAnsi="Times New Roman" w:cs="Times New Roman"/>
                    <w:sz w:val="10"/>
                    <w:szCs w:val="10"/>
                  </w:rPr>
                </w:rPrChange>
              </w:rPr>
              <w:pPrChange w:id="3696" w:author="Guo, Shicheng" w:date="2019-11-07T17:21:00Z">
                <w:pPr>
                  <w:spacing w:beforeLines="50" w:before="156" w:afterLines="50" w:after="156" w:line="360" w:lineRule="auto"/>
                </w:pPr>
              </w:pPrChange>
            </w:pPr>
            <w:r w:rsidRPr="00BE3786">
              <w:rPr>
                <w:rFonts w:ascii="Arial" w:eastAsia="DengXian" w:hAnsi="Arial" w:cs="Arial"/>
                <w:sz w:val="22"/>
                <w:rPrChange w:id="3697" w:author="Guo, Shicheng" w:date="2019-11-07T17:21:00Z">
                  <w:rPr>
                    <w:rFonts w:ascii="DengXian" w:eastAsia="DengXian" w:hAnsi="DengXian" w:hint="eastAsia"/>
                    <w:sz w:val="10"/>
                    <w:szCs w:val="10"/>
                  </w:rPr>
                </w:rPrChange>
              </w:rPr>
              <w:t>IIB</w:t>
            </w:r>
          </w:p>
        </w:tc>
        <w:tc>
          <w:tcPr>
            <w:tcW w:w="573" w:type="dxa"/>
            <w:vAlign w:val="center"/>
          </w:tcPr>
          <w:p w14:paraId="5D49E506" w14:textId="5B3CCE33" w:rsidR="00E46965" w:rsidRPr="00BE3786" w:rsidRDefault="00E46965" w:rsidP="00BE3786">
            <w:pPr>
              <w:spacing w:beforeLines="50" w:before="156" w:afterLines="50" w:after="156"/>
              <w:rPr>
                <w:rFonts w:ascii="Arial" w:hAnsi="Arial" w:cs="Arial"/>
                <w:sz w:val="22"/>
                <w:rPrChange w:id="3698" w:author="Guo, Shicheng" w:date="2019-11-07T17:21:00Z">
                  <w:rPr>
                    <w:rFonts w:ascii="Times New Roman" w:hAnsi="Times New Roman" w:cs="Times New Roman"/>
                    <w:sz w:val="10"/>
                    <w:szCs w:val="10"/>
                  </w:rPr>
                </w:rPrChange>
              </w:rPr>
              <w:pPrChange w:id="3699" w:author="Guo, Shicheng" w:date="2019-11-07T17:21:00Z">
                <w:pPr>
                  <w:spacing w:beforeLines="50" w:before="156" w:afterLines="50" w:after="156" w:line="360" w:lineRule="auto"/>
                </w:pPr>
              </w:pPrChange>
            </w:pPr>
            <w:r w:rsidRPr="00BE3786">
              <w:rPr>
                <w:rFonts w:ascii="Arial" w:eastAsia="DengXian" w:hAnsi="Arial" w:cs="Arial"/>
                <w:sz w:val="22"/>
                <w:rPrChange w:id="3700" w:author="Guo, Shicheng" w:date="2019-11-07T17:21:00Z">
                  <w:rPr>
                    <w:rFonts w:ascii="DengXian" w:eastAsia="DengXian" w:hAnsi="DengXian" w:hint="eastAsia"/>
                    <w:sz w:val="10"/>
                    <w:szCs w:val="10"/>
                  </w:rPr>
                </w:rPrChange>
              </w:rPr>
              <w:t>6 months</w:t>
            </w:r>
          </w:p>
        </w:tc>
        <w:tc>
          <w:tcPr>
            <w:tcW w:w="573" w:type="dxa"/>
            <w:vAlign w:val="center"/>
          </w:tcPr>
          <w:p w14:paraId="76E4053F" w14:textId="46BF7470" w:rsidR="00E46965" w:rsidRPr="00BE3786" w:rsidRDefault="00E46965" w:rsidP="00BE3786">
            <w:pPr>
              <w:spacing w:beforeLines="50" w:before="156" w:afterLines="50" w:after="156"/>
              <w:rPr>
                <w:rFonts w:ascii="Arial" w:hAnsi="Arial" w:cs="Arial"/>
                <w:sz w:val="22"/>
                <w:rPrChange w:id="3701" w:author="Guo, Shicheng" w:date="2019-11-07T17:21:00Z">
                  <w:rPr>
                    <w:rFonts w:ascii="Times New Roman" w:hAnsi="Times New Roman" w:cs="Times New Roman"/>
                    <w:sz w:val="10"/>
                    <w:szCs w:val="10"/>
                  </w:rPr>
                </w:rPrChange>
              </w:rPr>
              <w:pPrChange w:id="3702" w:author="Guo, Shicheng" w:date="2019-11-07T17:21:00Z">
                <w:pPr>
                  <w:spacing w:beforeLines="50" w:before="156" w:afterLines="50" w:after="156" w:line="360" w:lineRule="auto"/>
                </w:pPr>
              </w:pPrChange>
            </w:pPr>
            <w:r w:rsidRPr="00BE3786">
              <w:rPr>
                <w:rFonts w:ascii="Arial" w:eastAsia="DengXian" w:hAnsi="Arial" w:cs="Arial"/>
                <w:sz w:val="22"/>
                <w:rPrChange w:id="3703" w:author="Guo, Shicheng" w:date="2019-11-07T17:21:00Z">
                  <w:rPr>
                    <w:rFonts w:ascii="DengXian" w:eastAsia="DengXian" w:hAnsi="DengXian" w:hint="eastAsia"/>
                    <w:sz w:val="10"/>
                    <w:szCs w:val="10"/>
                  </w:rPr>
                </w:rPrChange>
              </w:rPr>
              <w:t>6 months</w:t>
            </w:r>
          </w:p>
        </w:tc>
      </w:tr>
      <w:tr w:rsidR="00AE51D4" w:rsidRPr="00BE3786" w14:paraId="591D5683" w14:textId="77777777" w:rsidTr="00AE51D4">
        <w:tc>
          <w:tcPr>
            <w:tcW w:w="569" w:type="dxa"/>
            <w:vAlign w:val="center"/>
          </w:tcPr>
          <w:p w14:paraId="31BC2948" w14:textId="39E2B478" w:rsidR="00E46965" w:rsidRPr="00BE3786" w:rsidRDefault="00E46965" w:rsidP="00BE3786">
            <w:pPr>
              <w:spacing w:beforeLines="50" w:before="156" w:afterLines="50" w:after="156"/>
              <w:rPr>
                <w:rFonts w:ascii="Arial" w:hAnsi="Arial" w:cs="Arial"/>
                <w:sz w:val="22"/>
                <w:rPrChange w:id="3704" w:author="Guo, Shicheng" w:date="2019-11-07T17:21:00Z">
                  <w:rPr>
                    <w:rFonts w:ascii="Times New Roman" w:hAnsi="Times New Roman" w:cs="Times New Roman"/>
                    <w:sz w:val="10"/>
                    <w:szCs w:val="10"/>
                  </w:rPr>
                </w:rPrChange>
              </w:rPr>
              <w:pPrChange w:id="3705" w:author="Guo, Shicheng" w:date="2019-11-07T17:21:00Z">
                <w:pPr>
                  <w:spacing w:beforeLines="50" w:before="156" w:afterLines="50" w:after="156" w:line="360" w:lineRule="auto"/>
                </w:pPr>
              </w:pPrChange>
            </w:pPr>
            <w:r w:rsidRPr="00BE3786">
              <w:rPr>
                <w:rFonts w:ascii="Arial" w:eastAsia="DengXian" w:hAnsi="Arial" w:cs="Arial"/>
                <w:sz w:val="22"/>
                <w:rPrChange w:id="3706" w:author="Guo, Shicheng" w:date="2019-11-07T17:21:00Z">
                  <w:rPr>
                    <w:rFonts w:ascii="DengXian" w:eastAsia="DengXian" w:hAnsi="DengXian" w:hint="eastAsia"/>
                    <w:sz w:val="10"/>
                    <w:szCs w:val="10"/>
                  </w:rPr>
                </w:rPrChange>
              </w:rPr>
              <w:t>P5</w:t>
            </w:r>
          </w:p>
        </w:tc>
        <w:tc>
          <w:tcPr>
            <w:tcW w:w="701" w:type="dxa"/>
            <w:vAlign w:val="center"/>
          </w:tcPr>
          <w:p w14:paraId="1A886F73" w14:textId="493239E2" w:rsidR="00E46965" w:rsidRPr="00BE3786" w:rsidRDefault="00E46965" w:rsidP="00BE3786">
            <w:pPr>
              <w:spacing w:beforeLines="50" w:before="156" w:afterLines="50" w:after="156"/>
              <w:rPr>
                <w:rFonts w:ascii="Arial" w:hAnsi="Arial" w:cs="Arial"/>
                <w:sz w:val="22"/>
                <w:rPrChange w:id="3707" w:author="Guo, Shicheng" w:date="2019-11-07T17:21:00Z">
                  <w:rPr>
                    <w:rFonts w:ascii="Times New Roman" w:hAnsi="Times New Roman" w:cs="Times New Roman"/>
                    <w:sz w:val="10"/>
                    <w:szCs w:val="10"/>
                  </w:rPr>
                </w:rPrChange>
              </w:rPr>
              <w:pPrChange w:id="3708" w:author="Guo, Shicheng" w:date="2019-11-07T17:21:00Z">
                <w:pPr>
                  <w:spacing w:beforeLines="50" w:before="156" w:afterLines="50" w:after="156" w:line="360" w:lineRule="auto"/>
                </w:pPr>
              </w:pPrChange>
            </w:pPr>
            <w:r w:rsidRPr="00BE3786">
              <w:rPr>
                <w:rFonts w:ascii="Arial" w:eastAsia="DengXian" w:hAnsi="Arial" w:cs="Arial"/>
                <w:sz w:val="22"/>
                <w:rPrChange w:id="3709" w:author="Guo, Shicheng" w:date="2019-11-07T17:21:00Z">
                  <w:rPr>
                    <w:rFonts w:ascii="DengXian" w:eastAsia="DengXian" w:hAnsi="DengXian" w:hint="eastAsia"/>
                    <w:sz w:val="10"/>
                    <w:szCs w:val="10"/>
                  </w:rPr>
                </w:rPrChange>
              </w:rPr>
              <w:t>63</w:t>
            </w:r>
          </w:p>
        </w:tc>
        <w:tc>
          <w:tcPr>
            <w:tcW w:w="581" w:type="dxa"/>
            <w:vAlign w:val="center"/>
          </w:tcPr>
          <w:p w14:paraId="7F283C68" w14:textId="26E36839" w:rsidR="00E46965" w:rsidRPr="00BE3786" w:rsidRDefault="00E46965" w:rsidP="00BE3786">
            <w:pPr>
              <w:spacing w:beforeLines="50" w:before="156" w:afterLines="50" w:after="156"/>
              <w:rPr>
                <w:rFonts w:ascii="Arial" w:hAnsi="Arial" w:cs="Arial"/>
                <w:sz w:val="22"/>
                <w:rPrChange w:id="3710" w:author="Guo, Shicheng" w:date="2019-11-07T17:21:00Z">
                  <w:rPr>
                    <w:rFonts w:ascii="Times New Roman" w:hAnsi="Times New Roman" w:cs="Times New Roman"/>
                    <w:sz w:val="10"/>
                    <w:szCs w:val="10"/>
                  </w:rPr>
                </w:rPrChange>
              </w:rPr>
              <w:pPrChange w:id="3711" w:author="Guo, Shicheng" w:date="2019-11-07T17:21:00Z">
                <w:pPr>
                  <w:spacing w:beforeLines="50" w:before="156" w:afterLines="50" w:after="156" w:line="360" w:lineRule="auto"/>
                </w:pPr>
              </w:pPrChange>
            </w:pPr>
            <w:r w:rsidRPr="00BE3786">
              <w:rPr>
                <w:rFonts w:ascii="Arial" w:eastAsia="DengXian" w:hAnsi="Arial" w:cs="Arial"/>
                <w:sz w:val="22"/>
                <w:rPrChange w:id="3712" w:author="Guo, Shicheng" w:date="2019-11-07T17:21:00Z">
                  <w:rPr>
                    <w:rFonts w:ascii="DengXian" w:eastAsia="DengXian" w:hAnsi="DengXian" w:hint="eastAsia"/>
                    <w:sz w:val="10"/>
                    <w:szCs w:val="10"/>
                  </w:rPr>
                </w:rPrChange>
              </w:rPr>
              <w:t>F</w:t>
            </w:r>
          </w:p>
        </w:tc>
        <w:tc>
          <w:tcPr>
            <w:tcW w:w="1830" w:type="dxa"/>
            <w:vAlign w:val="bottom"/>
          </w:tcPr>
          <w:p w14:paraId="45A2535F" w14:textId="7D22135E" w:rsidR="00E46965" w:rsidRPr="00BE3786" w:rsidRDefault="00E46965" w:rsidP="00BE3786">
            <w:pPr>
              <w:spacing w:beforeLines="50" w:before="156" w:afterLines="50" w:after="156"/>
              <w:rPr>
                <w:rFonts w:ascii="Arial" w:hAnsi="Arial" w:cs="Arial"/>
                <w:sz w:val="22"/>
                <w:rPrChange w:id="3713" w:author="Guo, Shicheng" w:date="2019-11-07T17:21:00Z">
                  <w:rPr>
                    <w:rFonts w:ascii="Times New Roman" w:hAnsi="Times New Roman" w:cs="Times New Roman"/>
                    <w:sz w:val="10"/>
                    <w:szCs w:val="10"/>
                  </w:rPr>
                </w:rPrChange>
              </w:rPr>
              <w:pPrChange w:id="3714" w:author="Guo, Shicheng" w:date="2019-11-07T17:21:00Z">
                <w:pPr>
                  <w:spacing w:beforeLines="50" w:before="156" w:afterLines="50" w:after="156" w:line="360" w:lineRule="auto"/>
                </w:pPr>
              </w:pPrChange>
            </w:pPr>
            <w:r w:rsidRPr="00BE3786">
              <w:rPr>
                <w:rFonts w:ascii="Arial" w:eastAsia="DengXian" w:hAnsi="Arial" w:cs="Arial"/>
                <w:color w:val="000000"/>
                <w:sz w:val="22"/>
                <w:rPrChange w:id="3715" w:author="Guo, Shicheng" w:date="2019-11-07T17:21:00Z">
                  <w:rPr>
                    <w:rFonts w:ascii="DengXian" w:eastAsia="DengXian" w:hAnsi="DengXian" w:hint="eastAsia"/>
                    <w:color w:val="000000"/>
                    <w:sz w:val="10"/>
                    <w:szCs w:val="10"/>
                  </w:rPr>
                </w:rPrChange>
              </w:rPr>
              <w:t>No</w:t>
            </w:r>
          </w:p>
        </w:tc>
        <w:tc>
          <w:tcPr>
            <w:tcW w:w="711" w:type="dxa"/>
            <w:vAlign w:val="center"/>
          </w:tcPr>
          <w:p w14:paraId="7F654B6F" w14:textId="1F4DF3FD" w:rsidR="00E46965" w:rsidRPr="00BE3786" w:rsidRDefault="00E46965" w:rsidP="00BE3786">
            <w:pPr>
              <w:spacing w:beforeLines="50" w:before="156" w:afterLines="50" w:after="156"/>
              <w:rPr>
                <w:rFonts w:ascii="Arial" w:hAnsi="Arial" w:cs="Arial"/>
                <w:sz w:val="22"/>
                <w:rPrChange w:id="3716" w:author="Guo, Shicheng" w:date="2019-11-07T17:21:00Z">
                  <w:rPr>
                    <w:rFonts w:ascii="Times New Roman" w:hAnsi="Times New Roman" w:cs="Times New Roman"/>
                    <w:sz w:val="10"/>
                    <w:szCs w:val="10"/>
                  </w:rPr>
                </w:rPrChange>
              </w:rPr>
              <w:pPrChange w:id="3717" w:author="Guo, Shicheng" w:date="2019-11-07T17:21:00Z">
                <w:pPr>
                  <w:spacing w:beforeLines="50" w:before="156" w:afterLines="50" w:after="156" w:line="360" w:lineRule="auto"/>
                </w:pPr>
              </w:pPrChange>
            </w:pPr>
            <w:r w:rsidRPr="00BE3786">
              <w:rPr>
                <w:rFonts w:ascii="Arial" w:eastAsia="DengXian" w:hAnsi="Arial" w:cs="Arial"/>
                <w:sz w:val="22"/>
                <w:rPrChange w:id="3718" w:author="Guo, Shicheng" w:date="2019-11-07T17:21:00Z">
                  <w:rPr>
                    <w:rFonts w:ascii="DengXian" w:eastAsia="DengXian" w:hAnsi="DengXian" w:hint="eastAsia"/>
                    <w:sz w:val="10"/>
                    <w:szCs w:val="10"/>
                  </w:rPr>
                </w:rPrChange>
              </w:rPr>
              <w:t>No</w:t>
            </w:r>
          </w:p>
        </w:tc>
        <w:tc>
          <w:tcPr>
            <w:tcW w:w="633" w:type="dxa"/>
            <w:vAlign w:val="center"/>
          </w:tcPr>
          <w:p w14:paraId="6C0BDF0D" w14:textId="0C95E7B0" w:rsidR="00E46965" w:rsidRPr="00BE3786" w:rsidRDefault="00E46965" w:rsidP="00BE3786">
            <w:pPr>
              <w:spacing w:beforeLines="50" w:before="156" w:afterLines="50" w:after="156"/>
              <w:rPr>
                <w:rFonts w:ascii="Arial" w:hAnsi="Arial" w:cs="Arial"/>
                <w:sz w:val="22"/>
                <w:rPrChange w:id="3719" w:author="Guo, Shicheng" w:date="2019-11-07T17:21:00Z">
                  <w:rPr>
                    <w:rFonts w:ascii="Times New Roman" w:hAnsi="Times New Roman" w:cs="Times New Roman"/>
                    <w:sz w:val="10"/>
                    <w:szCs w:val="10"/>
                  </w:rPr>
                </w:rPrChange>
              </w:rPr>
              <w:pPrChange w:id="3720" w:author="Guo, Shicheng" w:date="2019-11-07T17:21:00Z">
                <w:pPr>
                  <w:spacing w:beforeLines="50" w:before="156" w:afterLines="50" w:after="156" w:line="360" w:lineRule="auto"/>
                </w:pPr>
              </w:pPrChange>
            </w:pPr>
            <w:r w:rsidRPr="00BE3786">
              <w:rPr>
                <w:rFonts w:ascii="Arial" w:eastAsia="DengXian" w:hAnsi="Arial" w:cs="Arial"/>
                <w:sz w:val="22"/>
                <w:rPrChange w:id="3721" w:author="Guo, Shicheng" w:date="2019-11-07T17:21:00Z">
                  <w:rPr>
                    <w:rFonts w:ascii="DengXian" w:eastAsia="DengXian" w:hAnsi="DengXian" w:hint="eastAsia"/>
                    <w:sz w:val="10"/>
                    <w:szCs w:val="10"/>
                  </w:rPr>
                </w:rPrChange>
              </w:rPr>
              <w:t>No</w:t>
            </w:r>
          </w:p>
        </w:tc>
        <w:tc>
          <w:tcPr>
            <w:tcW w:w="946" w:type="dxa"/>
            <w:vAlign w:val="bottom"/>
          </w:tcPr>
          <w:p w14:paraId="1E78EE23" w14:textId="6DE5F5F2" w:rsidR="00E46965" w:rsidRPr="00BE3786" w:rsidRDefault="00E46965" w:rsidP="00BE3786">
            <w:pPr>
              <w:spacing w:beforeLines="50" w:before="156" w:afterLines="50" w:after="156"/>
              <w:rPr>
                <w:rFonts w:ascii="Arial" w:hAnsi="Arial" w:cs="Arial"/>
                <w:sz w:val="22"/>
                <w:rPrChange w:id="3722" w:author="Guo, Shicheng" w:date="2019-11-07T17:21:00Z">
                  <w:rPr>
                    <w:rFonts w:ascii="Times New Roman" w:hAnsi="Times New Roman" w:cs="Times New Roman"/>
                    <w:sz w:val="10"/>
                    <w:szCs w:val="10"/>
                  </w:rPr>
                </w:rPrChange>
              </w:rPr>
              <w:pPrChange w:id="3723" w:author="Guo, Shicheng" w:date="2019-11-07T17:21:00Z">
                <w:pPr>
                  <w:spacing w:beforeLines="50" w:before="156" w:afterLines="50" w:after="156" w:line="360" w:lineRule="auto"/>
                </w:pPr>
              </w:pPrChange>
            </w:pPr>
            <w:r w:rsidRPr="00BE3786">
              <w:rPr>
                <w:rFonts w:ascii="Arial" w:eastAsia="DengXian" w:hAnsi="Arial" w:cs="Arial"/>
                <w:color w:val="000000"/>
                <w:sz w:val="22"/>
                <w:rPrChange w:id="3724" w:author="Guo, Shicheng" w:date="2019-11-07T17:21:00Z">
                  <w:rPr>
                    <w:rFonts w:ascii="DengXian" w:eastAsia="DengXian" w:hAnsi="DengXian" w:hint="eastAsia"/>
                    <w:color w:val="000000"/>
                    <w:sz w:val="10"/>
                    <w:szCs w:val="10"/>
                  </w:rPr>
                </w:rPrChange>
              </w:rPr>
              <w:t>Well</w:t>
            </w:r>
          </w:p>
        </w:tc>
        <w:tc>
          <w:tcPr>
            <w:tcW w:w="623" w:type="dxa"/>
            <w:vAlign w:val="bottom"/>
          </w:tcPr>
          <w:p w14:paraId="2054644C" w14:textId="2A1928CC" w:rsidR="00E46965" w:rsidRPr="00BE3786" w:rsidRDefault="00E46965" w:rsidP="00BE3786">
            <w:pPr>
              <w:spacing w:beforeLines="50" w:before="156" w:afterLines="50" w:after="156"/>
              <w:rPr>
                <w:rFonts w:ascii="Arial" w:hAnsi="Arial" w:cs="Arial"/>
                <w:sz w:val="22"/>
                <w:rPrChange w:id="3725" w:author="Guo, Shicheng" w:date="2019-11-07T17:21:00Z">
                  <w:rPr>
                    <w:rFonts w:ascii="Times New Roman" w:hAnsi="Times New Roman" w:cs="Times New Roman"/>
                    <w:sz w:val="10"/>
                    <w:szCs w:val="10"/>
                  </w:rPr>
                </w:rPrChange>
              </w:rPr>
              <w:pPrChange w:id="3726" w:author="Guo, Shicheng" w:date="2019-11-07T17:21:00Z">
                <w:pPr>
                  <w:spacing w:beforeLines="50" w:before="156" w:afterLines="50" w:after="156" w:line="360" w:lineRule="auto"/>
                </w:pPr>
              </w:pPrChange>
            </w:pPr>
            <w:r w:rsidRPr="00BE3786">
              <w:rPr>
                <w:rFonts w:ascii="Arial" w:eastAsia="DengXian" w:hAnsi="Arial" w:cs="Arial"/>
                <w:color w:val="000000"/>
                <w:sz w:val="22"/>
                <w:rPrChange w:id="3727" w:author="Guo, Shicheng" w:date="2019-11-07T17:21:00Z">
                  <w:rPr>
                    <w:rFonts w:ascii="DengXian" w:eastAsia="DengXian" w:hAnsi="DengXian" w:hint="eastAsia"/>
                    <w:color w:val="000000"/>
                    <w:sz w:val="10"/>
                    <w:szCs w:val="10"/>
                  </w:rPr>
                </w:rPrChange>
              </w:rPr>
              <w:t>T1N1Mx</w:t>
            </w:r>
          </w:p>
        </w:tc>
        <w:tc>
          <w:tcPr>
            <w:tcW w:w="556" w:type="dxa"/>
            <w:vAlign w:val="center"/>
          </w:tcPr>
          <w:p w14:paraId="60987832" w14:textId="223ED288" w:rsidR="00E46965" w:rsidRPr="00BE3786" w:rsidRDefault="00E46965" w:rsidP="00BE3786">
            <w:pPr>
              <w:spacing w:beforeLines="50" w:before="156" w:afterLines="50" w:after="156"/>
              <w:rPr>
                <w:rFonts w:ascii="Arial" w:hAnsi="Arial" w:cs="Arial"/>
                <w:sz w:val="22"/>
                <w:rPrChange w:id="3728" w:author="Guo, Shicheng" w:date="2019-11-07T17:21:00Z">
                  <w:rPr>
                    <w:rFonts w:ascii="Times New Roman" w:hAnsi="Times New Roman" w:cs="Times New Roman"/>
                    <w:sz w:val="10"/>
                    <w:szCs w:val="10"/>
                  </w:rPr>
                </w:rPrChange>
              </w:rPr>
              <w:pPrChange w:id="3729" w:author="Guo, Shicheng" w:date="2019-11-07T17:21:00Z">
                <w:pPr>
                  <w:spacing w:beforeLines="50" w:before="156" w:afterLines="50" w:after="156" w:line="360" w:lineRule="auto"/>
                </w:pPr>
              </w:pPrChange>
            </w:pPr>
            <w:r w:rsidRPr="00BE3786">
              <w:rPr>
                <w:rFonts w:ascii="Arial" w:eastAsia="DengXian" w:hAnsi="Arial" w:cs="Arial"/>
                <w:sz w:val="22"/>
                <w:rPrChange w:id="3730" w:author="Guo, Shicheng" w:date="2019-11-07T17:21:00Z">
                  <w:rPr>
                    <w:rFonts w:ascii="DengXian" w:eastAsia="DengXian" w:hAnsi="DengXian" w:hint="eastAsia"/>
                    <w:sz w:val="10"/>
                    <w:szCs w:val="10"/>
                  </w:rPr>
                </w:rPrChange>
              </w:rPr>
              <w:t>IIB</w:t>
            </w:r>
          </w:p>
        </w:tc>
        <w:tc>
          <w:tcPr>
            <w:tcW w:w="573" w:type="dxa"/>
            <w:vAlign w:val="center"/>
          </w:tcPr>
          <w:p w14:paraId="54480608" w14:textId="5F1F7CA0" w:rsidR="00E46965" w:rsidRPr="00BE3786" w:rsidRDefault="00E46965" w:rsidP="00BE3786">
            <w:pPr>
              <w:spacing w:beforeLines="50" w:before="156" w:afterLines="50" w:after="156"/>
              <w:rPr>
                <w:rFonts w:ascii="Arial" w:hAnsi="Arial" w:cs="Arial"/>
                <w:sz w:val="22"/>
                <w:rPrChange w:id="3731" w:author="Guo, Shicheng" w:date="2019-11-07T17:21:00Z">
                  <w:rPr>
                    <w:rFonts w:ascii="Times New Roman" w:hAnsi="Times New Roman" w:cs="Times New Roman"/>
                    <w:sz w:val="10"/>
                    <w:szCs w:val="10"/>
                  </w:rPr>
                </w:rPrChange>
              </w:rPr>
              <w:pPrChange w:id="3732" w:author="Guo, Shicheng" w:date="2019-11-07T17:21:00Z">
                <w:pPr>
                  <w:spacing w:beforeLines="50" w:before="156" w:afterLines="50" w:after="156" w:line="360" w:lineRule="auto"/>
                </w:pPr>
              </w:pPrChange>
            </w:pPr>
            <w:r w:rsidRPr="00BE3786">
              <w:rPr>
                <w:rFonts w:ascii="Arial" w:eastAsia="DengXian" w:hAnsi="Arial" w:cs="Arial"/>
                <w:sz w:val="22"/>
                <w:rPrChange w:id="3733" w:author="Guo, Shicheng" w:date="2019-11-07T17:21:00Z">
                  <w:rPr>
                    <w:rFonts w:ascii="DengXian" w:eastAsia="DengXian" w:hAnsi="DengXian" w:hint="eastAsia"/>
                    <w:sz w:val="10"/>
                    <w:szCs w:val="10"/>
                  </w:rPr>
                </w:rPrChange>
              </w:rPr>
              <w:t>NA</w:t>
            </w:r>
          </w:p>
        </w:tc>
        <w:tc>
          <w:tcPr>
            <w:tcW w:w="573" w:type="dxa"/>
            <w:vAlign w:val="center"/>
          </w:tcPr>
          <w:p w14:paraId="6A1C4203" w14:textId="55FD026E" w:rsidR="00E46965" w:rsidRPr="00BE3786" w:rsidRDefault="00E46965" w:rsidP="00BE3786">
            <w:pPr>
              <w:spacing w:beforeLines="50" w:before="156" w:afterLines="50" w:after="156"/>
              <w:rPr>
                <w:rFonts w:ascii="Arial" w:hAnsi="Arial" w:cs="Arial"/>
                <w:sz w:val="22"/>
                <w:rPrChange w:id="3734" w:author="Guo, Shicheng" w:date="2019-11-07T17:21:00Z">
                  <w:rPr>
                    <w:rFonts w:ascii="Times New Roman" w:hAnsi="Times New Roman" w:cs="Times New Roman"/>
                    <w:sz w:val="10"/>
                    <w:szCs w:val="10"/>
                  </w:rPr>
                </w:rPrChange>
              </w:rPr>
              <w:pPrChange w:id="3735" w:author="Guo, Shicheng" w:date="2019-11-07T17:21:00Z">
                <w:pPr>
                  <w:spacing w:beforeLines="50" w:before="156" w:afterLines="50" w:after="156" w:line="360" w:lineRule="auto"/>
                </w:pPr>
              </w:pPrChange>
            </w:pPr>
            <w:r w:rsidRPr="00BE3786">
              <w:rPr>
                <w:rFonts w:ascii="Arial" w:eastAsia="DengXian" w:hAnsi="Arial" w:cs="Arial"/>
                <w:sz w:val="22"/>
                <w:rPrChange w:id="3736" w:author="Guo, Shicheng" w:date="2019-11-07T17:21:00Z">
                  <w:rPr>
                    <w:rFonts w:ascii="DengXian" w:eastAsia="DengXian" w:hAnsi="DengXian" w:hint="eastAsia"/>
                    <w:sz w:val="10"/>
                    <w:szCs w:val="10"/>
                  </w:rPr>
                </w:rPrChange>
              </w:rPr>
              <w:t>NA</w:t>
            </w:r>
          </w:p>
        </w:tc>
      </w:tr>
      <w:tr w:rsidR="00AE51D4" w:rsidRPr="00BE3786" w14:paraId="31E5CD3A" w14:textId="77777777" w:rsidTr="00AE51D4">
        <w:tc>
          <w:tcPr>
            <w:tcW w:w="569" w:type="dxa"/>
            <w:vAlign w:val="center"/>
          </w:tcPr>
          <w:p w14:paraId="558CCF3B" w14:textId="66531CE9" w:rsidR="00E46965" w:rsidRPr="00BE3786" w:rsidRDefault="00E46965" w:rsidP="00BE3786">
            <w:pPr>
              <w:spacing w:beforeLines="50" w:before="156" w:afterLines="50" w:after="156"/>
              <w:rPr>
                <w:rFonts w:ascii="Arial" w:hAnsi="Arial" w:cs="Arial"/>
                <w:sz w:val="22"/>
                <w:rPrChange w:id="3737" w:author="Guo, Shicheng" w:date="2019-11-07T17:21:00Z">
                  <w:rPr>
                    <w:rFonts w:ascii="Times New Roman" w:hAnsi="Times New Roman" w:cs="Times New Roman"/>
                    <w:sz w:val="10"/>
                    <w:szCs w:val="10"/>
                  </w:rPr>
                </w:rPrChange>
              </w:rPr>
              <w:pPrChange w:id="3738" w:author="Guo, Shicheng" w:date="2019-11-07T17:21:00Z">
                <w:pPr>
                  <w:spacing w:beforeLines="50" w:before="156" w:afterLines="50" w:after="156" w:line="360" w:lineRule="auto"/>
                </w:pPr>
              </w:pPrChange>
            </w:pPr>
            <w:r w:rsidRPr="00BE3786">
              <w:rPr>
                <w:rFonts w:ascii="Arial" w:eastAsia="DengXian" w:hAnsi="Arial" w:cs="Arial"/>
                <w:sz w:val="22"/>
                <w:rPrChange w:id="3739" w:author="Guo, Shicheng" w:date="2019-11-07T17:21:00Z">
                  <w:rPr>
                    <w:rFonts w:ascii="DengXian" w:eastAsia="DengXian" w:hAnsi="DengXian" w:hint="eastAsia"/>
                    <w:sz w:val="10"/>
                    <w:szCs w:val="10"/>
                  </w:rPr>
                </w:rPrChange>
              </w:rPr>
              <w:t>P6</w:t>
            </w:r>
          </w:p>
        </w:tc>
        <w:tc>
          <w:tcPr>
            <w:tcW w:w="701" w:type="dxa"/>
            <w:vAlign w:val="center"/>
          </w:tcPr>
          <w:p w14:paraId="15F6FD00" w14:textId="1D890684" w:rsidR="00E46965" w:rsidRPr="00BE3786" w:rsidRDefault="00E46965" w:rsidP="00BE3786">
            <w:pPr>
              <w:spacing w:beforeLines="50" w:before="156" w:afterLines="50" w:after="156"/>
              <w:rPr>
                <w:rFonts w:ascii="Arial" w:hAnsi="Arial" w:cs="Arial"/>
                <w:sz w:val="22"/>
                <w:rPrChange w:id="3740" w:author="Guo, Shicheng" w:date="2019-11-07T17:21:00Z">
                  <w:rPr>
                    <w:rFonts w:ascii="Times New Roman" w:hAnsi="Times New Roman" w:cs="Times New Roman"/>
                    <w:sz w:val="10"/>
                    <w:szCs w:val="10"/>
                  </w:rPr>
                </w:rPrChange>
              </w:rPr>
              <w:pPrChange w:id="3741" w:author="Guo, Shicheng" w:date="2019-11-07T17:21:00Z">
                <w:pPr>
                  <w:spacing w:beforeLines="50" w:before="156" w:afterLines="50" w:after="156" w:line="360" w:lineRule="auto"/>
                </w:pPr>
              </w:pPrChange>
            </w:pPr>
            <w:r w:rsidRPr="00BE3786">
              <w:rPr>
                <w:rFonts w:ascii="Arial" w:eastAsia="DengXian" w:hAnsi="Arial" w:cs="Arial"/>
                <w:sz w:val="22"/>
                <w:rPrChange w:id="3742" w:author="Guo, Shicheng" w:date="2019-11-07T17:21:00Z">
                  <w:rPr>
                    <w:rFonts w:ascii="DengXian" w:eastAsia="DengXian" w:hAnsi="DengXian" w:hint="eastAsia"/>
                    <w:sz w:val="10"/>
                    <w:szCs w:val="10"/>
                  </w:rPr>
                </w:rPrChange>
              </w:rPr>
              <w:t>64</w:t>
            </w:r>
          </w:p>
        </w:tc>
        <w:tc>
          <w:tcPr>
            <w:tcW w:w="581" w:type="dxa"/>
            <w:vAlign w:val="center"/>
          </w:tcPr>
          <w:p w14:paraId="3F54B86D" w14:textId="2CCBB0B3" w:rsidR="00E46965" w:rsidRPr="00BE3786" w:rsidRDefault="00E46965" w:rsidP="00BE3786">
            <w:pPr>
              <w:spacing w:beforeLines="50" w:before="156" w:afterLines="50" w:after="156"/>
              <w:rPr>
                <w:rFonts w:ascii="Arial" w:hAnsi="Arial" w:cs="Arial"/>
                <w:sz w:val="22"/>
                <w:rPrChange w:id="3743" w:author="Guo, Shicheng" w:date="2019-11-07T17:21:00Z">
                  <w:rPr>
                    <w:rFonts w:ascii="Times New Roman" w:hAnsi="Times New Roman" w:cs="Times New Roman"/>
                    <w:sz w:val="10"/>
                    <w:szCs w:val="10"/>
                  </w:rPr>
                </w:rPrChange>
              </w:rPr>
              <w:pPrChange w:id="3744" w:author="Guo, Shicheng" w:date="2019-11-07T17:21:00Z">
                <w:pPr>
                  <w:spacing w:beforeLines="50" w:before="156" w:afterLines="50" w:after="156" w:line="360" w:lineRule="auto"/>
                </w:pPr>
              </w:pPrChange>
            </w:pPr>
            <w:r w:rsidRPr="00BE3786">
              <w:rPr>
                <w:rFonts w:ascii="Arial" w:eastAsia="DengXian" w:hAnsi="Arial" w:cs="Arial"/>
                <w:sz w:val="22"/>
                <w:rPrChange w:id="3745" w:author="Guo, Shicheng" w:date="2019-11-07T17:21:00Z">
                  <w:rPr>
                    <w:rFonts w:ascii="DengXian" w:eastAsia="DengXian" w:hAnsi="DengXian" w:hint="eastAsia"/>
                    <w:sz w:val="10"/>
                    <w:szCs w:val="10"/>
                  </w:rPr>
                </w:rPrChange>
              </w:rPr>
              <w:t>F</w:t>
            </w:r>
          </w:p>
        </w:tc>
        <w:tc>
          <w:tcPr>
            <w:tcW w:w="1830" w:type="dxa"/>
            <w:vAlign w:val="bottom"/>
          </w:tcPr>
          <w:p w14:paraId="3033F5C1" w14:textId="1D468617" w:rsidR="00E46965" w:rsidRPr="00BE3786" w:rsidRDefault="00E46965" w:rsidP="00BE3786">
            <w:pPr>
              <w:spacing w:beforeLines="50" w:before="156" w:afterLines="50" w:after="156"/>
              <w:rPr>
                <w:rFonts w:ascii="Arial" w:hAnsi="Arial" w:cs="Arial"/>
                <w:sz w:val="22"/>
                <w:rPrChange w:id="3746" w:author="Guo, Shicheng" w:date="2019-11-07T17:21:00Z">
                  <w:rPr>
                    <w:rFonts w:ascii="Times New Roman" w:hAnsi="Times New Roman" w:cs="Times New Roman"/>
                    <w:sz w:val="10"/>
                    <w:szCs w:val="10"/>
                  </w:rPr>
                </w:rPrChange>
              </w:rPr>
              <w:pPrChange w:id="3747" w:author="Guo, Shicheng" w:date="2019-11-07T17:21:00Z">
                <w:pPr>
                  <w:spacing w:beforeLines="50" w:before="156" w:afterLines="50" w:after="156" w:line="360" w:lineRule="auto"/>
                </w:pPr>
              </w:pPrChange>
            </w:pPr>
            <w:r w:rsidRPr="00BE3786">
              <w:rPr>
                <w:rFonts w:ascii="Arial" w:eastAsia="DengXian" w:hAnsi="Arial" w:cs="Arial"/>
                <w:color w:val="000000"/>
                <w:sz w:val="22"/>
                <w:rPrChange w:id="3748" w:author="Guo, Shicheng" w:date="2019-11-07T17:21:00Z">
                  <w:rPr>
                    <w:rFonts w:ascii="DengXian" w:eastAsia="DengXian" w:hAnsi="DengXian" w:hint="eastAsia"/>
                    <w:color w:val="000000"/>
                    <w:sz w:val="10"/>
                    <w:szCs w:val="10"/>
                  </w:rPr>
                </w:rPrChange>
              </w:rPr>
              <w:t>type 2 diabetes</w:t>
            </w:r>
          </w:p>
        </w:tc>
        <w:tc>
          <w:tcPr>
            <w:tcW w:w="711" w:type="dxa"/>
            <w:vAlign w:val="center"/>
          </w:tcPr>
          <w:p w14:paraId="5467C3E1" w14:textId="3592E9A3" w:rsidR="00E46965" w:rsidRPr="00BE3786" w:rsidRDefault="00E46965" w:rsidP="00BE3786">
            <w:pPr>
              <w:spacing w:beforeLines="50" w:before="156" w:afterLines="50" w:after="156"/>
              <w:rPr>
                <w:rFonts w:ascii="Arial" w:hAnsi="Arial" w:cs="Arial"/>
                <w:sz w:val="22"/>
                <w:rPrChange w:id="3749" w:author="Guo, Shicheng" w:date="2019-11-07T17:21:00Z">
                  <w:rPr>
                    <w:rFonts w:ascii="Times New Roman" w:hAnsi="Times New Roman" w:cs="Times New Roman"/>
                    <w:sz w:val="10"/>
                    <w:szCs w:val="10"/>
                  </w:rPr>
                </w:rPrChange>
              </w:rPr>
              <w:pPrChange w:id="3750" w:author="Guo, Shicheng" w:date="2019-11-07T17:21:00Z">
                <w:pPr>
                  <w:spacing w:beforeLines="50" w:before="156" w:afterLines="50" w:after="156" w:line="360" w:lineRule="auto"/>
                </w:pPr>
              </w:pPrChange>
            </w:pPr>
            <w:r w:rsidRPr="00BE3786">
              <w:rPr>
                <w:rFonts w:ascii="Arial" w:eastAsia="DengXian" w:hAnsi="Arial" w:cs="Arial"/>
                <w:sz w:val="22"/>
                <w:rPrChange w:id="3751" w:author="Guo, Shicheng" w:date="2019-11-07T17:21:00Z">
                  <w:rPr>
                    <w:rFonts w:ascii="DengXian" w:eastAsia="DengXian" w:hAnsi="DengXian" w:hint="eastAsia"/>
                    <w:sz w:val="10"/>
                    <w:szCs w:val="10"/>
                  </w:rPr>
                </w:rPrChange>
              </w:rPr>
              <w:t>No</w:t>
            </w:r>
          </w:p>
        </w:tc>
        <w:tc>
          <w:tcPr>
            <w:tcW w:w="633" w:type="dxa"/>
            <w:vAlign w:val="center"/>
          </w:tcPr>
          <w:p w14:paraId="2BD2759E" w14:textId="6019DE6A" w:rsidR="00E46965" w:rsidRPr="00BE3786" w:rsidRDefault="00E46965" w:rsidP="00BE3786">
            <w:pPr>
              <w:spacing w:beforeLines="50" w:before="156" w:afterLines="50" w:after="156"/>
              <w:rPr>
                <w:rFonts w:ascii="Arial" w:hAnsi="Arial" w:cs="Arial"/>
                <w:sz w:val="22"/>
                <w:rPrChange w:id="3752" w:author="Guo, Shicheng" w:date="2019-11-07T17:21:00Z">
                  <w:rPr>
                    <w:rFonts w:ascii="Times New Roman" w:hAnsi="Times New Roman" w:cs="Times New Roman"/>
                    <w:sz w:val="10"/>
                    <w:szCs w:val="10"/>
                  </w:rPr>
                </w:rPrChange>
              </w:rPr>
              <w:pPrChange w:id="3753" w:author="Guo, Shicheng" w:date="2019-11-07T17:21:00Z">
                <w:pPr>
                  <w:spacing w:beforeLines="50" w:before="156" w:afterLines="50" w:after="156" w:line="360" w:lineRule="auto"/>
                </w:pPr>
              </w:pPrChange>
            </w:pPr>
            <w:r w:rsidRPr="00BE3786">
              <w:rPr>
                <w:rFonts w:ascii="Arial" w:eastAsia="DengXian" w:hAnsi="Arial" w:cs="Arial"/>
                <w:sz w:val="22"/>
                <w:rPrChange w:id="3754" w:author="Guo, Shicheng" w:date="2019-11-07T17:21:00Z">
                  <w:rPr>
                    <w:rFonts w:ascii="DengXian" w:eastAsia="DengXian" w:hAnsi="DengXian" w:hint="eastAsia"/>
                    <w:sz w:val="10"/>
                    <w:szCs w:val="10"/>
                  </w:rPr>
                </w:rPrChange>
              </w:rPr>
              <w:t>No</w:t>
            </w:r>
          </w:p>
        </w:tc>
        <w:tc>
          <w:tcPr>
            <w:tcW w:w="946" w:type="dxa"/>
            <w:vAlign w:val="bottom"/>
          </w:tcPr>
          <w:p w14:paraId="43F6F0EF" w14:textId="5B767E4B" w:rsidR="00E46965" w:rsidRPr="00BE3786" w:rsidRDefault="00E46965" w:rsidP="00BE3786">
            <w:pPr>
              <w:spacing w:beforeLines="50" w:before="156" w:afterLines="50" w:after="156"/>
              <w:rPr>
                <w:rFonts w:ascii="Arial" w:hAnsi="Arial" w:cs="Arial"/>
                <w:sz w:val="22"/>
                <w:rPrChange w:id="3755" w:author="Guo, Shicheng" w:date="2019-11-07T17:21:00Z">
                  <w:rPr>
                    <w:rFonts w:ascii="Times New Roman" w:hAnsi="Times New Roman" w:cs="Times New Roman"/>
                    <w:sz w:val="10"/>
                    <w:szCs w:val="10"/>
                  </w:rPr>
                </w:rPrChange>
              </w:rPr>
              <w:pPrChange w:id="3756" w:author="Guo, Shicheng" w:date="2019-11-07T17:21:00Z">
                <w:pPr>
                  <w:spacing w:beforeLines="50" w:before="156" w:afterLines="50" w:after="156" w:line="360" w:lineRule="auto"/>
                </w:pPr>
              </w:pPrChange>
            </w:pPr>
            <w:r w:rsidRPr="00BE3786">
              <w:rPr>
                <w:rFonts w:ascii="Arial" w:eastAsia="DengXian" w:hAnsi="Arial" w:cs="Arial"/>
                <w:color w:val="000000"/>
                <w:sz w:val="22"/>
                <w:rPrChange w:id="3757" w:author="Guo, Shicheng" w:date="2019-11-07T17:21:00Z">
                  <w:rPr>
                    <w:rFonts w:ascii="DengXian" w:eastAsia="DengXian" w:hAnsi="DengXian" w:hint="eastAsia"/>
                    <w:color w:val="000000"/>
                    <w:sz w:val="10"/>
                    <w:szCs w:val="10"/>
                  </w:rPr>
                </w:rPrChange>
              </w:rPr>
              <w:t>Moderate/Poor</w:t>
            </w:r>
          </w:p>
        </w:tc>
        <w:tc>
          <w:tcPr>
            <w:tcW w:w="623" w:type="dxa"/>
            <w:vAlign w:val="bottom"/>
          </w:tcPr>
          <w:p w14:paraId="7385E60D" w14:textId="6BD7F1C3" w:rsidR="00E46965" w:rsidRPr="00BE3786" w:rsidRDefault="00E46965" w:rsidP="00BE3786">
            <w:pPr>
              <w:spacing w:beforeLines="50" w:before="156" w:afterLines="50" w:after="156"/>
              <w:rPr>
                <w:rFonts w:ascii="Arial" w:hAnsi="Arial" w:cs="Arial"/>
                <w:sz w:val="22"/>
                <w:rPrChange w:id="3758" w:author="Guo, Shicheng" w:date="2019-11-07T17:21:00Z">
                  <w:rPr>
                    <w:rFonts w:ascii="Times New Roman" w:hAnsi="Times New Roman" w:cs="Times New Roman"/>
                    <w:sz w:val="10"/>
                    <w:szCs w:val="10"/>
                  </w:rPr>
                </w:rPrChange>
              </w:rPr>
              <w:pPrChange w:id="3759" w:author="Guo, Shicheng" w:date="2019-11-07T17:21:00Z">
                <w:pPr>
                  <w:spacing w:beforeLines="50" w:before="156" w:afterLines="50" w:after="156" w:line="360" w:lineRule="auto"/>
                </w:pPr>
              </w:pPrChange>
            </w:pPr>
            <w:r w:rsidRPr="00BE3786">
              <w:rPr>
                <w:rFonts w:ascii="Arial" w:eastAsia="DengXian" w:hAnsi="Arial" w:cs="Arial"/>
                <w:color w:val="000000"/>
                <w:sz w:val="22"/>
                <w:rPrChange w:id="3760" w:author="Guo, Shicheng" w:date="2019-11-07T17:21:00Z">
                  <w:rPr>
                    <w:rFonts w:ascii="DengXian" w:eastAsia="DengXian" w:hAnsi="DengXian" w:hint="eastAsia"/>
                    <w:color w:val="000000"/>
                    <w:sz w:val="10"/>
                    <w:szCs w:val="10"/>
                  </w:rPr>
                </w:rPrChange>
              </w:rPr>
              <w:t>T3N1M0</w:t>
            </w:r>
          </w:p>
        </w:tc>
        <w:tc>
          <w:tcPr>
            <w:tcW w:w="556" w:type="dxa"/>
            <w:vAlign w:val="center"/>
          </w:tcPr>
          <w:p w14:paraId="72D769C5" w14:textId="5662C2F8" w:rsidR="00E46965" w:rsidRPr="00BE3786" w:rsidRDefault="00E46965" w:rsidP="00BE3786">
            <w:pPr>
              <w:spacing w:beforeLines="50" w:before="156" w:afterLines="50" w:after="156"/>
              <w:rPr>
                <w:rFonts w:ascii="Arial" w:hAnsi="Arial" w:cs="Arial"/>
                <w:sz w:val="22"/>
                <w:rPrChange w:id="3761" w:author="Guo, Shicheng" w:date="2019-11-07T17:21:00Z">
                  <w:rPr>
                    <w:rFonts w:ascii="Times New Roman" w:hAnsi="Times New Roman" w:cs="Times New Roman"/>
                    <w:sz w:val="10"/>
                    <w:szCs w:val="10"/>
                  </w:rPr>
                </w:rPrChange>
              </w:rPr>
              <w:pPrChange w:id="3762" w:author="Guo, Shicheng" w:date="2019-11-07T17:21:00Z">
                <w:pPr>
                  <w:spacing w:beforeLines="50" w:before="156" w:afterLines="50" w:after="156" w:line="360" w:lineRule="auto"/>
                </w:pPr>
              </w:pPrChange>
            </w:pPr>
            <w:r w:rsidRPr="00BE3786">
              <w:rPr>
                <w:rFonts w:ascii="Arial" w:eastAsia="DengXian" w:hAnsi="Arial" w:cs="Arial"/>
                <w:sz w:val="22"/>
                <w:rPrChange w:id="3763" w:author="Guo, Shicheng" w:date="2019-11-07T17:21:00Z">
                  <w:rPr>
                    <w:rFonts w:ascii="DengXian" w:eastAsia="DengXian" w:hAnsi="DengXian" w:hint="eastAsia"/>
                    <w:sz w:val="10"/>
                    <w:szCs w:val="10"/>
                  </w:rPr>
                </w:rPrChange>
              </w:rPr>
              <w:t>IIB</w:t>
            </w:r>
          </w:p>
        </w:tc>
        <w:tc>
          <w:tcPr>
            <w:tcW w:w="573" w:type="dxa"/>
            <w:vAlign w:val="center"/>
          </w:tcPr>
          <w:p w14:paraId="4D019DE1" w14:textId="25DE8B1F" w:rsidR="00E46965" w:rsidRPr="00BE3786" w:rsidRDefault="00E46965" w:rsidP="00BE3786">
            <w:pPr>
              <w:spacing w:beforeLines="50" w:before="156" w:afterLines="50" w:after="156"/>
              <w:rPr>
                <w:rFonts w:ascii="Arial" w:hAnsi="Arial" w:cs="Arial"/>
                <w:sz w:val="22"/>
                <w:rPrChange w:id="3764" w:author="Guo, Shicheng" w:date="2019-11-07T17:21:00Z">
                  <w:rPr>
                    <w:rFonts w:ascii="Times New Roman" w:hAnsi="Times New Roman" w:cs="Times New Roman"/>
                    <w:sz w:val="10"/>
                    <w:szCs w:val="10"/>
                  </w:rPr>
                </w:rPrChange>
              </w:rPr>
              <w:pPrChange w:id="3765" w:author="Guo, Shicheng" w:date="2019-11-07T17:21:00Z">
                <w:pPr>
                  <w:spacing w:beforeLines="50" w:before="156" w:afterLines="50" w:after="156" w:line="360" w:lineRule="auto"/>
                </w:pPr>
              </w:pPrChange>
            </w:pPr>
            <w:r w:rsidRPr="00BE3786">
              <w:rPr>
                <w:rFonts w:ascii="Arial" w:eastAsia="DengXian" w:hAnsi="Arial" w:cs="Arial"/>
                <w:sz w:val="22"/>
                <w:rPrChange w:id="3766" w:author="Guo, Shicheng" w:date="2019-11-07T17:21:00Z">
                  <w:rPr>
                    <w:rFonts w:ascii="DengXian" w:eastAsia="DengXian" w:hAnsi="DengXian" w:hint="eastAsia"/>
                    <w:sz w:val="10"/>
                    <w:szCs w:val="10"/>
                  </w:rPr>
                </w:rPrChange>
              </w:rPr>
              <w:t>9 months</w:t>
            </w:r>
          </w:p>
        </w:tc>
        <w:tc>
          <w:tcPr>
            <w:tcW w:w="573" w:type="dxa"/>
            <w:vAlign w:val="center"/>
          </w:tcPr>
          <w:p w14:paraId="5212AF8E" w14:textId="658BF4BC" w:rsidR="00E46965" w:rsidRPr="00BE3786" w:rsidRDefault="00E46965" w:rsidP="00BE3786">
            <w:pPr>
              <w:spacing w:beforeLines="50" w:before="156" w:afterLines="50" w:after="156"/>
              <w:rPr>
                <w:rFonts w:ascii="Arial" w:hAnsi="Arial" w:cs="Arial"/>
                <w:sz w:val="22"/>
                <w:rPrChange w:id="3767" w:author="Guo, Shicheng" w:date="2019-11-07T17:21:00Z">
                  <w:rPr>
                    <w:rFonts w:ascii="Times New Roman" w:hAnsi="Times New Roman" w:cs="Times New Roman"/>
                    <w:sz w:val="10"/>
                    <w:szCs w:val="10"/>
                  </w:rPr>
                </w:rPrChange>
              </w:rPr>
              <w:pPrChange w:id="3768" w:author="Guo, Shicheng" w:date="2019-11-07T17:21:00Z">
                <w:pPr>
                  <w:spacing w:beforeLines="50" w:before="156" w:afterLines="50" w:after="156" w:line="360" w:lineRule="auto"/>
                </w:pPr>
              </w:pPrChange>
            </w:pPr>
            <w:r w:rsidRPr="00BE3786">
              <w:rPr>
                <w:rFonts w:ascii="Arial" w:eastAsia="DengXian" w:hAnsi="Arial" w:cs="Arial"/>
                <w:sz w:val="22"/>
                <w:rPrChange w:id="3769" w:author="Guo, Shicheng" w:date="2019-11-07T17:21:00Z">
                  <w:rPr>
                    <w:rFonts w:ascii="DengXian" w:eastAsia="DengXian" w:hAnsi="DengXian" w:hint="eastAsia"/>
                    <w:sz w:val="10"/>
                    <w:szCs w:val="10"/>
                  </w:rPr>
                </w:rPrChange>
              </w:rPr>
              <w:t>9 months</w:t>
            </w:r>
          </w:p>
        </w:tc>
      </w:tr>
      <w:tr w:rsidR="00AE51D4" w:rsidRPr="00BE3786" w14:paraId="2AF3C81A" w14:textId="77777777" w:rsidTr="00AE51D4">
        <w:tc>
          <w:tcPr>
            <w:tcW w:w="569" w:type="dxa"/>
            <w:vAlign w:val="center"/>
          </w:tcPr>
          <w:p w14:paraId="57FF0076" w14:textId="4538AD48" w:rsidR="00E46965" w:rsidRPr="00BE3786" w:rsidRDefault="00E46965" w:rsidP="00BE3786">
            <w:pPr>
              <w:spacing w:beforeLines="50" w:before="156" w:afterLines="50" w:after="156"/>
              <w:rPr>
                <w:rFonts w:ascii="Arial" w:hAnsi="Arial" w:cs="Arial"/>
                <w:sz w:val="22"/>
                <w:rPrChange w:id="3770" w:author="Guo, Shicheng" w:date="2019-11-07T17:21:00Z">
                  <w:rPr>
                    <w:rFonts w:ascii="Times New Roman" w:hAnsi="Times New Roman" w:cs="Times New Roman"/>
                    <w:sz w:val="10"/>
                    <w:szCs w:val="10"/>
                  </w:rPr>
                </w:rPrChange>
              </w:rPr>
              <w:pPrChange w:id="3771" w:author="Guo, Shicheng" w:date="2019-11-07T17:21:00Z">
                <w:pPr>
                  <w:spacing w:beforeLines="50" w:before="156" w:afterLines="50" w:after="156" w:line="360" w:lineRule="auto"/>
                </w:pPr>
              </w:pPrChange>
            </w:pPr>
            <w:r w:rsidRPr="00BE3786">
              <w:rPr>
                <w:rFonts w:ascii="Arial" w:eastAsia="DengXian" w:hAnsi="Arial" w:cs="Arial"/>
                <w:sz w:val="22"/>
                <w:rPrChange w:id="3772" w:author="Guo, Shicheng" w:date="2019-11-07T17:21:00Z">
                  <w:rPr>
                    <w:rFonts w:ascii="DengXian" w:eastAsia="DengXian" w:hAnsi="DengXian" w:hint="eastAsia"/>
                    <w:sz w:val="10"/>
                    <w:szCs w:val="10"/>
                  </w:rPr>
                </w:rPrChange>
              </w:rPr>
              <w:t>P7</w:t>
            </w:r>
          </w:p>
        </w:tc>
        <w:tc>
          <w:tcPr>
            <w:tcW w:w="701" w:type="dxa"/>
            <w:vAlign w:val="center"/>
          </w:tcPr>
          <w:p w14:paraId="6CC19943" w14:textId="2A5C8CF5" w:rsidR="00E46965" w:rsidRPr="00BE3786" w:rsidRDefault="00E46965" w:rsidP="00BE3786">
            <w:pPr>
              <w:spacing w:beforeLines="50" w:before="156" w:afterLines="50" w:after="156"/>
              <w:rPr>
                <w:rFonts w:ascii="Arial" w:hAnsi="Arial" w:cs="Arial"/>
                <w:sz w:val="22"/>
                <w:rPrChange w:id="3773" w:author="Guo, Shicheng" w:date="2019-11-07T17:21:00Z">
                  <w:rPr>
                    <w:rFonts w:ascii="Times New Roman" w:hAnsi="Times New Roman" w:cs="Times New Roman"/>
                    <w:sz w:val="10"/>
                    <w:szCs w:val="10"/>
                  </w:rPr>
                </w:rPrChange>
              </w:rPr>
              <w:pPrChange w:id="3774" w:author="Guo, Shicheng" w:date="2019-11-07T17:21:00Z">
                <w:pPr>
                  <w:spacing w:beforeLines="50" w:before="156" w:afterLines="50" w:after="156" w:line="360" w:lineRule="auto"/>
                </w:pPr>
              </w:pPrChange>
            </w:pPr>
            <w:r w:rsidRPr="00BE3786">
              <w:rPr>
                <w:rFonts w:ascii="Arial" w:eastAsia="DengXian" w:hAnsi="Arial" w:cs="Arial"/>
                <w:sz w:val="22"/>
                <w:rPrChange w:id="3775" w:author="Guo, Shicheng" w:date="2019-11-07T17:21:00Z">
                  <w:rPr>
                    <w:rFonts w:ascii="DengXian" w:eastAsia="DengXian" w:hAnsi="DengXian" w:hint="eastAsia"/>
                    <w:sz w:val="10"/>
                    <w:szCs w:val="10"/>
                  </w:rPr>
                </w:rPrChange>
              </w:rPr>
              <w:t>69</w:t>
            </w:r>
          </w:p>
        </w:tc>
        <w:tc>
          <w:tcPr>
            <w:tcW w:w="581" w:type="dxa"/>
            <w:vAlign w:val="center"/>
          </w:tcPr>
          <w:p w14:paraId="5A219CD8" w14:textId="3B9858C3" w:rsidR="00E46965" w:rsidRPr="00BE3786" w:rsidRDefault="00E46965" w:rsidP="00BE3786">
            <w:pPr>
              <w:spacing w:beforeLines="50" w:before="156" w:afterLines="50" w:after="156"/>
              <w:rPr>
                <w:rFonts w:ascii="Arial" w:hAnsi="Arial" w:cs="Arial"/>
                <w:sz w:val="22"/>
                <w:rPrChange w:id="3776" w:author="Guo, Shicheng" w:date="2019-11-07T17:21:00Z">
                  <w:rPr>
                    <w:rFonts w:ascii="Times New Roman" w:hAnsi="Times New Roman" w:cs="Times New Roman"/>
                    <w:sz w:val="10"/>
                    <w:szCs w:val="10"/>
                  </w:rPr>
                </w:rPrChange>
              </w:rPr>
              <w:pPrChange w:id="3777" w:author="Guo, Shicheng" w:date="2019-11-07T17:21:00Z">
                <w:pPr>
                  <w:spacing w:beforeLines="50" w:before="156" w:afterLines="50" w:after="156" w:line="360" w:lineRule="auto"/>
                </w:pPr>
              </w:pPrChange>
            </w:pPr>
            <w:r w:rsidRPr="00BE3786">
              <w:rPr>
                <w:rFonts w:ascii="Arial" w:eastAsia="DengXian" w:hAnsi="Arial" w:cs="Arial"/>
                <w:sz w:val="22"/>
                <w:rPrChange w:id="3778" w:author="Guo, Shicheng" w:date="2019-11-07T17:21:00Z">
                  <w:rPr>
                    <w:rFonts w:ascii="DengXian" w:eastAsia="DengXian" w:hAnsi="DengXian" w:hint="eastAsia"/>
                    <w:sz w:val="10"/>
                    <w:szCs w:val="10"/>
                  </w:rPr>
                </w:rPrChange>
              </w:rPr>
              <w:t>F</w:t>
            </w:r>
          </w:p>
        </w:tc>
        <w:tc>
          <w:tcPr>
            <w:tcW w:w="1830" w:type="dxa"/>
            <w:vAlign w:val="bottom"/>
          </w:tcPr>
          <w:p w14:paraId="568AEDE6" w14:textId="5E920ECC" w:rsidR="00E46965" w:rsidRPr="00BE3786" w:rsidRDefault="00E46965" w:rsidP="00BE3786">
            <w:pPr>
              <w:spacing w:beforeLines="50" w:before="156" w:afterLines="50" w:after="156"/>
              <w:rPr>
                <w:rFonts w:ascii="Arial" w:hAnsi="Arial" w:cs="Arial"/>
                <w:sz w:val="22"/>
                <w:rPrChange w:id="3779" w:author="Guo, Shicheng" w:date="2019-11-07T17:21:00Z">
                  <w:rPr>
                    <w:rFonts w:ascii="Times New Roman" w:hAnsi="Times New Roman" w:cs="Times New Roman"/>
                    <w:sz w:val="10"/>
                    <w:szCs w:val="10"/>
                  </w:rPr>
                </w:rPrChange>
              </w:rPr>
              <w:pPrChange w:id="3780" w:author="Guo, Shicheng" w:date="2019-11-07T17:21:00Z">
                <w:pPr>
                  <w:spacing w:beforeLines="50" w:before="156" w:afterLines="50" w:after="156" w:line="360" w:lineRule="auto"/>
                </w:pPr>
              </w:pPrChange>
            </w:pPr>
            <w:r w:rsidRPr="00BE3786">
              <w:rPr>
                <w:rFonts w:ascii="Arial" w:eastAsia="DengXian" w:hAnsi="Arial" w:cs="Arial"/>
                <w:color w:val="333333"/>
                <w:sz w:val="22"/>
                <w:rPrChange w:id="3781" w:author="Guo, Shicheng" w:date="2019-11-07T17:21:00Z">
                  <w:rPr>
                    <w:rFonts w:ascii="Arial" w:eastAsia="DengXian" w:hAnsi="Arial" w:cs="Arial"/>
                    <w:color w:val="333333"/>
                    <w:sz w:val="10"/>
                    <w:szCs w:val="10"/>
                  </w:rPr>
                </w:rPrChange>
              </w:rPr>
              <w:t>Hypertension (grade 3, very high risk), type 2 diabetes, hyperlipidemia, old pulmonary tuberculosis</w:t>
            </w:r>
          </w:p>
        </w:tc>
        <w:tc>
          <w:tcPr>
            <w:tcW w:w="711" w:type="dxa"/>
            <w:vAlign w:val="center"/>
          </w:tcPr>
          <w:p w14:paraId="2AD56BD2" w14:textId="244E9FC6" w:rsidR="00E46965" w:rsidRPr="00BE3786" w:rsidRDefault="00E46965" w:rsidP="00BE3786">
            <w:pPr>
              <w:spacing w:beforeLines="50" w:before="156" w:afterLines="50" w:after="156"/>
              <w:rPr>
                <w:rFonts w:ascii="Arial" w:hAnsi="Arial" w:cs="Arial"/>
                <w:sz w:val="22"/>
                <w:rPrChange w:id="3782" w:author="Guo, Shicheng" w:date="2019-11-07T17:21:00Z">
                  <w:rPr>
                    <w:rFonts w:ascii="Times New Roman" w:hAnsi="Times New Roman" w:cs="Times New Roman"/>
                    <w:sz w:val="10"/>
                    <w:szCs w:val="10"/>
                  </w:rPr>
                </w:rPrChange>
              </w:rPr>
              <w:pPrChange w:id="3783" w:author="Guo, Shicheng" w:date="2019-11-07T17:21:00Z">
                <w:pPr>
                  <w:spacing w:beforeLines="50" w:before="156" w:afterLines="50" w:after="156" w:line="360" w:lineRule="auto"/>
                </w:pPr>
              </w:pPrChange>
            </w:pPr>
            <w:r w:rsidRPr="00BE3786">
              <w:rPr>
                <w:rFonts w:ascii="Arial" w:eastAsia="DengXian" w:hAnsi="Arial" w:cs="Arial"/>
                <w:sz w:val="22"/>
                <w:rPrChange w:id="3784" w:author="Guo, Shicheng" w:date="2019-11-07T17:21:00Z">
                  <w:rPr>
                    <w:rFonts w:ascii="DengXian" w:eastAsia="DengXian" w:hAnsi="DengXian" w:hint="eastAsia"/>
                    <w:sz w:val="10"/>
                    <w:szCs w:val="10"/>
                  </w:rPr>
                </w:rPrChange>
              </w:rPr>
              <w:t>No</w:t>
            </w:r>
          </w:p>
        </w:tc>
        <w:tc>
          <w:tcPr>
            <w:tcW w:w="633" w:type="dxa"/>
            <w:vAlign w:val="center"/>
          </w:tcPr>
          <w:p w14:paraId="589613E8" w14:textId="77542579" w:rsidR="00E46965" w:rsidRPr="00BE3786" w:rsidRDefault="00E46965" w:rsidP="00BE3786">
            <w:pPr>
              <w:spacing w:beforeLines="50" w:before="156" w:afterLines="50" w:after="156"/>
              <w:rPr>
                <w:rFonts w:ascii="Arial" w:hAnsi="Arial" w:cs="Arial"/>
                <w:sz w:val="22"/>
                <w:rPrChange w:id="3785" w:author="Guo, Shicheng" w:date="2019-11-07T17:21:00Z">
                  <w:rPr>
                    <w:rFonts w:ascii="Times New Roman" w:hAnsi="Times New Roman" w:cs="Times New Roman"/>
                    <w:sz w:val="10"/>
                    <w:szCs w:val="10"/>
                  </w:rPr>
                </w:rPrChange>
              </w:rPr>
              <w:pPrChange w:id="3786" w:author="Guo, Shicheng" w:date="2019-11-07T17:21:00Z">
                <w:pPr>
                  <w:spacing w:beforeLines="50" w:before="156" w:afterLines="50" w:after="156" w:line="360" w:lineRule="auto"/>
                </w:pPr>
              </w:pPrChange>
            </w:pPr>
            <w:r w:rsidRPr="00BE3786">
              <w:rPr>
                <w:rFonts w:ascii="Arial" w:eastAsia="DengXian" w:hAnsi="Arial" w:cs="Arial"/>
                <w:sz w:val="22"/>
                <w:rPrChange w:id="3787" w:author="Guo, Shicheng" w:date="2019-11-07T17:21:00Z">
                  <w:rPr>
                    <w:rFonts w:ascii="DengXian" w:eastAsia="DengXian" w:hAnsi="DengXian" w:hint="eastAsia"/>
                    <w:sz w:val="10"/>
                    <w:szCs w:val="10"/>
                  </w:rPr>
                </w:rPrChange>
              </w:rPr>
              <w:t>No</w:t>
            </w:r>
          </w:p>
        </w:tc>
        <w:tc>
          <w:tcPr>
            <w:tcW w:w="946" w:type="dxa"/>
            <w:vAlign w:val="bottom"/>
          </w:tcPr>
          <w:p w14:paraId="1086831A" w14:textId="722E9C26" w:rsidR="00E46965" w:rsidRPr="00BE3786" w:rsidRDefault="00E46965" w:rsidP="00BE3786">
            <w:pPr>
              <w:spacing w:beforeLines="50" w:before="156" w:afterLines="50" w:after="156"/>
              <w:rPr>
                <w:rFonts w:ascii="Arial" w:hAnsi="Arial" w:cs="Arial"/>
                <w:sz w:val="22"/>
                <w:rPrChange w:id="3788" w:author="Guo, Shicheng" w:date="2019-11-07T17:21:00Z">
                  <w:rPr>
                    <w:rFonts w:ascii="Times New Roman" w:hAnsi="Times New Roman" w:cs="Times New Roman"/>
                    <w:sz w:val="10"/>
                    <w:szCs w:val="10"/>
                  </w:rPr>
                </w:rPrChange>
              </w:rPr>
              <w:pPrChange w:id="3789" w:author="Guo, Shicheng" w:date="2019-11-07T17:21:00Z">
                <w:pPr>
                  <w:spacing w:beforeLines="50" w:before="156" w:afterLines="50" w:after="156" w:line="360" w:lineRule="auto"/>
                </w:pPr>
              </w:pPrChange>
            </w:pPr>
            <w:r w:rsidRPr="00BE3786">
              <w:rPr>
                <w:rFonts w:ascii="Arial" w:eastAsia="DengXian" w:hAnsi="Arial" w:cs="Arial"/>
                <w:color w:val="000000"/>
                <w:sz w:val="22"/>
                <w:rPrChange w:id="3790" w:author="Guo, Shicheng" w:date="2019-11-07T17:21:00Z">
                  <w:rPr>
                    <w:rFonts w:ascii="DengXian" w:eastAsia="DengXian" w:hAnsi="DengXian" w:hint="eastAsia"/>
                    <w:color w:val="000000"/>
                    <w:sz w:val="10"/>
                    <w:szCs w:val="10"/>
                  </w:rPr>
                </w:rPrChange>
              </w:rPr>
              <w:t>Moderate</w:t>
            </w:r>
          </w:p>
        </w:tc>
        <w:tc>
          <w:tcPr>
            <w:tcW w:w="623" w:type="dxa"/>
            <w:vAlign w:val="bottom"/>
          </w:tcPr>
          <w:p w14:paraId="13602B6E" w14:textId="01294E20" w:rsidR="00E46965" w:rsidRPr="00BE3786" w:rsidRDefault="00E46965" w:rsidP="00BE3786">
            <w:pPr>
              <w:spacing w:beforeLines="50" w:before="156" w:afterLines="50" w:after="156"/>
              <w:rPr>
                <w:rFonts w:ascii="Arial" w:hAnsi="Arial" w:cs="Arial"/>
                <w:sz w:val="22"/>
                <w:rPrChange w:id="3791" w:author="Guo, Shicheng" w:date="2019-11-07T17:21:00Z">
                  <w:rPr>
                    <w:rFonts w:ascii="Times New Roman" w:hAnsi="Times New Roman" w:cs="Times New Roman"/>
                    <w:sz w:val="10"/>
                    <w:szCs w:val="10"/>
                  </w:rPr>
                </w:rPrChange>
              </w:rPr>
              <w:pPrChange w:id="3792" w:author="Guo, Shicheng" w:date="2019-11-07T17:21:00Z">
                <w:pPr>
                  <w:spacing w:beforeLines="50" w:before="156" w:afterLines="50" w:after="156" w:line="360" w:lineRule="auto"/>
                </w:pPr>
              </w:pPrChange>
            </w:pPr>
            <w:r w:rsidRPr="00BE3786">
              <w:rPr>
                <w:rFonts w:ascii="Arial" w:eastAsia="DengXian" w:hAnsi="Arial" w:cs="Arial"/>
                <w:color w:val="000000"/>
                <w:sz w:val="22"/>
                <w:rPrChange w:id="3793" w:author="Guo, Shicheng" w:date="2019-11-07T17:21:00Z">
                  <w:rPr>
                    <w:rFonts w:ascii="DengXian" w:eastAsia="DengXian" w:hAnsi="DengXian" w:hint="eastAsia"/>
                    <w:color w:val="000000"/>
                    <w:sz w:val="10"/>
                    <w:szCs w:val="10"/>
                  </w:rPr>
                </w:rPrChange>
              </w:rPr>
              <w:t>T2N0M0</w:t>
            </w:r>
          </w:p>
        </w:tc>
        <w:tc>
          <w:tcPr>
            <w:tcW w:w="556" w:type="dxa"/>
            <w:vAlign w:val="center"/>
          </w:tcPr>
          <w:p w14:paraId="6B6ECA2A" w14:textId="28A6DFE4" w:rsidR="00E46965" w:rsidRPr="00BE3786" w:rsidRDefault="00E46965" w:rsidP="00BE3786">
            <w:pPr>
              <w:spacing w:beforeLines="50" w:before="156" w:afterLines="50" w:after="156"/>
              <w:rPr>
                <w:rFonts w:ascii="Arial" w:hAnsi="Arial" w:cs="Arial"/>
                <w:sz w:val="22"/>
                <w:rPrChange w:id="3794" w:author="Guo, Shicheng" w:date="2019-11-07T17:21:00Z">
                  <w:rPr>
                    <w:rFonts w:ascii="Times New Roman" w:hAnsi="Times New Roman" w:cs="Times New Roman"/>
                    <w:sz w:val="10"/>
                    <w:szCs w:val="10"/>
                  </w:rPr>
                </w:rPrChange>
              </w:rPr>
              <w:pPrChange w:id="3795" w:author="Guo, Shicheng" w:date="2019-11-07T17:21:00Z">
                <w:pPr>
                  <w:spacing w:beforeLines="50" w:before="156" w:afterLines="50" w:after="156" w:line="360" w:lineRule="auto"/>
                </w:pPr>
              </w:pPrChange>
            </w:pPr>
            <w:r w:rsidRPr="00BE3786">
              <w:rPr>
                <w:rFonts w:ascii="Arial" w:eastAsia="DengXian" w:hAnsi="Arial" w:cs="Arial"/>
                <w:sz w:val="22"/>
                <w:rPrChange w:id="3796" w:author="Guo, Shicheng" w:date="2019-11-07T17:21:00Z">
                  <w:rPr>
                    <w:rFonts w:ascii="DengXian" w:eastAsia="DengXian" w:hAnsi="DengXian" w:hint="eastAsia"/>
                    <w:sz w:val="10"/>
                    <w:szCs w:val="10"/>
                  </w:rPr>
                </w:rPrChange>
              </w:rPr>
              <w:t>IB</w:t>
            </w:r>
          </w:p>
        </w:tc>
        <w:tc>
          <w:tcPr>
            <w:tcW w:w="573" w:type="dxa"/>
            <w:vAlign w:val="center"/>
          </w:tcPr>
          <w:p w14:paraId="144E97BC" w14:textId="24E8057F" w:rsidR="00E46965" w:rsidRPr="00BE3786" w:rsidRDefault="00E46965" w:rsidP="00BE3786">
            <w:pPr>
              <w:spacing w:beforeLines="50" w:before="156" w:afterLines="50" w:after="156"/>
              <w:rPr>
                <w:rFonts w:ascii="Arial" w:hAnsi="Arial" w:cs="Arial"/>
                <w:sz w:val="22"/>
                <w:rPrChange w:id="3797" w:author="Guo, Shicheng" w:date="2019-11-07T17:21:00Z">
                  <w:rPr>
                    <w:rFonts w:ascii="Times New Roman" w:hAnsi="Times New Roman" w:cs="Times New Roman"/>
                    <w:sz w:val="10"/>
                    <w:szCs w:val="10"/>
                  </w:rPr>
                </w:rPrChange>
              </w:rPr>
              <w:pPrChange w:id="3798" w:author="Guo, Shicheng" w:date="2019-11-07T17:21:00Z">
                <w:pPr>
                  <w:spacing w:beforeLines="50" w:before="156" w:afterLines="50" w:after="156" w:line="360" w:lineRule="auto"/>
                </w:pPr>
              </w:pPrChange>
            </w:pPr>
            <w:r w:rsidRPr="00BE3786">
              <w:rPr>
                <w:rFonts w:ascii="Arial" w:eastAsia="DengXian" w:hAnsi="Arial" w:cs="Arial"/>
                <w:sz w:val="22"/>
                <w:rPrChange w:id="3799" w:author="Guo, Shicheng" w:date="2019-11-07T17:21:00Z">
                  <w:rPr>
                    <w:rFonts w:ascii="DengXian" w:eastAsia="DengXian" w:hAnsi="DengXian" w:hint="eastAsia"/>
                    <w:sz w:val="10"/>
                    <w:szCs w:val="10"/>
                  </w:rPr>
                </w:rPrChange>
              </w:rPr>
              <w:t>NA</w:t>
            </w:r>
          </w:p>
        </w:tc>
        <w:tc>
          <w:tcPr>
            <w:tcW w:w="573" w:type="dxa"/>
            <w:vAlign w:val="center"/>
          </w:tcPr>
          <w:p w14:paraId="261FBF1F" w14:textId="7427AC0B" w:rsidR="00E46965" w:rsidRPr="00BE3786" w:rsidRDefault="00E46965" w:rsidP="00BE3786">
            <w:pPr>
              <w:spacing w:beforeLines="50" w:before="156" w:afterLines="50" w:after="156"/>
              <w:rPr>
                <w:rFonts w:ascii="Arial" w:hAnsi="Arial" w:cs="Arial"/>
                <w:sz w:val="22"/>
                <w:rPrChange w:id="3800" w:author="Guo, Shicheng" w:date="2019-11-07T17:21:00Z">
                  <w:rPr>
                    <w:rFonts w:ascii="Times New Roman" w:hAnsi="Times New Roman" w:cs="Times New Roman"/>
                    <w:sz w:val="10"/>
                    <w:szCs w:val="10"/>
                  </w:rPr>
                </w:rPrChange>
              </w:rPr>
              <w:pPrChange w:id="3801" w:author="Guo, Shicheng" w:date="2019-11-07T17:21:00Z">
                <w:pPr>
                  <w:spacing w:beforeLines="50" w:before="156" w:afterLines="50" w:after="156" w:line="360" w:lineRule="auto"/>
                </w:pPr>
              </w:pPrChange>
            </w:pPr>
            <w:r w:rsidRPr="00BE3786">
              <w:rPr>
                <w:rFonts w:ascii="Arial" w:eastAsia="DengXian" w:hAnsi="Arial" w:cs="Arial"/>
                <w:sz w:val="22"/>
                <w:rPrChange w:id="3802" w:author="Guo, Shicheng" w:date="2019-11-07T17:21:00Z">
                  <w:rPr>
                    <w:rFonts w:ascii="DengXian" w:eastAsia="DengXian" w:hAnsi="DengXian" w:hint="eastAsia"/>
                    <w:sz w:val="10"/>
                    <w:szCs w:val="10"/>
                  </w:rPr>
                </w:rPrChange>
              </w:rPr>
              <w:t>NA</w:t>
            </w:r>
          </w:p>
        </w:tc>
      </w:tr>
      <w:tr w:rsidR="00AE51D4" w:rsidRPr="00BE3786" w14:paraId="6F088252" w14:textId="77777777" w:rsidTr="00AE51D4">
        <w:tc>
          <w:tcPr>
            <w:tcW w:w="569" w:type="dxa"/>
            <w:vAlign w:val="center"/>
          </w:tcPr>
          <w:p w14:paraId="65505DFE" w14:textId="31000E75" w:rsidR="00E46965" w:rsidRPr="00BE3786" w:rsidRDefault="00E46965" w:rsidP="00BE3786">
            <w:pPr>
              <w:spacing w:beforeLines="50" w:before="156" w:afterLines="50" w:after="156"/>
              <w:rPr>
                <w:rFonts w:ascii="Arial" w:hAnsi="Arial" w:cs="Arial"/>
                <w:sz w:val="22"/>
                <w:rPrChange w:id="3803" w:author="Guo, Shicheng" w:date="2019-11-07T17:21:00Z">
                  <w:rPr>
                    <w:rFonts w:ascii="Times New Roman" w:hAnsi="Times New Roman" w:cs="Times New Roman"/>
                    <w:sz w:val="10"/>
                    <w:szCs w:val="10"/>
                  </w:rPr>
                </w:rPrChange>
              </w:rPr>
              <w:pPrChange w:id="3804" w:author="Guo, Shicheng" w:date="2019-11-07T17:21:00Z">
                <w:pPr>
                  <w:spacing w:beforeLines="50" w:before="156" w:afterLines="50" w:after="156" w:line="360" w:lineRule="auto"/>
                </w:pPr>
              </w:pPrChange>
            </w:pPr>
            <w:r w:rsidRPr="00BE3786">
              <w:rPr>
                <w:rFonts w:ascii="Arial" w:eastAsia="DengXian" w:hAnsi="Arial" w:cs="Arial"/>
                <w:sz w:val="22"/>
                <w:rPrChange w:id="3805" w:author="Guo, Shicheng" w:date="2019-11-07T17:21:00Z">
                  <w:rPr>
                    <w:rFonts w:ascii="DengXian" w:eastAsia="DengXian" w:hAnsi="DengXian" w:hint="eastAsia"/>
                    <w:sz w:val="10"/>
                    <w:szCs w:val="10"/>
                  </w:rPr>
                </w:rPrChange>
              </w:rPr>
              <w:t>P8</w:t>
            </w:r>
          </w:p>
        </w:tc>
        <w:tc>
          <w:tcPr>
            <w:tcW w:w="701" w:type="dxa"/>
            <w:vAlign w:val="center"/>
          </w:tcPr>
          <w:p w14:paraId="5732BD3A" w14:textId="6A376250" w:rsidR="00E46965" w:rsidRPr="00BE3786" w:rsidRDefault="00E46965" w:rsidP="00BE3786">
            <w:pPr>
              <w:spacing w:beforeLines="50" w:before="156" w:afterLines="50" w:after="156"/>
              <w:rPr>
                <w:rFonts w:ascii="Arial" w:hAnsi="Arial" w:cs="Arial"/>
                <w:sz w:val="22"/>
                <w:rPrChange w:id="3806" w:author="Guo, Shicheng" w:date="2019-11-07T17:21:00Z">
                  <w:rPr>
                    <w:rFonts w:ascii="Times New Roman" w:hAnsi="Times New Roman" w:cs="Times New Roman"/>
                    <w:sz w:val="10"/>
                    <w:szCs w:val="10"/>
                  </w:rPr>
                </w:rPrChange>
              </w:rPr>
              <w:pPrChange w:id="3807" w:author="Guo, Shicheng" w:date="2019-11-07T17:21:00Z">
                <w:pPr>
                  <w:spacing w:beforeLines="50" w:before="156" w:afterLines="50" w:after="156" w:line="360" w:lineRule="auto"/>
                </w:pPr>
              </w:pPrChange>
            </w:pPr>
            <w:r w:rsidRPr="00BE3786">
              <w:rPr>
                <w:rFonts w:ascii="Arial" w:eastAsia="DengXian" w:hAnsi="Arial" w:cs="Arial"/>
                <w:sz w:val="22"/>
                <w:rPrChange w:id="3808" w:author="Guo, Shicheng" w:date="2019-11-07T17:21:00Z">
                  <w:rPr>
                    <w:rFonts w:ascii="DengXian" w:eastAsia="DengXian" w:hAnsi="DengXian" w:hint="eastAsia"/>
                    <w:sz w:val="10"/>
                    <w:szCs w:val="10"/>
                  </w:rPr>
                </w:rPrChange>
              </w:rPr>
              <w:t>44</w:t>
            </w:r>
          </w:p>
        </w:tc>
        <w:tc>
          <w:tcPr>
            <w:tcW w:w="581" w:type="dxa"/>
            <w:vAlign w:val="center"/>
          </w:tcPr>
          <w:p w14:paraId="50923FBF" w14:textId="69C37FA9" w:rsidR="00E46965" w:rsidRPr="00BE3786" w:rsidRDefault="00E46965" w:rsidP="00BE3786">
            <w:pPr>
              <w:spacing w:beforeLines="50" w:before="156" w:afterLines="50" w:after="156"/>
              <w:rPr>
                <w:rFonts w:ascii="Arial" w:hAnsi="Arial" w:cs="Arial"/>
                <w:sz w:val="22"/>
                <w:rPrChange w:id="3809" w:author="Guo, Shicheng" w:date="2019-11-07T17:21:00Z">
                  <w:rPr>
                    <w:rFonts w:ascii="Times New Roman" w:hAnsi="Times New Roman" w:cs="Times New Roman"/>
                    <w:sz w:val="10"/>
                    <w:szCs w:val="10"/>
                  </w:rPr>
                </w:rPrChange>
              </w:rPr>
              <w:pPrChange w:id="3810" w:author="Guo, Shicheng" w:date="2019-11-07T17:21:00Z">
                <w:pPr>
                  <w:spacing w:beforeLines="50" w:before="156" w:afterLines="50" w:after="156" w:line="360" w:lineRule="auto"/>
                </w:pPr>
              </w:pPrChange>
            </w:pPr>
            <w:r w:rsidRPr="00BE3786">
              <w:rPr>
                <w:rFonts w:ascii="Arial" w:eastAsia="DengXian" w:hAnsi="Arial" w:cs="Arial"/>
                <w:color w:val="000000"/>
                <w:sz w:val="22"/>
                <w:rPrChange w:id="3811" w:author="Guo, Shicheng" w:date="2019-11-07T17:21:00Z">
                  <w:rPr>
                    <w:rFonts w:ascii="DengXian" w:eastAsia="DengXian" w:hAnsi="DengXian" w:hint="eastAsia"/>
                    <w:color w:val="000000"/>
                    <w:sz w:val="10"/>
                    <w:szCs w:val="10"/>
                  </w:rPr>
                </w:rPrChange>
              </w:rPr>
              <w:t>M</w:t>
            </w:r>
          </w:p>
        </w:tc>
        <w:tc>
          <w:tcPr>
            <w:tcW w:w="1830" w:type="dxa"/>
            <w:vAlign w:val="center"/>
          </w:tcPr>
          <w:p w14:paraId="15A46EE3" w14:textId="0C05661E" w:rsidR="00E46965" w:rsidRPr="00BE3786" w:rsidRDefault="00E46965" w:rsidP="00BE3786">
            <w:pPr>
              <w:spacing w:beforeLines="50" w:before="156" w:afterLines="50" w:after="156"/>
              <w:rPr>
                <w:rFonts w:ascii="Arial" w:hAnsi="Arial" w:cs="Arial"/>
                <w:sz w:val="22"/>
                <w:rPrChange w:id="3812" w:author="Guo, Shicheng" w:date="2019-11-07T17:21:00Z">
                  <w:rPr>
                    <w:rFonts w:ascii="Times New Roman" w:hAnsi="Times New Roman" w:cs="Times New Roman"/>
                    <w:sz w:val="10"/>
                    <w:szCs w:val="10"/>
                  </w:rPr>
                </w:rPrChange>
              </w:rPr>
              <w:pPrChange w:id="3813" w:author="Guo, Shicheng" w:date="2019-11-07T17:21:00Z">
                <w:pPr>
                  <w:spacing w:beforeLines="50" w:before="156" w:afterLines="50" w:after="156" w:line="360" w:lineRule="auto"/>
                </w:pPr>
              </w:pPrChange>
            </w:pPr>
            <w:r w:rsidRPr="00BE3786">
              <w:rPr>
                <w:rFonts w:ascii="Arial" w:eastAsia="DengXian" w:hAnsi="Arial" w:cs="Arial"/>
                <w:sz w:val="22"/>
                <w:rPrChange w:id="3814" w:author="Guo, Shicheng" w:date="2019-11-07T17:21:00Z">
                  <w:rPr>
                    <w:rFonts w:ascii="DengXian" w:eastAsia="DengXian" w:hAnsi="DengXian" w:hint="eastAsia"/>
                    <w:sz w:val="10"/>
                    <w:szCs w:val="10"/>
                  </w:rPr>
                </w:rPrChange>
              </w:rPr>
              <w:t>Hyperlipidemia (suspicious)</w:t>
            </w:r>
          </w:p>
        </w:tc>
        <w:tc>
          <w:tcPr>
            <w:tcW w:w="711" w:type="dxa"/>
            <w:vAlign w:val="center"/>
          </w:tcPr>
          <w:p w14:paraId="603EAE8A" w14:textId="462B39B5" w:rsidR="00E46965" w:rsidRPr="00BE3786" w:rsidRDefault="00E46965" w:rsidP="00BE3786">
            <w:pPr>
              <w:spacing w:beforeLines="50" w:before="156" w:afterLines="50" w:after="156"/>
              <w:rPr>
                <w:rFonts w:ascii="Arial" w:hAnsi="Arial" w:cs="Arial"/>
                <w:sz w:val="22"/>
                <w:rPrChange w:id="3815" w:author="Guo, Shicheng" w:date="2019-11-07T17:21:00Z">
                  <w:rPr>
                    <w:rFonts w:ascii="Times New Roman" w:hAnsi="Times New Roman" w:cs="Times New Roman"/>
                    <w:sz w:val="10"/>
                    <w:szCs w:val="10"/>
                  </w:rPr>
                </w:rPrChange>
              </w:rPr>
              <w:pPrChange w:id="3816" w:author="Guo, Shicheng" w:date="2019-11-07T17:21:00Z">
                <w:pPr>
                  <w:spacing w:beforeLines="50" w:before="156" w:afterLines="50" w:after="156" w:line="360" w:lineRule="auto"/>
                </w:pPr>
              </w:pPrChange>
            </w:pPr>
            <w:r w:rsidRPr="00BE3786">
              <w:rPr>
                <w:rFonts w:ascii="Arial" w:eastAsia="DengXian" w:hAnsi="Arial" w:cs="Arial"/>
                <w:sz w:val="22"/>
                <w:rPrChange w:id="3817" w:author="Guo, Shicheng" w:date="2019-11-07T17:21:00Z">
                  <w:rPr>
                    <w:rFonts w:ascii="DengXian" w:eastAsia="DengXian" w:hAnsi="DengXian" w:hint="eastAsia"/>
                    <w:sz w:val="10"/>
                    <w:szCs w:val="10"/>
                  </w:rPr>
                </w:rPrChange>
              </w:rPr>
              <w:t>No</w:t>
            </w:r>
          </w:p>
        </w:tc>
        <w:tc>
          <w:tcPr>
            <w:tcW w:w="633" w:type="dxa"/>
            <w:vAlign w:val="center"/>
          </w:tcPr>
          <w:p w14:paraId="5FBAC730" w14:textId="6F607EA8" w:rsidR="00E46965" w:rsidRPr="00BE3786" w:rsidRDefault="00AE51D4" w:rsidP="00BE3786">
            <w:pPr>
              <w:spacing w:beforeLines="50" w:before="156" w:afterLines="50" w:after="156"/>
              <w:rPr>
                <w:rFonts w:ascii="Arial" w:hAnsi="Arial" w:cs="Arial"/>
                <w:sz w:val="22"/>
                <w:rPrChange w:id="3818" w:author="Guo, Shicheng" w:date="2019-11-07T17:21:00Z">
                  <w:rPr>
                    <w:rFonts w:ascii="Times New Roman" w:hAnsi="Times New Roman" w:cs="Times New Roman"/>
                    <w:sz w:val="10"/>
                    <w:szCs w:val="10"/>
                  </w:rPr>
                </w:rPrChange>
              </w:rPr>
              <w:pPrChange w:id="3819" w:author="Guo, Shicheng" w:date="2019-11-07T17:21:00Z">
                <w:pPr>
                  <w:spacing w:beforeLines="50" w:before="156" w:afterLines="50" w:after="156" w:line="360" w:lineRule="auto"/>
                </w:pPr>
              </w:pPrChange>
            </w:pPr>
            <w:r w:rsidRPr="00BE3786">
              <w:rPr>
                <w:rFonts w:ascii="Arial" w:eastAsia="DengXian" w:hAnsi="Arial" w:cs="Arial"/>
                <w:sz w:val="22"/>
                <w:rPrChange w:id="3820" w:author="Guo, Shicheng" w:date="2019-11-07T17:21:00Z">
                  <w:rPr>
                    <w:rFonts w:ascii="DengXian" w:eastAsia="DengXian" w:hAnsi="DengXian"/>
                    <w:sz w:val="10"/>
                    <w:szCs w:val="10"/>
                  </w:rPr>
                </w:rPrChange>
              </w:rPr>
              <w:t>Yes</w:t>
            </w:r>
          </w:p>
        </w:tc>
        <w:tc>
          <w:tcPr>
            <w:tcW w:w="946" w:type="dxa"/>
            <w:vAlign w:val="bottom"/>
          </w:tcPr>
          <w:p w14:paraId="1B785B39" w14:textId="6D7627FA" w:rsidR="00E46965" w:rsidRPr="00BE3786" w:rsidRDefault="00E46965" w:rsidP="00BE3786">
            <w:pPr>
              <w:spacing w:beforeLines="50" w:before="156" w:afterLines="50" w:after="156"/>
              <w:rPr>
                <w:rFonts w:ascii="Arial" w:hAnsi="Arial" w:cs="Arial"/>
                <w:sz w:val="22"/>
                <w:rPrChange w:id="3821" w:author="Guo, Shicheng" w:date="2019-11-07T17:21:00Z">
                  <w:rPr>
                    <w:rFonts w:ascii="Times New Roman" w:hAnsi="Times New Roman" w:cs="Times New Roman"/>
                    <w:sz w:val="10"/>
                    <w:szCs w:val="10"/>
                  </w:rPr>
                </w:rPrChange>
              </w:rPr>
              <w:pPrChange w:id="3822" w:author="Guo, Shicheng" w:date="2019-11-07T17:21:00Z">
                <w:pPr>
                  <w:spacing w:beforeLines="50" w:before="156" w:afterLines="50" w:after="156" w:line="360" w:lineRule="auto"/>
                </w:pPr>
              </w:pPrChange>
            </w:pPr>
            <w:r w:rsidRPr="00BE3786">
              <w:rPr>
                <w:rFonts w:ascii="Arial" w:eastAsia="DengXian" w:hAnsi="Arial" w:cs="Arial"/>
                <w:color w:val="000000"/>
                <w:sz w:val="22"/>
                <w:rPrChange w:id="3823" w:author="Guo, Shicheng" w:date="2019-11-07T17:21:00Z">
                  <w:rPr>
                    <w:rFonts w:ascii="DengXian" w:eastAsia="DengXian" w:hAnsi="DengXian" w:hint="eastAsia"/>
                    <w:color w:val="000000"/>
                    <w:sz w:val="10"/>
                    <w:szCs w:val="10"/>
                  </w:rPr>
                </w:rPrChange>
              </w:rPr>
              <w:t>Moderate/Poor</w:t>
            </w:r>
          </w:p>
        </w:tc>
        <w:tc>
          <w:tcPr>
            <w:tcW w:w="623" w:type="dxa"/>
            <w:vAlign w:val="bottom"/>
          </w:tcPr>
          <w:p w14:paraId="73506AED" w14:textId="68E89B6E" w:rsidR="00E46965" w:rsidRPr="00BE3786" w:rsidRDefault="00E46965" w:rsidP="00BE3786">
            <w:pPr>
              <w:spacing w:beforeLines="50" w:before="156" w:afterLines="50" w:after="156"/>
              <w:rPr>
                <w:rFonts w:ascii="Arial" w:hAnsi="Arial" w:cs="Arial"/>
                <w:sz w:val="22"/>
                <w:rPrChange w:id="3824" w:author="Guo, Shicheng" w:date="2019-11-07T17:21:00Z">
                  <w:rPr>
                    <w:rFonts w:ascii="Times New Roman" w:hAnsi="Times New Roman" w:cs="Times New Roman"/>
                    <w:sz w:val="10"/>
                    <w:szCs w:val="10"/>
                  </w:rPr>
                </w:rPrChange>
              </w:rPr>
              <w:pPrChange w:id="3825" w:author="Guo, Shicheng" w:date="2019-11-07T17:21:00Z">
                <w:pPr>
                  <w:spacing w:beforeLines="50" w:before="156" w:afterLines="50" w:after="156" w:line="360" w:lineRule="auto"/>
                </w:pPr>
              </w:pPrChange>
            </w:pPr>
            <w:r w:rsidRPr="00BE3786">
              <w:rPr>
                <w:rFonts w:ascii="Arial" w:eastAsia="DengXian" w:hAnsi="Arial" w:cs="Arial"/>
                <w:color w:val="000000"/>
                <w:sz w:val="22"/>
                <w:rPrChange w:id="3826" w:author="Guo, Shicheng" w:date="2019-11-07T17:21:00Z">
                  <w:rPr>
                    <w:rFonts w:ascii="DengXian" w:eastAsia="DengXian" w:hAnsi="DengXian" w:hint="eastAsia"/>
                    <w:color w:val="000000"/>
                    <w:sz w:val="10"/>
                    <w:szCs w:val="10"/>
                  </w:rPr>
                </w:rPrChange>
              </w:rPr>
              <w:t>T2N0M0</w:t>
            </w:r>
          </w:p>
        </w:tc>
        <w:tc>
          <w:tcPr>
            <w:tcW w:w="556" w:type="dxa"/>
            <w:vAlign w:val="center"/>
          </w:tcPr>
          <w:p w14:paraId="6F230267" w14:textId="3E9FB43C" w:rsidR="00E46965" w:rsidRPr="00BE3786" w:rsidRDefault="00E46965" w:rsidP="00BE3786">
            <w:pPr>
              <w:spacing w:beforeLines="50" w:before="156" w:afterLines="50" w:after="156"/>
              <w:rPr>
                <w:rFonts w:ascii="Arial" w:hAnsi="Arial" w:cs="Arial"/>
                <w:sz w:val="22"/>
                <w:rPrChange w:id="3827" w:author="Guo, Shicheng" w:date="2019-11-07T17:21:00Z">
                  <w:rPr>
                    <w:rFonts w:ascii="Times New Roman" w:hAnsi="Times New Roman" w:cs="Times New Roman"/>
                    <w:sz w:val="10"/>
                    <w:szCs w:val="10"/>
                  </w:rPr>
                </w:rPrChange>
              </w:rPr>
              <w:pPrChange w:id="3828" w:author="Guo, Shicheng" w:date="2019-11-07T17:21:00Z">
                <w:pPr>
                  <w:spacing w:beforeLines="50" w:before="156" w:afterLines="50" w:after="156" w:line="360" w:lineRule="auto"/>
                </w:pPr>
              </w:pPrChange>
            </w:pPr>
            <w:r w:rsidRPr="00BE3786">
              <w:rPr>
                <w:rFonts w:ascii="Arial" w:eastAsia="DengXian" w:hAnsi="Arial" w:cs="Arial"/>
                <w:sz w:val="22"/>
                <w:rPrChange w:id="3829" w:author="Guo, Shicheng" w:date="2019-11-07T17:21:00Z">
                  <w:rPr>
                    <w:rFonts w:ascii="DengXian" w:eastAsia="DengXian" w:hAnsi="DengXian" w:hint="eastAsia"/>
                    <w:sz w:val="10"/>
                    <w:szCs w:val="10"/>
                  </w:rPr>
                </w:rPrChange>
              </w:rPr>
              <w:t>IB</w:t>
            </w:r>
          </w:p>
        </w:tc>
        <w:tc>
          <w:tcPr>
            <w:tcW w:w="573" w:type="dxa"/>
            <w:vAlign w:val="center"/>
          </w:tcPr>
          <w:p w14:paraId="2D201072" w14:textId="0FD24382" w:rsidR="00E46965" w:rsidRPr="00BE3786" w:rsidRDefault="00E46965" w:rsidP="00BE3786">
            <w:pPr>
              <w:spacing w:beforeLines="50" w:before="156" w:afterLines="50" w:after="156"/>
              <w:rPr>
                <w:rFonts w:ascii="Arial" w:hAnsi="Arial" w:cs="Arial"/>
                <w:sz w:val="22"/>
                <w:rPrChange w:id="3830" w:author="Guo, Shicheng" w:date="2019-11-07T17:21:00Z">
                  <w:rPr>
                    <w:rFonts w:ascii="Times New Roman" w:hAnsi="Times New Roman" w:cs="Times New Roman"/>
                    <w:sz w:val="10"/>
                    <w:szCs w:val="10"/>
                  </w:rPr>
                </w:rPrChange>
              </w:rPr>
              <w:pPrChange w:id="3831" w:author="Guo, Shicheng" w:date="2019-11-07T17:21:00Z">
                <w:pPr>
                  <w:spacing w:beforeLines="50" w:before="156" w:afterLines="50" w:after="156" w:line="360" w:lineRule="auto"/>
                </w:pPr>
              </w:pPrChange>
            </w:pPr>
            <w:r w:rsidRPr="00BE3786">
              <w:rPr>
                <w:rFonts w:ascii="Arial" w:eastAsia="DengXian" w:hAnsi="Arial" w:cs="Arial"/>
                <w:sz w:val="22"/>
                <w:rPrChange w:id="3832" w:author="Guo, Shicheng" w:date="2019-11-07T17:21:00Z">
                  <w:rPr>
                    <w:rFonts w:ascii="DengXian" w:eastAsia="DengXian" w:hAnsi="DengXian" w:hint="eastAsia"/>
                    <w:sz w:val="10"/>
                    <w:szCs w:val="10"/>
                  </w:rPr>
                </w:rPrChange>
              </w:rPr>
              <w:t>NA</w:t>
            </w:r>
          </w:p>
        </w:tc>
        <w:tc>
          <w:tcPr>
            <w:tcW w:w="573" w:type="dxa"/>
            <w:vAlign w:val="center"/>
          </w:tcPr>
          <w:p w14:paraId="4223B5F6" w14:textId="10748050" w:rsidR="00E46965" w:rsidRPr="00BE3786" w:rsidRDefault="00E46965" w:rsidP="00BE3786">
            <w:pPr>
              <w:spacing w:beforeLines="50" w:before="156" w:afterLines="50" w:after="156"/>
              <w:rPr>
                <w:rFonts w:ascii="Arial" w:hAnsi="Arial" w:cs="Arial"/>
                <w:sz w:val="22"/>
                <w:rPrChange w:id="3833" w:author="Guo, Shicheng" w:date="2019-11-07T17:21:00Z">
                  <w:rPr>
                    <w:rFonts w:ascii="Times New Roman" w:hAnsi="Times New Roman" w:cs="Times New Roman"/>
                    <w:sz w:val="10"/>
                    <w:szCs w:val="10"/>
                  </w:rPr>
                </w:rPrChange>
              </w:rPr>
              <w:pPrChange w:id="3834" w:author="Guo, Shicheng" w:date="2019-11-07T17:21:00Z">
                <w:pPr>
                  <w:spacing w:beforeLines="50" w:before="156" w:afterLines="50" w:after="156" w:line="360" w:lineRule="auto"/>
                </w:pPr>
              </w:pPrChange>
            </w:pPr>
            <w:r w:rsidRPr="00BE3786">
              <w:rPr>
                <w:rFonts w:ascii="Arial" w:eastAsia="DengXian" w:hAnsi="Arial" w:cs="Arial"/>
                <w:sz w:val="22"/>
                <w:rPrChange w:id="3835" w:author="Guo, Shicheng" w:date="2019-11-07T17:21:00Z">
                  <w:rPr>
                    <w:rFonts w:ascii="DengXian" w:eastAsia="DengXian" w:hAnsi="DengXian" w:hint="eastAsia"/>
                    <w:sz w:val="10"/>
                    <w:szCs w:val="10"/>
                  </w:rPr>
                </w:rPrChange>
              </w:rPr>
              <w:t>NA</w:t>
            </w:r>
          </w:p>
        </w:tc>
      </w:tr>
      <w:tr w:rsidR="00AE51D4" w:rsidRPr="00BE3786" w14:paraId="7BC85E91" w14:textId="77777777" w:rsidTr="00AE51D4">
        <w:tc>
          <w:tcPr>
            <w:tcW w:w="569" w:type="dxa"/>
            <w:vAlign w:val="center"/>
          </w:tcPr>
          <w:p w14:paraId="347C6978" w14:textId="606B255F" w:rsidR="00E46965" w:rsidRPr="00BE3786" w:rsidRDefault="00E46965" w:rsidP="00BE3786">
            <w:pPr>
              <w:spacing w:beforeLines="50" w:before="156" w:afterLines="50" w:after="156"/>
              <w:rPr>
                <w:rFonts w:ascii="Arial" w:hAnsi="Arial" w:cs="Arial"/>
                <w:sz w:val="22"/>
                <w:rPrChange w:id="3836" w:author="Guo, Shicheng" w:date="2019-11-07T17:21:00Z">
                  <w:rPr>
                    <w:rFonts w:ascii="Times New Roman" w:hAnsi="Times New Roman" w:cs="Times New Roman"/>
                    <w:sz w:val="10"/>
                    <w:szCs w:val="10"/>
                  </w:rPr>
                </w:rPrChange>
              </w:rPr>
              <w:pPrChange w:id="3837" w:author="Guo, Shicheng" w:date="2019-11-07T17:21:00Z">
                <w:pPr>
                  <w:spacing w:beforeLines="50" w:before="156" w:afterLines="50" w:after="156" w:line="360" w:lineRule="auto"/>
                </w:pPr>
              </w:pPrChange>
            </w:pPr>
            <w:r w:rsidRPr="00BE3786">
              <w:rPr>
                <w:rFonts w:ascii="Arial" w:eastAsia="DengXian" w:hAnsi="Arial" w:cs="Arial"/>
                <w:sz w:val="22"/>
                <w:rPrChange w:id="3838" w:author="Guo, Shicheng" w:date="2019-11-07T17:21:00Z">
                  <w:rPr>
                    <w:rFonts w:ascii="DengXian" w:eastAsia="DengXian" w:hAnsi="DengXian" w:hint="eastAsia"/>
                    <w:sz w:val="10"/>
                    <w:szCs w:val="10"/>
                  </w:rPr>
                </w:rPrChange>
              </w:rPr>
              <w:t>P9</w:t>
            </w:r>
          </w:p>
        </w:tc>
        <w:tc>
          <w:tcPr>
            <w:tcW w:w="701" w:type="dxa"/>
            <w:vAlign w:val="center"/>
          </w:tcPr>
          <w:p w14:paraId="23E6E6CE" w14:textId="0985A314" w:rsidR="00E46965" w:rsidRPr="00BE3786" w:rsidRDefault="00E46965" w:rsidP="00BE3786">
            <w:pPr>
              <w:spacing w:beforeLines="50" w:before="156" w:afterLines="50" w:after="156"/>
              <w:rPr>
                <w:rFonts w:ascii="Arial" w:hAnsi="Arial" w:cs="Arial"/>
                <w:sz w:val="22"/>
                <w:rPrChange w:id="3839" w:author="Guo, Shicheng" w:date="2019-11-07T17:21:00Z">
                  <w:rPr>
                    <w:rFonts w:ascii="Times New Roman" w:hAnsi="Times New Roman" w:cs="Times New Roman"/>
                    <w:sz w:val="10"/>
                    <w:szCs w:val="10"/>
                  </w:rPr>
                </w:rPrChange>
              </w:rPr>
              <w:pPrChange w:id="3840" w:author="Guo, Shicheng" w:date="2019-11-07T17:21:00Z">
                <w:pPr>
                  <w:spacing w:beforeLines="50" w:before="156" w:afterLines="50" w:after="156" w:line="360" w:lineRule="auto"/>
                </w:pPr>
              </w:pPrChange>
            </w:pPr>
            <w:r w:rsidRPr="00BE3786">
              <w:rPr>
                <w:rFonts w:ascii="Arial" w:eastAsia="DengXian" w:hAnsi="Arial" w:cs="Arial"/>
                <w:sz w:val="22"/>
                <w:rPrChange w:id="3841" w:author="Guo, Shicheng" w:date="2019-11-07T17:21:00Z">
                  <w:rPr>
                    <w:rFonts w:ascii="DengXian" w:eastAsia="DengXian" w:hAnsi="DengXian" w:hint="eastAsia"/>
                    <w:sz w:val="10"/>
                    <w:szCs w:val="10"/>
                  </w:rPr>
                </w:rPrChange>
              </w:rPr>
              <w:t>64</w:t>
            </w:r>
          </w:p>
        </w:tc>
        <w:tc>
          <w:tcPr>
            <w:tcW w:w="581" w:type="dxa"/>
            <w:vAlign w:val="center"/>
          </w:tcPr>
          <w:p w14:paraId="6C3127E1" w14:textId="66CDE984" w:rsidR="00E46965" w:rsidRPr="00BE3786" w:rsidRDefault="00E46965" w:rsidP="00BE3786">
            <w:pPr>
              <w:spacing w:beforeLines="50" w:before="156" w:afterLines="50" w:after="156"/>
              <w:rPr>
                <w:rFonts w:ascii="Arial" w:hAnsi="Arial" w:cs="Arial"/>
                <w:sz w:val="22"/>
                <w:rPrChange w:id="3842" w:author="Guo, Shicheng" w:date="2019-11-07T17:21:00Z">
                  <w:rPr>
                    <w:rFonts w:ascii="Times New Roman" w:hAnsi="Times New Roman" w:cs="Times New Roman"/>
                    <w:sz w:val="10"/>
                    <w:szCs w:val="10"/>
                  </w:rPr>
                </w:rPrChange>
              </w:rPr>
              <w:pPrChange w:id="3843" w:author="Guo, Shicheng" w:date="2019-11-07T17:21:00Z">
                <w:pPr>
                  <w:spacing w:beforeLines="50" w:before="156" w:afterLines="50" w:after="156" w:line="360" w:lineRule="auto"/>
                </w:pPr>
              </w:pPrChange>
            </w:pPr>
            <w:r w:rsidRPr="00BE3786">
              <w:rPr>
                <w:rFonts w:ascii="Arial" w:eastAsia="DengXian" w:hAnsi="Arial" w:cs="Arial"/>
                <w:color w:val="000000"/>
                <w:sz w:val="22"/>
                <w:rPrChange w:id="3844" w:author="Guo, Shicheng" w:date="2019-11-07T17:21:00Z">
                  <w:rPr>
                    <w:rFonts w:ascii="DengXian" w:eastAsia="DengXian" w:hAnsi="DengXian" w:hint="eastAsia"/>
                    <w:color w:val="000000"/>
                    <w:sz w:val="10"/>
                    <w:szCs w:val="10"/>
                  </w:rPr>
                </w:rPrChange>
              </w:rPr>
              <w:t>F</w:t>
            </w:r>
          </w:p>
        </w:tc>
        <w:tc>
          <w:tcPr>
            <w:tcW w:w="1830" w:type="dxa"/>
            <w:vAlign w:val="center"/>
          </w:tcPr>
          <w:p w14:paraId="34D3C1AC" w14:textId="04845016" w:rsidR="00E46965" w:rsidRPr="00BE3786" w:rsidRDefault="00E46965" w:rsidP="00BE3786">
            <w:pPr>
              <w:spacing w:beforeLines="50" w:before="156" w:afterLines="50" w:after="156"/>
              <w:rPr>
                <w:rFonts w:ascii="Arial" w:hAnsi="Arial" w:cs="Arial"/>
                <w:sz w:val="22"/>
                <w:rPrChange w:id="3845" w:author="Guo, Shicheng" w:date="2019-11-07T17:21:00Z">
                  <w:rPr>
                    <w:rFonts w:ascii="Times New Roman" w:hAnsi="Times New Roman" w:cs="Times New Roman"/>
                    <w:sz w:val="10"/>
                    <w:szCs w:val="10"/>
                  </w:rPr>
                </w:rPrChange>
              </w:rPr>
              <w:pPrChange w:id="3846" w:author="Guo, Shicheng" w:date="2019-11-07T17:21:00Z">
                <w:pPr>
                  <w:spacing w:beforeLines="50" w:before="156" w:afterLines="50" w:after="156" w:line="360" w:lineRule="auto"/>
                </w:pPr>
              </w:pPrChange>
            </w:pPr>
            <w:r w:rsidRPr="00BE3786">
              <w:rPr>
                <w:rFonts w:ascii="Arial" w:eastAsia="DengXian" w:hAnsi="Arial" w:cs="Arial"/>
                <w:sz w:val="22"/>
                <w:rPrChange w:id="3847" w:author="Guo, Shicheng" w:date="2019-11-07T17:21:00Z">
                  <w:rPr>
                    <w:rFonts w:ascii="DengXian" w:eastAsia="DengXian" w:hAnsi="DengXian" w:hint="eastAsia"/>
                    <w:sz w:val="10"/>
                    <w:szCs w:val="10"/>
                  </w:rPr>
                </w:rPrChange>
              </w:rPr>
              <w:t>Hypertension (grade 2, high risk), hyperthyroidism</w:t>
            </w:r>
          </w:p>
        </w:tc>
        <w:tc>
          <w:tcPr>
            <w:tcW w:w="711" w:type="dxa"/>
            <w:vAlign w:val="center"/>
          </w:tcPr>
          <w:p w14:paraId="3AB9C2B8" w14:textId="63011B61" w:rsidR="00E46965" w:rsidRPr="00BE3786" w:rsidRDefault="00E46965" w:rsidP="00BE3786">
            <w:pPr>
              <w:spacing w:beforeLines="50" w:before="156" w:afterLines="50" w:after="156"/>
              <w:rPr>
                <w:rFonts w:ascii="Arial" w:hAnsi="Arial" w:cs="Arial"/>
                <w:sz w:val="22"/>
                <w:rPrChange w:id="3848" w:author="Guo, Shicheng" w:date="2019-11-07T17:21:00Z">
                  <w:rPr>
                    <w:rFonts w:ascii="Times New Roman" w:hAnsi="Times New Roman" w:cs="Times New Roman"/>
                    <w:sz w:val="10"/>
                    <w:szCs w:val="10"/>
                  </w:rPr>
                </w:rPrChange>
              </w:rPr>
              <w:pPrChange w:id="3849" w:author="Guo, Shicheng" w:date="2019-11-07T17:21:00Z">
                <w:pPr>
                  <w:spacing w:beforeLines="50" w:before="156" w:afterLines="50" w:after="156" w:line="360" w:lineRule="auto"/>
                </w:pPr>
              </w:pPrChange>
            </w:pPr>
            <w:r w:rsidRPr="00BE3786">
              <w:rPr>
                <w:rFonts w:ascii="Arial" w:eastAsia="DengXian" w:hAnsi="Arial" w:cs="Arial"/>
                <w:sz w:val="22"/>
                <w:rPrChange w:id="3850" w:author="Guo, Shicheng" w:date="2019-11-07T17:21:00Z">
                  <w:rPr>
                    <w:rFonts w:ascii="DengXian" w:eastAsia="DengXian" w:hAnsi="DengXian" w:hint="eastAsia"/>
                    <w:sz w:val="10"/>
                    <w:szCs w:val="10"/>
                  </w:rPr>
                </w:rPrChange>
              </w:rPr>
              <w:t>No</w:t>
            </w:r>
          </w:p>
        </w:tc>
        <w:tc>
          <w:tcPr>
            <w:tcW w:w="633" w:type="dxa"/>
            <w:vAlign w:val="center"/>
          </w:tcPr>
          <w:p w14:paraId="036FE184" w14:textId="3C844BB4" w:rsidR="00E46965" w:rsidRPr="00BE3786" w:rsidRDefault="00E46965" w:rsidP="00BE3786">
            <w:pPr>
              <w:spacing w:beforeLines="50" w:before="156" w:afterLines="50" w:after="156"/>
              <w:rPr>
                <w:rFonts w:ascii="Arial" w:hAnsi="Arial" w:cs="Arial"/>
                <w:sz w:val="22"/>
                <w:rPrChange w:id="3851" w:author="Guo, Shicheng" w:date="2019-11-07T17:21:00Z">
                  <w:rPr>
                    <w:rFonts w:ascii="Times New Roman" w:hAnsi="Times New Roman" w:cs="Times New Roman"/>
                    <w:sz w:val="10"/>
                    <w:szCs w:val="10"/>
                  </w:rPr>
                </w:rPrChange>
              </w:rPr>
              <w:pPrChange w:id="3852" w:author="Guo, Shicheng" w:date="2019-11-07T17:21:00Z">
                <w:pPr>
                  <w:spacing w:beforeLines="50" w:before="156" w:afterLines="50" w:after="156" w:line="360" w:lineRule="auto"/>
                </w:pPr>
              </w:pPrChange>
            </w:pPr>
            <w:r w:rsidRPr="00BE3786">
              <w:rPr>
                <w:rFonts w:ascii="Arial" w:eastAsia="DengXian" w:hAnsi="Arial" w:cs="Arial"/>
                <w:sz w:val="22"/>
                <w:rPrChange w:id="3853" w:author="Guo, Shicheng" w:date="2019-11-07T17:21:00Z">
                  <w:rPr>
                    <w:rFonts w:ascii="DengXian" w:eastAsia="DengXian" w:hAnsi="DengXian" w:hint="eastAsia"/>
                    <w:sz w:val="10"/>
                    <w:szCs w:val="10"/>
                  </w:rPr>
                </w:rPrChange>
              </w:rPr>
              <w:t>No</w:t>
            </w:r>
          </w:p>
        </w:tc>
        <w:tc>
          <w:tcPr>
            <w:tcW w:w="946" w:type="dxa"/>
            <w:vAlign w:val="bottom"/>
          </w:tcPr>
          <w:p w14:paraId="762B422B" w14:textId="3A590EB5" w:rsidR="00E46965" w:rsidRPr="00BE3786" w:rsidRDefault="00E46965" w:rsidP="00BE3786">
            <w:pPr>
              <w:spacing w:beforeLines="50" w:before="156" w:afterLines="50" w:after="156"/>
              <w:rPr>
                <w:rFonts w:ascii="Arial" w:hAnsi="Arial" w:cs="Arial"/>
                <w:sz w:val="22"/>
                <w:rPrChange w:id="3854" w:author="Guo, Shicheng" w:date="2019-11-07T17:21:00Z">
                  <w:rPr>
                    <w:rFonts w:ascii="Times New Roman" w:hAnsi="Times New Roman" w:cs="Times New Roman"/>
                    <w:sz w:val="10"/>
                    <w:szCs w:val="10"/>
                  </w:rPr>
                </w:rPrChange>
              </w:rPr>
              <w:pPrChange w:id="3855" w:author="Guo, Shicheng" w:date="2019-11-07T17:21:00Z">
                <w:pPr>
                  <w:spacing w:beforeLines="50" w:before="156" w:afterLines="50" w:after="156" w:line="360" w:lineRule="auto"/>
                </w:pPr>
              </w:pPrChange>
            </w:pPr>
            <w:r w:rsidRPr="00BE3786">
              <w:rPr>
                <w:rFonts w:ascii="Arial" w:eastAsia="DengXian" w:hAnsi="Arial" w:cs="Arial"/>
                <w:color w:val="000000"/>
                <w:sz w:val="22"/>
                <w:rPrChange w:id="3856" w:author="Guo, Shicheng" w:date="2019-11-07T17:21:00Z">
                  <w:rPr>
                    <w:rFonts w:ascii="DengXian" w:eastAsia="DengXian" w:hAnsi="DengXian" w:hint="eastAsia"/>
                    <w:color w:val="000000"/>
                    <w:sz w:val="10"/>
                    <w:szCs w:val="10"/>
                  </w:rPr>
                </w:rPrChange>
              </w:rPr>
              <w:t>Moderate/Poor</w:t>
            </w:r>
          </w:p>
        </w:tc>
        <w:tc>
          <w:tcPr>
            <w:tcW w:w="623" w:type="dxa"/>
            <w:vAlign w:val="bottom"/>
          </w:tcPr>
          <w:p w14:paraId="749654D1" w14:textId="05961930" w:rsidR="00E46965" w:rsidRPr="00BE3786" w:rsidRDefault="00E46965" w:rsidP="00BE3786">
            <w:pPr>
              <w:spacing w:beforeLines="50" w:before="156" w:afterLines="50" w:after="156"/>
              <w:rPr>
                <w:rFonts w:ascii="Arial" w:hAnsi="Arial" w:cs="Arial"/>
                <w:sz w:val="22"/>
                <w:rPrChange w:id="3857" w:author="Guo, Shicheng" w:date="2019-11-07T17:21:00Z">
                  <w:rPr>
                    <w:rFonts w:ascii="Times New Roman" w:hAnsi="Times New Roman" w:cs="Times New Roman"/>
                    <w:sz w:val="10"/>
                    <w:szCs w:val="10"/>
                  </w:rPr>
                </w:rPrChange>
              </w:rPr>
              <w:pPrChange w:id="3858" w:author="Guo, Shicheng" w:date="2019-11-07T17:21:00Z">
                <w:pPr>
                  <w:spacing w:beforeLines="50" w:before="156" w:afterLines="50" w:after="156" w:line="360" w:lineRule="auto"/>
                </w:pPr>
              </w:pPrChange>
            </w:pPr>
            <w:r w:rsidRPr="00BE3786">
              <w:rPr>
                <w:rFonts w:ascii="Arial" w:eastAsia="DengXian" w:hAnsi="Arial" w:cs="Arial"/>
                <w:color w:val="000000"/>
                <w:sz w:val="22"/>
                <w:rPrChange w:id="3859" w:author="Guo, Shicheng" w:date="2019-11-07T17:21:00Z">
                  <w:rPr>
                    <w:rFonts w:ascii="DengXian" w:eastAsia="DengXian" w:hAnsi="DengXian" w:hint="eastAsia"/>
                    <w:color w:val="000000"/>
                    <w:sz w:val="10"/>
                    <w:szCs w:val="10"/>
                  </w:rPr>
                </w:rPrChange>
              </w:rPr>
              <w:t>T3N1M0</w:t>
            </w:r>
          </w:p>
        </w:tc>
        <w:tc>
          <w:tcPr>
            <w:tcW w:w="556" w:type="dxa"/>
            <w:vAlign w:val="center"/>
          </w:tcPr>
          <w:p w14:paraId="4640D707" w14:textId="6A50FB56" w:rsidR="00E46965" w:rsidRPr="00BE3786" w:rsidRDefault="00E46965" w:rsidP="00BE3786">
            <w:pPr>
              <w:spacing w:beforeLines="50" w:before="156" w:afterLines="50" w:after="156"/>
              <w:rPr>
                <w:rFonts w:ascii="Arial" w:hAnsi="Arial" w:cs="Arial"/>
                <w:sz w:val="22"/>
                <w:rPrChange w:id="3860" w:author="Guo, Shicheng" w:date="2019-11-07T17:21:00Z">
                  <w:rPr>
                    <w:rFonts w:ascii="Times New Roman" w:hAnsi="Times New Roman" w:cs="Times New Roman"/>
                    <w:sz w:val="10"/>
                    <w:szCs w:val="10"/>
                  </w:rPr>
                </w:rPrChange>
              </w:rPr>
              <w:pPrChange w:id="3861" w:author="Guo, Shicheng" w:date="2019-11-07T17:21:00Z">
                <w:pPr>
                  <w:spacing w:beforeLines="50" w:before="156" w:afterLines="50" w:after="156" w:line="360" w:lineRule="auto"/>
                </w:pPr>
              </w:pPrChange>
            </w:pPr>
            <w:r w:rsidRPr="00BE3786">
              <w:rPr>
                <w:rFonts w:ascii="Arial" w:eastAsia="DengXian" w:hAnsi="Arial" w:cs="Arial"/>
                <w:sz w:val="22"/>
                <w:rPrChange w:id="3862" w:author="Guo, Shicheng" w:date="2019-11-07T17:21:00Z">
                  <w:rPr>
                    <w:rFonts w:ascii="DengXian" w:eastAsia="DengXian" w:hAnsi="DengXian" w:hint="eastAsia"/>
                    <w:sz w:val="10"/>
                    <w:szCs w:val="10"/>
                  </w:rPr>
                </w:rPrChange>
              </w:rPr>
              <w:t>IIB</w:t>
            </w:r>
          </w:p>
        </w:tc>
        <w:tc>
          <w:tcPr>
            <w:tcW w:w="573" w:type="dxa"/>
            <w:vAlign w:val="center"/>
          </w:tcPr>
          <w:p w14:paraId="4086002F" w14:textId="3FC6F539" w:rsidR="00E46965" w:rsidRPr="00BE3786" w:rsidRDefault="00E46965" w:rsidP="00BE3786">
            <w:pPr>
              <w:spacing w:beforeLines="50" w:before="156" w:afterLines="50" w:after="156"/>
              <w:rPr>
                <w:rFonts w:ascii="Arial" w:hAnsi="Arial" w:cs="Arial"/>
                <w:sz w:val="22"/>
                <w:rPrChange w:id="3863" w:author="Guo, Shicheng" w:date="2019-11-07T17:21:00Z">
                  <w:rPr>
                    <w:rFonts w:ascii="Times New Roman" w:hAnsi="Times New Roman" w:cs="Times New Roman"/>
                    <w:sz w:val="10"/>
                    <w:szCs w:val="10"/>
                  </w:rPr>
                </w:rPrChange>
              </w:rPr>
              <w:pPrChange w:id="3864" w:author="Guo, Shicheng" w:date="2019-11-07T17:21:00Z">
                <w:pPr>
                  <w:spacing w:beforeLines="50" w:before="156" w:afterLines="50" w:after="156" w:line="360" w:lineRule="auto"/>
                </w:pPr>
              </w:pPrChange>
            </w:pPr>
            <w:r w:rsidRPr="00BE3786">
              <w:rPr>
                <w:rFonts w:ascii="Arial" w:eastAsia="DengXian" w:hAnsi="Arial" w:cs="Arial"/>
                <w:sz w:val="22"/>
                <w:rPrChange w:id="3865" w:author="Guo, Shicheng" w:date="2019-11-07T17:21:00Z">
                  <w:rPr>
                    <w:rFonts w:ascii="DengXian" w:eastAsia="DengXian" w:hAnsi="DengXian" w:hint="eastAsia"/>
                    <w:sz w:val="10"/>
                    <w:szCs w:val="10"/>
                  </w:rPr>
                </w:rPrChange>
              </w:rPr>
              <w:t>NA</w:t>
            </w:r>
          </w:p>
        </w:tc>
        <w:tc>
          <w:tcPr>
            <w:tcW w:w="573" w:type="dxa"/>
            <w:vAlign w:val="center"/>
          </w:tcPr>
          <w:p w14:paraId="6FC1E057" w14:textId="4EBA6386" w:rsidR="00E46965" w:rsidRPr="00BE3786" w:rsidRDefault="00E46965" w:rsidP="00BE3786">
            <w:pPr>
              <w:spacing w:beforeLines="50" w:before="156" w:afterLines="50" w:after="156"/>
              <w:rPr>
                <w:rFonts w:ascii="Arial" w:hAnsi="Arial" w:cs="Arial"/>
                <w:sz w:val="22"/>
                <w:rPrChange w:id="3866" w:author="Guo, Shicheng" w:date="2019-11-07T17:21:00Z">
                  <w:rPr>
                    <w:rFonts w:ascii="Times New Roman" w:hAnsi="Times New Roman" w:cs="Times New Roman"/>
                    <w:sz w:val="10"/>
                    <w:szCs w:val="10"/>
                  </w:rPr>
                </w:rPrChange>
              </w:rPr>
              <w:pPrChange w:id="3867" w:author="Guo, Shicheng" w:date="2019-11-07T17:21:00Z">
                <w:pPr>
                  <w:spacing w:beforeLines="50" w:before="156" w:afterLines="50" w:after="156" w:line="360" w:lineRule="auto"/>
                </w:pPr>
              </w:pPrChange>
            </w:pPr>
            <w:r w:rsidRPr="00BE3786">
              <w:rPr>
                <w:rFonts w:ascii="Arial" w:eastAsia="DengXian" w:hAnsi="Arial" w:cs="Arial"/>
                <w:sz w:val="22"/>
                <w:rPrChange w:id="3868" w:author="Guo, Shicheng" w:date="2019-11-07T17:21:00Z">
                  <w:rPr>
                    <w:rFonts w:ascii="DengXian" w:eastAsia="DengXian" w:hAnsi="DengXian" w:hint="eastAsia"/>
                    <w:sz w:val="10"/>
                    <w:szCs w:val="10"/>
                  </w:rPr>
                </w:rPrChange>
              </w:rPr>
              <w:t>NA</w:t>
            </w:r>
          </w:p>
        </w:tc>
      </w:tr>
      <w:tr w:rsidR="00AE51D4" w:rsidRPr="00BE3786" w14:paraId="19BF5B95" w14:textId="77777777" w:rsidTr="00AE51D4">
        <w:tc>
          <w:tcPr>
            <w:tcW w:w="569" w:type="dxa"/>
            <w:vAlign w:val="center"/>
          </w:tcPr>
          <w:p w14:paraId="50E0CF58" w14:textId="5F88E105" w:rsidR="00E46965" w:rsidRPr="00BE3786" w:rsidRDefault="00E46965" w:rsidP="00BE3786">
            <w:pPr>
              <w:spacing w:beforeLines="50" w:before="156" w:afterLines="50" w:after="156"/>
              <w:rPr>
                <w:rFonts w:ascii="Arial" w:hAnsi="Arial" w:cs="Arial"/>
                <w:sz w:val="22"/>
                <w:rPrChange w:id="3869" w:author="Guo, Shicheng" w:date="2019-11-07T17:21:00Z">
                  <w:rPr>
                    <w:rFonts w:ascii="Times New Roman" w:hAnsi="Times New Roman" w:cs="Times New Roman"/>
                    <w:sz w:val="10"/>
                    <w:szCs w:val="10"/>
                  </w:rPr>
                </w:rPrChange>
              </w:rPr>
              <w:pPrChange w:id="3870" w:author="Guo, Shicheng" w:date="2019-11-07T17:21:00Z">
                <w:pPr>
                  <w:spacing w:beforeLines="50" w:before="156" w:afterLines="50" w:after="156" w:line="360" w:lineRule="auto"/>
                </w:pPr>
              </w:pPrChange>
            </w:pPr>
            <w:r w:rsidRPr="00BE3786">
              <w:rPr>
                <w:rFonts w:ascii="Arial" w:eastAsia="DengXian" w:hAnsi="Arial" w:cs="Arial"/>
                <w:sz w:val="22"/>
                <w:rPrChange w:id="3871" w:author="Guo, Shicheng" w:date="2019-11-07T17:21:00Z">
                  <w:rPr>
                    <w:rFonts w:ascii="DengXian" w:eastAsia="DengXian" w:hAnsi="DengXian" w:hint="eastAsia"/>
                    <w:sz w:val="10"/>
                    <w:szCs w:val="10"/>
                  </w:rPr>
                </w:rPrChange>
              </w:rPr>
              <w:t>P10</w:t>
            </w:r>
          </w:p>
        </w:tc>
        <w:tc>
          <w:tcPr>
            <w:tcW w:w="701" w:type="dxa"/>
            <w:vAlign w:val="center"/>
          </w:tcPr>
          <w:p w14:paraId="5B7F47BF" w14:textId="212D78C0" w:rsidR="00E46965" w:rsidRPr="00BE3786" w:rsidRDefault="00E46965" w:rsidP="00BE3786">
            <w:pPr>
              <w:spacing w:beforeLines="50" w:before="156" w:afterLines="50" w:after="156"/>
              <w:rPr>
                <w:rFonts w:ascii="Arial" w:hAnsi="Arial" w:cs="Arial"/>
                <w:sz w:val="22"/>
                <w:rPrChange w:id="3872" w:author="Guo, Shicheng" w:date="2019-11-07T17:21:00Z">
                  <w:rPr>
                    <w:rFonts w:ascii="Times New Roman" w:hAnsi="Times New Roman" w:cs="Times New Roman"/>
                    <w:sz w:val="10"/>
                    <w:szCs w:val="10"/>
                  </w:rPr>
                </w:rPrChange>
              </w:rPr>
              <w:pPrChange w:id="3873" w:author="Guo, Shicheng" w:date="2019-11-07T17:21:00Z">
                <w:pPr>
                  <w:spacing w:beforeLines="50" w:before="156" w:afterLines="50" w:after="156" w:line="360" w:lineRule="auto"/>
                </w:pPr>
              </w:pPrChange>
            </w:pPr>
            <w:r w:rsidRPr="00BE3786">
              <w:rPr>
                <w:rFonts w:ascii="Arial" w:eastAsia="DengXian" w:hAnsi="Arial" w:cs="Arial"/>
                <w:sz w:val="22"/>
                <w:rPrChange w:id="3874" w:author="Guo, Shicheng" w:date="2019-11-07T17:21:00Z">
                  <w:rPr>
                    <w:rFonts w:ascii="DengXian" w:eastAsia="DengXian" w:hAnsi="DengXian" w:hint="eastAsia"/>
                    <w:sz w:val="10"/>
                    <w:szCs w:val="10"/>
                  </w:rPr>
                </w:rPrChange>
              </w:rPr>
              <w:t>64</w:t>
            </w:r>
          </w:p>
        </w:tc>
        <w:tc>
          <w:tcPr>
            <w:tcW w:w="581" w:type="dxa"/>
            <w:vAlign w:val="center"/>
          </w:tcPr>
          <w:p w14:paraId="3CF04FFD" w14:textId="687E21DC" w:rsidR="00E46965" w:rsidRPr="00BE3786" w:rsidRDefault="00E46965" w:rsidP="00BE3786">
            <w:pPr>
              <w:spacing w:beforeLines="50" w:before="156" w:afterLines="50" w:after="156"/>
              <w:rPr>
                <w:rFonts w:ascii="Arial" w:hAnsi="Arial" w:cs="Arial"/>
                <w:sz w:val="22"/>
                <w:rPrChange w:id="3875" w:author="Guo, Shicheng" w:date="2019-11-07T17:21:00Z">
                  <w:rPr>
                    <w:rFonts w:ascii="Times New Roman" w:hAnsi="Times New Roman" w:cs="Times New Roman"/>
                    <w:sz w:val="10"/>
                    <w:szCs w:val="10"/>
                  </w:rPr>
                </w:rPrChange>
              </w:rPr>
              <w:pPrChange w:id="3876" w:author="Guo, Shicheng" w:date="2019-11-07T17:21:00Z">
                <w:pPr>
                  <w:spacing w:beforeLines="50" w:before="156" w:afterLines="50" w:after="156" w:line="360" w:lineRule="auto"/>
                </w:pPr>
              </w:pPrChange>
            </w:pPr>
            <w:r w:rsidRPr="00BE3786">
              <w:rPr>
                <w:rFonts w:ascii="Arial" w:eastAsia="DengXian" w:hAnsi="Arial" w:cs="Arial"/>
                <w:color w:val="000000"/>
                <w:sz w:val="22"/>
                <w:rPrChange w:id="3877" w:author="Guo, Shicheng" w:date="2019-11-07T17:21:00Z">
                  <w:rPr>
                    <w:rFonts w:ascii="DengXian" w:eastAsia="DengXian" w:hAnsi="DengXian" w:hint="eastAsia"/>
                    <w:color w:val="000000"/>
                    <w:sz w:val="10"/>
                    <w:szCs w:val="10"/>
                  </w:rPr>
                </w:rPrChange>
              </w:rPr>
              <w:t>F</w:t>
            </w:r>
          </w:p>
        </w:tc>
        <w:tc>
          <w:tcPr>
            <w:tcW w:w="1830" w:type="dxa"/>
            <w:vAlign w:val="center"/>
          </w:tcPr>
          <w:p w14:paraId="6A398270" w14:textId="49E5D308" w:rsidR="00E46965" w:rsidRPr="00BE3786" w:rsidRDefault="00E46965" w:rsidP="00BE3786">
            <w:pPr>
              <w:spacing w:beforeLines="50" w:before="156" w:afterLines="50" w:after="156"/>
              <w:rPr>
                <w:rFonts w:ascii="Arial" w:hAnsi="Arial" w:cs="Arial"/>
                <w:sz w:val="22"/>
                <w:rPrChange w:id="3878" w:author="Guo, Shicheng" w:date="2019-11-07T17:21:00Z">
                  <w:rPr>
                    <w:rFonts w:ascii="Times New Roman" w:hAnsi="Times New Roman" w:cs="Times New Roman"/>
                    <w:sz w:val="10"/>
                    <w:szCs w:val="10"/>
                  </w:rPr>
                </w:rPrChange>
              </w:rPr>
              <w:pPrChange w:id="3879" w:author="Guo, Shicheng" w:date="2019-11-07T17:21:00Z">
                <w:pPr>
                  <w:spacing w:beforeLines="50" w:before="156" w:afterLines="50" w:after="156" w:line="360" w:lineRule="auto"/>
                </w:pPr>
              </w:pPrChange>
            </w:pPr>
            <w:r w:rsidRPr="00BE3786">
              <w:rPr>
                <w:rFonts w:ascii="Arial" w:eastAsia="DengXian" w:hAnsi="Arial" w:cs="Arial"/>
                <w:sz w:val="22"/>
                <w:rPrChange w:id="3880" w:author="Guo, Shicheng" w:date="2019-11-07T17:21:00Z">
                  <w:rPr>
                    <w:rFonts w:ascii="DengXian" w:eastAsia="DengXian" w:hAnsi="DengXian" w:hint="eastAsia"/>
                    <w:sz w:val="10"/>
                    <w:szCs w:val="10"/>
                  </w:rPr>
                </w:rPrChange>
              </w:rPr>
              <w:t>Hypertension, coronary heart disease</w:t>
            </w:r>
          </w:p>
        </w:tc>
        <w:tc>
          <w:tcPr>
            <w:tcW w:w="711" w:type="dxa"/>
            <w:vAlign w:val="center"/>
          </w:tcPr>
          <w:p w14:paraId="3B4DE13F" w14:textId="10DDB925" w:rsidR="00E46965" w:rsidRPr="00BE3786" w:rsidRDefault="00E46965" w:rsidP="00BE3786">
            <w:pPr>
              <w:spacing w:beforeLines="50" w:before="156" w:afterLines="50" w:after="156"/>
              <w:rPr>
                <w:rFonts w:ascii="Arial" w:hAnsi="Arial" w:cs="Arial"/>
                <w:sz w:val="22"/>
                <w:rPrChange w:id="3881" w:author="Guo, Shicheng" w:date="2019-11-07T17:21:00Z">
                  <w:rPr>
                    <w:rFonts w:ascii="Times New Roman" w:hAnsi="Times New Roman" w:cs="Times New Roman"/>
                    <w:sz w:val="10"/>
                    <w:szCs w:val="10"/>
                  </w:rPr>
                </w:rPrChange>
              </w:rPr>
              <w:pPrChange w:id="3882" w:author="Guo, Shicheng" w:date="2019-11-07T17:21:00Z">
                <w:pPr>
                  <w:spacing w:beforeLines="50" w:before="156" w:afterLines="50" w:after="156" w:line="360" w:lineRule="auto"/>
                </w:pPr>
              </w:pPrChange>
            </w:pPr>
            <w:r w:rsidRPr="00BE3786">
              <w:rPr>
                <w:rFonts w:ascii="Arial" w:eastAsia="DengXian" w:hAnsi="Arial" w:cs="Arial"/>
                <w:sz w:val="22"/>
                <w:rPrChange w:id="3883" w:author="Guo, Shicheng" w:date="2019-11-07T17:21:00Z">
                  <w:rPr>
                    <w:rFonts w:ascii="DengXian" w:eastAsia="DengXian" w:hAnsi="DengXian" w:hint="eastAsia"/>
                    <w:sz w:val="10"/>
                    <w:szCs w:val="10"/>
                  </w:rPr>
                </w:rPrChange>
              </w:rPr>
              <w:t>No</w:t>
            </w:r>
          </w:p>
        </w:tc>
        <w:tc>
          <w:tcPr>
            <w:tcW w:w="633" w:type="dxa"/>
            <w:vAlign w:val="center"/>
          </w:tcPr>
          <w:p w14:paraId="35C71091" w14:textId="25146EC0" w:rsidR="00E46965" w:rsidRPr="00BE3786" w:rsidRDefault="00E46965" w:rsidP="00BE3786">
            <w:pPr>
              <w:spacing w:beforeLines="50" w:before="156" w:afterLines="50" w:after="156"/>
              <w:rPr>
                <w:rFonts w:ascii="Arial" w:hAnsi="Arial" w:cs="Arial"/>
                <w:sz w:val="22"/>
                <w:rPrChange w:id="3884" w:author="Guo, Shicheng" w:date="2019-11-07T17:21:00Z">
                  <w:rPr>
                    <w:rFonts w:ascii="Times New Roman" w:hAnsi="Times New Roman" w:cs="Times New Roman"/>
                    <w:sz w:val="10"/>
                    <w:szCs w:val="10"/>
                  </w:rPr>
                </w:rPrChange>
              </w:rPr>
              <w:pPrChange w:id="3885" w:author="Guo, Shicheng" w:date="2019-11-07T17:21:00Z">
                <w:pPr>
                  <w:spacing w:beforeLines="50" w:before="156" w:afterLines="50" w:after="156" w:line="360" w:lineRule="auto"/>
                </w:pPr>
              </w:pPrChange>
            </w:pPr>
            <w:r w:rsidRPr="00BE3786">
              <w:rPr>
                <w:rFonts w:ascii="Arial" w:eastAsia="DengXian" w:hAnsi="Arial" w:cs="Arial"/>
                <w:sz w:val="22"/>
                <w:rPrChange w:id="3886" w:author="Guo, Shicheng" w:date="2019-11-07T17:21:00Z">
                  <w:rPr>
                    <w:rFonts w:ascii="DengXian" w:eastAsia="DengXian" w:hAnsi="DengXian" w:hint="eastAsia"/>
                    <w:sz w:val="10"/>
                    <w:szCs w:val="10"/>
                  </w:rPr>
                </w:rPrChange>
              </w:rPr>
              <w:t>No</w:t>
            </w:r>
          </w:p>
        </w:tc>
        <w:tc>
          <w:tcPr>
            <w:tcW w:w="946" w:type="dxa"/>
            <w:vAlign w:val="bottom"/>
          </w:tcPr>
          <w:p w14:paraId="30D36CFC" w14:textId="1BE978F8" w:rsidR="00E46965" w:rsidRPr="00BE3786" w:rsidRDefault="00E46965" w:rsidP="00BE3786">
            <w:pPr>
              <w:spacing w:beforeLines="50" w:before="156" w:afterLines="50" w:after="156"/>
              <w:rPr>
                <w:rFonts w:ascii="Arial" w:hAnsi="Arial" w:cs="Arial"/>
                <w:sz w:val="22"/>
                <w:rPrChange w:id="3887" w:author="Guo, Shicheng" w:date="2019-11-07T17:21:00Z">
                  <w:rPr>
                    <w:rFonts w:ascii="Times New Roman" w:hAnsi="Times New Roman" w:cs="Times New Roman"/>
                    <w:sz w:val="10"/>
                    <w:szCs w:val="10"/>
                  </w:rPr>
                </w:rPrChange>
              </w:rPr>
              <w:pPrChange w:id="3888" w:author="Guo, Shicheng" w:date="2019-11-07T17:21:00Z">
                <w:pPr>
                  <w:spacing w:beforeLines="50" w:before="156" w:afterLines="50" w:after="156" w:line="360" w:lineRule="auto"/>
                </w:pPr>
              </w:pPrChange>
            </w:pPr>
            <w:r w:rsidRPr="00BE3786">
              <w:rPr>
                <w:rFonts w:ascii="Arial" w:eastAsia="DengXian" w:hAnsi="Arial" w:cs="Arial"/>
                <w:color w:val="000000"/>
                <w:sz w:val="22"/>
                <w:rPrChange w:id="3889" w:author="Guo, Shicheng" w:date="2019-11-07T17:21:00Z">
                  <w:rPr>
                    <w:rFonts w:ascii="DengXian" w:eastAsia="DengXian" w:hAnsi="DengXian" w:hint="eastAsia"/>
                    <w:color w:val="000000"/>
                    <w:sz w:val="10"/>
                    <w:szCs w:val="10"/>
                  </w:rPr>
                </w:rPrChange>
              </w:rPr>
              <w:t>Moderate</w:t>
            </w:r>
          </w:p>
        </w:tc>
        <w:tc>
          <w:tcPr>
            <w:tcW w:w="623" w:type="dxa"/>
            <w:vAlign w:val="bottom"/>
          </w:tcPr>
          <w:p w14:paraId="3A08BF03" w14:textId="66D284EE" w:rsidR="00E46965" w:rsidRPr="00BE3786" w:rsidRDefault="00E46965" w:rsidP="00BE3786">
            <w:pPr>
              <w:spacing w:beforeLines="50" w:before="156" w:afterLines="50" w:after="156"/>
              <w:rPr>
                <w:rFonts w:ascii="Arial" w:hAnsi="Arial" w:cs="Arial"/>
                <w:sz w:val="22"/>
                <w:rPrChange w:id="3890" w:author="Guo, Shicheng" w:date="2019-11-07T17:21:00Z">
                  <w:rPr>
                    <w:rFonts w:ascii="Times New Roman" w:hAnsi="Times New Roman" w:cs="Times New Roman"/>
                    <w:sz w:val="10"/>
                    <w:szCs w:val="10"/>
                  </w:rPr>
                </w:rPrChange>
              </w:rPr>
              <w:pPrChange w:id="3891" w:author="Guo, Shicheng" w:date="2019-11-07T17:21:00Z">
                <w:pPr>
                  <w:spacing w:beforeLines="50" w:before="156" w:afterLines="50" w:after="156" w:line="360" w:lineRule="auto"/>
                </w:pPr>
              </w:pPrChange>
            </w:pPr>
            <w:r w:rsidRPr="00BE3786">
              <w:rPr>
                <w:rFonts w:ascii="Arial" w:eastAsia="DengXian" w:hAnsi="Arial" w:cs="Arial"/>
                <w:color w:val="000000"/>
                <w:sz w:val="22"/>
                <w:rPrChange w:id="3892" w:author="Guo, Shicheng" w:date="2019-11-07T17:21:00Z">
                  <w:rPr>
                    <w:rFonts w:ascii="DengXian" w:eastAsia="DengXian" w:hAnsi="DengXian" w:hint="eastAsia"/>
                    <w:color w:val="000000"/>
                    <w:sz w:val="10"/>
                    <w:szCs w:val="10"/>
                  </w:rPr>
                </w:rPrChange>
              </w:rPr>
              <w:t>T3N0M0</w:t>
            </w:r>
          </w:p>
        </w:tc>
        <w:tc>
          <w:tcPr>
            <w:tcW w:w="556" w:type="dxa"/>
            <w:vAlign w:val="center"/>
          </w:tcPr>
          <w:p w14:paraId="7C94AA28" w14:textId="35427933" w:rsidR="00E46965" w:rsidRPr="00BE3786" w:rsidRDefault="00E46965" w:rsidP="00BE3786">
            <w:pPr>
              <w:spacing w:beforeLines="50" w:before="156" w:afterLines="50" w:after="156"/>
              <w:rPr>
                <w:rFonts w:ascii="Arial" w:hAnsi="Arial" w:cs="Arial"/>
                <w:sz w:val="22"/>
                <w:rPrChange w:id="3893" w:author="Guo, Shicheng" w:date="2019-11-07T17:21:00Z">
                  <w:rPr>
                    <w:rFonts w:ascii="Times New Roman" w:hAnsi="Times New Roman" w:cs="Times New Roman"/>
                    <w:sz w:val="10"/>
                    <w:szCs w:val="10"/>
                  </w:rPr>
                </w:rPrChange>
              </w:rPr>
              <w:pPrChange w:id="3894" w:author="Guo, Shicheng" w:date="2019-11-07T17:21:00Z">
                <w:pPr>
                  <w:spacing w:beforeLines="50" w:before="156" w:afterLines="50" w:after="156" w:line="360" w:lineRule="auto"/>
                </w:pPr>
              </w:pPrChange>
            </w:pPr>
            <w:r w:rsidRPr="00BE3786">
              <w:rPr>
                <w:rFonts w:ascii="Arial" w:eastAsia="DengXian" w:hAnsi="Arial" w:cs="Arial"/>
                <w:sz w:val="22"/>
                <w:rPrChange w:id="3895" w:author="Guo, Shicheng" w:date="2019-11-07T17:21:00Z">
                  <w:rPr>
                    <w:rFonts w:ascii="DengXian" w:eastAsia="DengXian" w:hAnsi="DengXian" w:hint="eastAsia"/>
                    <w:sz w:val="10"/>
                    <w:szCs w:val="10"/>
                  </w:rPr>
                </w:rPrChange>
              </w:rPr>
              <w:t>III</w:t>
            </w:r>
          </w:p>
        </w:tc>
        <w:tc>
          <w:tcPr>
            <w:tcW w:w="573" w:type="dxa"/>
            <w:vAlign w:val="center"/>
          </w:tcPr>
          <w:p w14:paraId="6E50B917" w14:textId="52307218" w:rsidR="00E46965" w:rsidRPr="00BE3786" w:rsidRDefault="00E46965" w:rsidP="00BE3786">
            <w:pPr>
              <w:spacing w:beforeLines="50" w:before="156" w:afterLines="50" w:after="156"/>
              <w:rPr>
                <w:rFonts w:ascii="Arial" w:hAnsi="Arial" w:cs="Arial"/>
                <w:sz w:val="22"/>
                <w:rPrChange w:id="3896" w:author="Guo, Shicheng" w:date="2019-11-07T17:21:00Z">
                  <w:rPr>
                    <w:rFonts w:ascii="Times New Roman" w:hAnsi="Times New Roman" w:cs="Times New Roman"/>
                    <w:sz w:val="10"/>
                    <w:szCs w:val="10"/>
                  </w:rPr>
                </w:rPrChange>
              </w:rPr>
              <w:pPrChange w:id="3897" w:author="Guo, Shicheng" w:date="2019-11-07T17:21:00Z">
                <w:pPr>
                  <w:spacing w:beforeLines="50" w:before="156" w:afterLines="50" w:after="156" w:line="360" w:lineRule="auto"/>
                </w:pPr>
              </w:pPrChange>
            </w:pPr>
            <w:r w:rsidRPr="00BE3786">
              <w:rPr>
                <w:rFonts w:ascii="Arial" w:eastAsia="DengXian" w:hAnsi="Arial" w:cs="Arial"/>
                <w:sz w:val="22"/>
                <w:rPrChange w:id="3898" w:author="Guo, Shicheng" w:date="2019-11-07T17:21:00Z">
                  <w:rPr>
                    <w:rFonts w:ascii="DengXian" w:eastAsia="DengXian" w:hAnsi="DengXian" w:hint="eastAsia"/>
                    <w:sz w:val="10"/>
                    <w:szCs w:val="10"/>
                  </w:rPr>
                </w:rPrChange>
              </w:rPr>
              <w:t>NA</w:t>
            </w:r>
          </w:p>
        </w:tc>
        <w:tc>
          <w:tcPr>
            <w:tcW w:w="573" w:type="dxa"/>
            <w:vAlign w:val="center"/>
          </w:tcPr>
          <w:p w14:paraId="29D98B3D" w14:textId="2795D105" w:rsidR="00E46965" w:rsidRPr="00BE3786" w:rsidRDefault="00E46965" w:rsidP="00BE3786">
            <w:pPr>
              <w:spacing w:beforeLines="50" w:before="156" w:afterLines="50" w:after="156"/>
              <w:rPr>
                <w:rFonts w:ascii="Arial" w:hAnsi="Arial" w:cs="Arial"/>
                <w:sz w:val="22"/>
                <w:rPrChange w:id="3899" w:author="Guo, Shicheng" w:date="2019-11-07T17:21:00Z">
                  <w:rPr>
                    <w:rFonts w:ascii="Times New Roman" w:hAnsi="Times New Roman" w:cs="Times New Roman"/>
                    <w:sz w:val="10"/>
                    <w:szCs w:val="10"/>
                  </w:rPr>
                </w:rPrChange>
              </w:rPr>
              <w:pPrChange w:id="3900" w:author="Guo, Shicheng" w:date="2019-11-07T17:21:00Z">
                <w:pPr>
                  <w:spacing w:beforeLines="50" w:before="156" w:afterLines="50" w:after="156" w:line="360" w:lineRule="auto"/>
                </w:pPr>
              </w:pPrChange>
            </w:pPr>
            <w:r w:rsidRPr="00BE3786">
              <w:rPr>
                <w:rFonts w:ascii="Arial" w:eastAsia="DengXian" w:hAnsi="Arial" w:cs="Arial"/>
                <w:sz w:val="22"/>
                <w:rPrChange w:id="3901" w:author="Guo, Shicheng" w:date="2019-11-07T17:21:00Z">
                  <w:rPr>
                    <w:rFonts w:ascii="DengXian" w:eastAsia="DengXian" w:hAnsi="DengXian" w:hint="eastAsia"/>
                    <w:sz w:val="10"/>
                    <w:szCs w:val="10"/>
                  </w:rPr>
                </w:rPrChange>
              </w:rPr>
              <w:t>NA</w:t>
            </w:r>
          </w:p>
        </w:tc>
      </w:tr>
      <w:tr w:rsidR="00AE51D4" w:rsidRPr="00BE3786" w14:paraId="6F0F43B5" w14:textId="77777777" w:rsidTr="00AE51D4">
        <w:tc>
          <w:tcPr>
            <w:tcW w:w="569" w:type="dxa"/>
            <w:vAlign w:val="center"/>
          </w:tcPr>
          <w:p w14:paraId="5D29345A" w14:textId="39807F8A" w:rsidR="00E46965" w:rsidRPr="00BE3786" w:rsidRDefault="00E46965" w:rsidP="00BE3786">
            <w:pPr>
              <w:spacing w:beforeLines="50" w:before="156" w:afterLines="50" w:after="156"/>
              <w:rPr>
                <w:rFonts w:ascii="Arial" w:hAnsi="Arial" w:cs="Arial"/>
                <w:sz w:val="22"/>
                <w:rPrChange w:id="3902" w:author="Guo, Shicheng" w:date="2019-11-07T17:21:00Z">
                  <w:rPr>
                    <w:rFonts w:ascii="Times New Roman" w:hAnsi="Times New Roman" w:cs="Times New Roman"/>
                    <w:sz w:val="10"/>
                    <w:szCs w:val="10"/>
                  </w:rPr>
                </w:rPrChange>
              </w:rPr>
              <w:pPrChange w:id="3903" w:author="Guo, Shicheng" w:date="2019-11-07T17:21:00Z">
                <w:pPr>
                  <w:spacing w:beforeLines="50" w:before="156" w:afterLines="50" w:after="156" w:line="360" w:lineRule="auto"/>
                </w:pPr>
              </w:pPrChange>
            </w:pPr>
            <w:r w:rsidRPr="00BE3786">
              <w:rPr>
                <w:rFonts w:ascii="Arial" w:eastAsia="DengXian" w:hAnsi="Arial" w:cs="Arial"/>
                <w:sz w:val="22"/>
                <w:rPrChange w:id="3904" w:author="Guo, Shicheng" w:date="2019-11-07T17:21:00Z">
                  <w:rPr>
                    <w:rFonts w:ascii="DengXian" w:eastAsia="DengXian" w:hAnsi="DengXian" w:hint="eastAsia"/>
                    <w:sz w:val="10"/>
                    <w:szCs w:val="10"/>
                  </w:rPr>
                </w:rPrChange>
              </w:rPr>
              <w:t>P11</w:t>
            </w:r>
          </w:p>
        </w:tc>
        <w:tc>
          <w:tcPr>
            <w:tcW w:w="701" w:type="dxa"/>
            <w:vAlign w:val="center"/>
          </w:tcPr>
          <w:p w14:paraId="10CA36A4" w14:textId="11A998FE" w:rsidR="00E46965" w:rsidRPr="00BE3786" w:rsidRDefault="00E46965" w:rsidP="00BE3786">
            <w:pPr>
              <w:spacing w:beforeLines="50" w:before="156" w:afterLines="50" w:after="156"/>
              <w:rPr>
                <w:rFonts w:ascii="Arial" w:hAnsi="Arial" w:cs="Arial"/>
                <w:sz w:val="22"/>
                <w:rPrChange w:id="3905" w:author="Guo, Shicheng" w:date="2019-11-07T17:21:00Z">
                  <w:rPr>
                    <w:rFonts w:ascii="Times New Roman" w:hAnsi="Times New Roman" w:cs="Times New Roman"/>
                    <w:sz w:val="10"/>
                    <w:szCs w:val="10"/>
                  </w:rPr>
                </w:rPrChange>
              </w:rPr>
              <w:pPrChange w:id="3906" w:author="Guo, Shicheng" w:date="2019-11-07T17:21:00Z">
                <w:pPr>
                  <w:spacing w:beforeLines="50" w:before="156" w:afterLines="50" w:after="156" w:line="360" w:lineRule="auto"/>
                </w:pPr>
              </w:pPrChange>
            </w:pPr>
            <w:r w:rsidRPr="00BE3786">
              <w:rPr>
                <w:rFonts w:ascii="Arial" w:eastAsia="DengXian" w:hAnsi="Arial" w:cs="Arial"/>
                <w:sz w:val="22"/>
                <w:rPrChange w:id="3907" w:author="Guo, Shicheng" w:date="2019-11-07T17:21:00Z">
                  <w:rPr>
                    <w:rFonts w:ascii="DengXian" w:eastAsia="DengXian" w:hAnsi="DengXian" w:hint="eastAsia"/>
                    <w:sz w:val="10"/>
                    <w:szCs w:val="10"/>
                  </w:rPr>
                </w:rPrChange>
              </w:rPr>
              <w:t>65</w:t>
            </w:r>
          </w:p>
        </w:tc>
        <w:tc>
          <w:tcPr>
            <w:tcW w:w="581" w:type="dxa"/>
            <w:vAlign w:val="center"/>
          </w:tcPr>
          <w:p w14:paraId="389EF22B" w14:textId="325F032B" w:rsidR="00E46965" w:rsidRPr="00BE3786" w:rsidRDefault="00E46965" w:rsidP="00BE3786">
            <w:pPr>
              <w:spacing w:beforeLines="50" w:before="156" w:afterLines="50" w:after="156"/>
              <w:rPr>
                <w:rFonts w:ascii="Arial" w:hAnsi="Arial" w:cs="Arial"/>
                <w:sz w:val="22"/>
                <w:rPrChange w:id="3908" w:author="Guo, Shicheng" w:date="2019-11-07T17:21:00Z">
                  <w:rPr>
                    <w:rFonts w:ascii="Times New Roman" w:hAnsi="Times New Roman" w:cs="Times New Roman"/>
                    <w:sz w:val="10"/>
                    <w:szCs w:val="10"/>
                  </w:rPr>
                </w:rPrChange>
              </w:rPr>
              <w:pPrChange w:id="3909" w:author="Guo, Shicheng" w:date="2019-11-07T17:21:00Z">
                <w:pPr>
                  <w:spacing w:beforeLines="50" w:before="156" w:afterLines="50" w:after="156" w:line="360" w:lineRule="auto"/>
                </w:pPr>
              </w:pPrChange>
            </w:pPr>
            <w:r w:rsidRPr="00BE3786">
              <w:rPr>
                <w:rFonts w:ascii="Arial" w:eastAsia="DengXian" w:hAnsi="Arial" w:cs="Arial"/>
                <w:color w:val="000000"/>
                <w:sz w:val="22"/>
                <w:rPrChange w:id="3910" w:author="Guo, Shicheng" w:date="2019-11-07T17:21:00Z">
                  <w:rPr>
                    <w:rFonts w:ascii="DengXian" w:eastAsia="DengXian" w:hAnsi="DengXian" w:hint="eastAsia"/>
                    <w:color w:val="000000"/>
                    <w:sz w:val="10"/>
                    <w:szCs w:val="10"/>
                  </w:rPr>
                </w:rPrChange>
              </w:rPr>
              <w:t>F</w:t>
            </w:r>
          </w:p>
        </w:tc>
        <w:tc>
          <w:tcPr>
            <w:tcW w:w="1830" w:type="dxa"/>
            <w:vAlign w:val="center"/>
          </w:tcPr>
          <w:p w14:paraId="44BD2520" w14:textId="0209599F" w:rsidR="00E46965" w:rsidRPr="00BE3786" w:rsidRDefault="00E46965" w:rsidP="00BE3786">
            <w:pPr>
              <w:spacing w:beforeLines="50" w:before="156" w:afterLines="50" w:after="156"/>
              <w:rPr>
                <w:rFonts w:ascii="Arial" w:hAnsi="Arial" w:cs="Arial"/>
                <w:sz w:val="22"/>
                <w:rPrChange w:id="3911" w:author="Guo, Shicheng" w:date="2019-11-07T17:21:00Z">
                  <w:rPr>
                    <w:rFonts w:ascii="Times New Roman" w:hAnsi="Times New Roman" w:cs="Times New Roman"/>
                    <w:sz w:val="10"/>
                    <w:szCs w:val="10"/>
                  </w:rPr>
                </w:rPrChange>
              </w:rPr>
              <w:pPrChange w:id="3912" w:author="Guo, Shicheng" w:date="2019-11-07T17:21:00Z">
                <w:pPr>
                  <w:spacing w:beforeLines="50" w:before="156" w:afterLines="50" w:after="156" w:line="360" w:lineRule="auto"/>
                </w:pPr>
              </w:pPrChange>
            </w:pPr>
            <w:r w:rsidRPr="00BE3786">
              <w:rPr>
                <w:rFonts w:ascii="Arial" w:eastAsia="DengXian" w:hAnsi="Arial" w:cs="Arial"/>
                <w:sz w:val="22"/>
                <w:rPrChange w:id="3913" w:author="Guo, Shicheng" w:date="2019-11-07T17:21:00Z">
                  <w:rPr>
                    <w:rFonts w:ascii="DengXian" w:eastAsia="DengXian" w:hAnsi="DengXian" w:hint="eastAsia"/>
                    <w:sz w:val="10"/>
                    <w:szCs w:val="10"/>
                  </w:rPr>
                </w:rPrChange>
              </w:rPr>
              <w:t>Hypertension (grade 2, medium risk)</w:t>
            </w:r>
          </w:p>
        </w:tc>
        <w:tc>
          <w:tcPr>
            <w:tcW w:w="711" w:type="dxa"/>
            <w:vAlign w:val="center"/>
          </w:tcPr>
          <w:p w14:paraId="27461DBC" w14:textId="5093C61A" w:rsidR="00E46965" w:rsidRPr="00BE3786" w:rsidRDefault="00AE51D4" w:rsidP="00BE3786">
            <w:pPr>
              <w:spacing w:beforeLines="50" w:before="156" w:afterLines="50" w:after="156"/>
              <w:rPr>
                <w:rFonts w:ascii="Arial" w:hAnsi="Arial" w:cs="Arial"/>
                <w:sz w:val="22"/>
                <w:rPrChange w:id="3914" w:author="Guo, Shicheng" w:date="2019-11-07T17:21:00Z">
                  <w:rPr>
                    <w:rFonts w:ascii="Times New Roman" w:hAnsi="Times New Roman" w:cs="Times New Roman"/>
                    <w:sz w:val="10"/>
                    <w:szCs w:val="10"/>
                  </w:rPr>
                </w:rPrChange>
              </w:rPr>
              <w:pPrChange w:id="3915" w:author="Guo, Shicheng" w:date="2019-11-07T17:21:00Z">
                <w:pPr>
                  <w:spacing w:beforeLines="50" w:before="156" w:afterLines="50" w:after="156" w:line="360" w:lineRule="auto"/>
                </w:pPr>
              </w:pPrChange>
            </w:pPr>
            <w:r w:rsidRPr="00BE3786">
              <w:rPr>
                <w:rFonts w:ascii="Arial" w:eastAsia="DengXian" w:hAnsi="Arial" w:cs="Arial"/>
                <w:sz w:val="22"/>
                <w:rPrChange w:id="3916" w:author="Guo, Shicheng" w:date="2019-11-07T17:21:00Z">
                  <w:rPr>
                    <w:rFonts w:ascii="DengXian" w:eastAsia="DengXian" w:hAnsi="DengXian"/>
                    <w:sz w:val="10"/>
                    <w:szCs w:val="10"/>
                  </w:rPr>
                </w:rPrChange>
              </w:rPr>
              <w:t>Yes</w:t>
            </w:r>
          </w:p>
        </w:tc>
        <w:tc>
          <w:tcPr>
            <w:tcW w:w="633" w:type="dxa"/>
            <w:vAlign w:val="center"/>
          </w:tcPr>
          <w:p w14:paraId="47EF785C" w14:textId="4C792A6D" w:rsidR="00E46965" w:rsidRPr="00BE3786" w:rsidRDefault="00E46965" w:rsidP="00BE3786">
            <w:pPr>
              <w:spacing w:beforeLines="50" w:before="156" w:afterLines="50" w:after="156"/>
              <w:rPr>
                <w:rFonts w:ascii="Arial" w:hAnsi="Arial" w:cs="Arial"/>
                <w:sz w:val="22"/>
                <w:rPrChange w:id="3917" w:author="Guo, Shicheng" w:date="2019-11-07T17:21:00Z">
                  <w:rPr>
                    <w:rFonts w:ascii="Times New Roman" w:hAnsi="Times New Roman" w:cs="Times New Roman"/>
                    <w:sz w:val="10"/>
                    <w:szCs w:val="10"/>
                  </w:rPr>
                </w:rPrChange>
              </w:rPr>
              <w:pPrChange w:id="3918" w:author="Guo, Shicheng" w:date="2019-11-07T17:21:00Z">
                <w:pPr>
                  <w:spacing w:beforeLines="50" w:before="156" w:afterLines="50" w:after="156" w:line="360" w:lineRule="auto"/>
                </w:pPr>
              </w:pPrChange>
            </w:pPr>
            <w:r w:rsidRPr="00BE3786">
              <w:rPr>
                <w:rFonts w:ascii="Arial" w:eastAsia="DengXian" w:hAnsi="Arial" w:cs="Arial"/>
                <w:sz w:val="22"/>
                <w:rPrChange w:id="3919" w:author="Guo, Shicheng" w:date="2019-11-07T17:21:00Z">
                  <w:rPr>
                    <w:rFonts w:ascii="DengXian" w:eastAsia="DengXian" w:hAnsi="DengXian" w:hint="eastAsia"/>
                    <w:sz w:val="10"/>
                    <w:szCs w:val="10"/>
                  </w:rPr>
                </w:rPrChange>
              </w:rPr>
              <w:t>No</w:t>
            </w:r>
          </w:p>
        </w:tc>
        <w:tc>
          <w:tcPr>
            <w:tcW w:w="946" w:type="dxa"/>
            <w:vAlign w:val="bottom"/>
          </w:tcPr>
          <w:p w14:paraId="48E92AB4" w14:textId="5F5D76FB" w:rsidR="00E46965" w:rsidRPr="00BE3786" w:rsidRDefault="00E46965" w:rsidP="00BE3786">
            <w:pPr>
              <w:spacing w:beforeLines="50" w:before="156" w:afterLines="50" w:after="156"/>
              <w:rPr>
                <w:rFonts w:ascii="Arial" w:hAnsi="Arial" w:cs="Arial"/>
                <w:sz w:val="22"/>
                <w:rPrChange w:id="3920" w:author="Guo, Shicheng" w:date="2019-11-07T17:21:00Z">
                  <w:rPr>
                    <w:rFonts w:ascii="Times New Roman" w:hAnsi="Times New Roman" w:cs="Times New Roman"/>
                    <w:sz w:val="10"/>
                    <w:szCs w:val="10"/>
                  </w:rPr>
                </w:rPrChange>
              </w:rPr>
              <w:pPrChange w:id="3921" w:author="Guo, Shicheng" w:date="2019-11-07T17:21:00Z">
                <w:pPr>
                  <w:spacing w:beforeLines="50" w:before="156" w:afterLines="50" w:after="156" w:line="360" w:lineRule="auto"/>
                </w:pPr>
              </w:pPrChange>
            </w:pPr>
            <w:r w:rsidRPr="00BE3786">
              <w:rPr>
                <w:rFonts w:ascii="Arial" w:eastAsia="DengXian" w:hAnsi="Arial" w:cs="Arial"/>
                <w:color w:val="000000"/>
                <w:sz w:val="22"/>
                <w:rPrChange w:id="3922" w:author="Guo, Shicheng" w:date="2019-11-07T17:21:00Z">
                  <w:rPr>
                    <w:rFonts w:ascii="DengXian" w:eastAsia="DengXian" w:hAnsi="DengXian" w:hint="eastAsia"/>
                    <w:color w:val="000000"/>
                    <w:sz w:val="10"/>
                    <w:szCs w:val="10"/>
                  </w:rPr>
                </w:rPrChange>
              </w:rPr>
              <w:t>Well/Moderate</w:t>
            </w:r>
          </w:p>
        </w:tc>
        <w:tc>
          <w:tcPr>
            <w:tcW w:w="623" w:type="dxa"/>
            <w:vAlign w:val="bottom"/>
          </w:tcPr>
          <w:p w14:paraId="34180798" w14:textId="1FAA5DCB" w:rsidR="00E46965" w:rsidRPr="00BE3786" w:rsidRDefault="00E46965" w:rsidP="00BE3786">
            <w:pPr>
              <w:spacing w:beforeLines="50" w:before="156" w:afterLines="50" w:after="156"/>
              <w:rPr>
                <w:rFonts w:ascii="Arial" w:hAnsi="Arial" w:cs="Arial"/>
                <w:sz w:val="22"/>
                <w:rPrChange w:id="3923" w:author="Guo, Shicheng" w:date="2019-11-07T17:21:00Z">
                  <w:rPr>
                    <w:rFonts w:ascii="Times New Roman" w:hAnsi="Times New Roman" w:cs="Times New Roman"/>
                    <w:sz w:val="10"/>
                    <w:szCs w:val="10"/>
                  </w:rPr>
                </w:rPrChange>
              </w:rPr>
              <w:pPrChange w:id="3924" w:author="Guo, Shicheng" w:date="2019-11-07T17:21:00Z">
                <w:pPr>
                  <w:spacing w:beforeLines="50" w:before="156" w:afterLines="50" w:after="156" w:line="360" w:lineRule="auto"/>
                </w:pPr>
              </w:pPrChange>
            </w:pPr>
            <w:r w:rsidRPr="00BE3786">
              <w:rPr>
                <w:rFonts w:ascii="Arial" w:eastAsia="DengXian" w:hAnsi="Arial" w:cs="Arial"/>
                <w:color w:val="000000"/>
                <w:sz w:val="22"/>
                <w:rPrChange w:id="3925" w:author="Guo, Shicheng" w:date="2019-11-07T17:21:00Z">
                  <w:rPr>
                    <w:rFonts w:ascii="DengXian" w:eastAsia="DengXian" w:hAnsi="DengXian" w:hint="eastAsia"/>
                    <w:color w:val="000000"/>
                    <w:sz w:val="10"/>
                    <w:szCs w:val="10"/>
                  </w:rPr>
                </w:rPrChange>
              </w:rPr>
              <w:t>T3N1M0</w:t>
            </w:r>
          </w:p>
        </w:tc>
        <w:tc>
          <w:tcPr>
            <w:tcW w:w="556" w:type="dxa"/>
            <w:vAlign w:val="center"/>
          </w:tcPr>
          <w:p w14:paraId="18E821A5" w14:textId="65DCE9B8" w:rsidR="00E46965" w:rsidRPr="00BE3786" w:rsidRDefault="00E46965" w:rsidP="00BE3786">
            <w:pPr>
              <w:spacing w:beforeLines="50" w:before="156" w:afterLines="50" w:after="156"/>
              <w:rPr>
                <w:rFonts w:ascii="Arial" w:hAnsi="Arial" w:cs="Arial"/>
                <w:sz w:val="22"/>
                <w:rPrChange w:id="3926" w:author="Guo, Shicheng" w:date="2019-11-07T17:21:00Z">
                  <w:rPr>
                    <w:rFonts w:ascii="Times New Roman" w:hAnsi="Times New Roman" w:cs="Times New Roman"/>
                    <w:sz w:val="10"/>
                    <w:szCs w:val="10"/>
                  </w:rPr>
                </w:rPrChange>
              </w:rPr>
              <w:pPrChange w:id="3927" w:author="Guo, Shicheng" w:date="2019-11-07T17:21:00Z">
                <w:pPr>
                  <w:spacing w:beforeLines="50" w:before="156" w:afterLines="50" w:after="156" w:line="360" w:lineRule="auto"/>
                </w:pPr>
              </w:pPrChange>
            </w:pPr>
            <w:r w:rsidRPr="00BE3786">
              <w:rPr>
                <w:rFonts w:ascii="Arial" w:eastAsia="DengXian" w:hAnsi="Arial" w:cs="Arial"/>
                <w:sz w:val="22"/>
                <w:rPrChange w:id="3928" w:author="Guo, Shicheng" w:date="2019-11-07T17:21:00Z">
                  <w:rPr>
                    <w:rFonts w:ascii="DengXian" w:eastAsia="DengXian" w:hAnsi="DengXian" w:hint="eastAsia"/>
                    <w:sz w:val="10"/>
                    <w:szCs w:val="10"/>
                  </w:rPr>
                </w:rPrChange>
              </w:rPr>
              <w:t>IIB</w:t>
            </w:r>
          </w:p>
        </w:tc>
        <w:tc>
          <w:tcPr>
            <w:tcW w:w="573" w:type="dxa"/>
            <w:vAlign w:val="center"/>
          </w:tcPr>
          <w:p w14:paraId="1C5F7F1A" w14:textId="66FF21CA" w:rsidR="00E46965" w:rsidRPr="00BE3786" w:rsidRDefault="00E46965" w:rsidP="00BE3786">
            <w:pPr>
              <w:spacing w:beforeLines="50" w:before="156" w:afterLines="50" w:after="156"/>
              <w:rPr>
                <w:rFonts w:ascii="Arial" w:hAnsi="Arial" w:cs="Arial"/>
                <w:sz w:val="22"/>
                <w:rPrChange w:id="3929" w:author="Guo, Shicheng" w:date="2019-11-07T17:21:00Z">
                  <w:rPr>
                    <w:rFonts w:ascii="Times New Roman" w:hAnsi="Times New Roman" w:cs="Times New Roman"/>
                    <w:sz w:val="10"/>
                    <w:szCs w:val="10"/>
                  </w:rPr>
                </w:rPrChange>
              </w:rPr>
              <w:pPrChange w:id="3930" w:author="Guo, Shicheng" w:date="2019-11-07T17:21:00Z">
                <w:pPr>
                  <w:spacing w:beforeLines="50" w:before="156" w:afterLines="50" w:after="156" w:line="360" w:lineRule="auto"/>
                </w:pPr>
              </w:pPrChange>
            </w:pPr>
            <w:r w:rsidRPr="00BE3786">
              <w:rPr>
                <w:rFonts w:ascii="Arial" w:eastAsia="DengXian" w:hAnsi="Arial" w:cs="Arial"/>
                <w:sz w:val="22"/>
                <w:rPrChange w:id="3931" w:author="Guo, Shicheng" w:date="2019-11-07T17:21:00Z">
                  <w:rPr>
                    <w:rFonts w:ascii="DengXian" w:eastAsia="DengXian" w:hAnsi="DengXian" w:hint="eastAsia"/>
                    <w:sz w:val="10"/>
                    <w:szCs w:val="10"/>
                  </w:rPr>
                </w:rPrChange>
              </w:rPr>
              <w:t>NA</w:t>
            </w:r>
          </w:p>
        </w:tc>
        <w:tc>
          <w:tcPr>
            <w:tcW w:w="573" w:type="dxa"/>
            <w:vAlign w:val="center"/>
          </w:tcPr>
          <w:p w14:paraId="169BB8DA" w14:textId="64C03C70" w:rsidR="00E46965" w:rsidRPr="00BE3786" w:rsidRDefault="00E46965" w:rsidP="00BE3786">
            <w:pPr>
              <w:spacing w:beforeLines="50" w:before="156" w:afterLines="50" w:after="156"/>
              <w:rPr>
                <w:rFonts w:ascii="Arial" w:hAnsi="Arial" w:cs="Arial"/>
                <w:sz w:val="22"/>
                <w:rPrChange w:id="3932" w:author="Guo, Shicheng" w:date="2019-11-07T17:21:00Z">
                  <w:rPr>
                    <w:rFonts w:ascii="Times New Roman" w:hAnsi="Times New Roman" w:cs="Times New Roman"/>
                    <w:sz w:val="10"/>
                    <w:szCs w:val="10"/>
                  </w:rPr>
                </w:rPrChange>
              </w:rPr>
              <w:pPrChange w:id="3933" w:author="Guo, Shicheng" w:date="2019-11-07T17:21:00Z">
                <w:pPr>
                  <w:spacing w:beforeLines="50" w:before="156" w:afterLines="50" w:after="156" w:line="360" w:lineRule="auto"/>
                </w:pPr>
              </w:pPrChange>
            </w:pPr>
            <w:r w:rsidRPr="00BE3786">
              <w:rPr>
                <w:rFonts w:ascii="Arial" w:eastAsia="DengXian" w:hAnsi="Arial" w:cs="Arial"/>
                <w:sz w:val="22"/>
                <w:rPrChange w:id="3934" w:author="Guo, Shicheng" w:date="2019-11-07T17:21:00Z">
                  <w:rPr>
                    <w:rFonts w:ascii="DengXian" w:eastAsia="DengXian" w:hAnsi="DengXian" w:hint="eastAsia"/>
                    <w:sz w:val="10"/>
                    <w:szCs w:val="10"/>
                  </w:rPr>
                </w:rPrChange>
              </w:rPr>
              <w:t>NA</w:t>
            </w:r>
          </w:p>
        </w:tc>
      </w:tr>
      <w:tr w:rsidR="00AE51D4" w:rsidRPr="00BE3786" w14:paraId="59D49D4F" w14:textId="77777777" w:rsidTr="00AE51D4">
        <w:tc>
          <w:tcPr>
            <w:tcW w:w="569" w:type="dxa"/>
            <w:vAlign w:val="center"/>
          </w:tcPr>
          <w:p w14:paraId="37A55FA8" w14:textId="3DDB90C5" w:rsidR="00E46965" w:rsidRPr="00BE3786" w:rsidRDefault="00E46965" w:rsidP="00BE3786">
            <w:pPr>
              <w:spacing w:beforeLines="50" w:before="156" w:afterLines="50" w:after="156"/>
              <w:rPr>
                <w:rFonts w:ascii="Arial" w:hAnsi="Arial" w:cs="Arial"/>
                <w:sz w:val="22"/>
                <w:rPrChange w:id="3935" w:author="Guo, Shicheng" w:date="2019-11-07T17:21:00Z">
                  <w:rPr>
                    <w:rFonts w:ascii="Times New Roman" w:hAnsi="Times New Roman" w:cs="Times New Roman"/>
                    <w:sz w:val="10"/>
                    <w:szCs w:val="10"/>
                  </w:rPr>
                </w:rPrChange>
              </w:rPr>
              <w:pPrChange w:id="3936" w:author="Guo, Shicheng" w:date="2019-11-07T17:21:00Z">
                <w:pPr>
                  <w:spacing w:beforeLines="50" w:before="156" w:afterLines="50" w:after="156" w:line="360" w:lineRule="auto"/>
                </w:pPr>
              </w:pPrChange>
            </w:pPr>
            <w:r w:rsidRPr="00BE3786">
              <w:rPr>
                <w:rFonts w:ascii="Arial" w:eastAsia="DengXian" w:hAnsi="Arial" w:cs="Arial"/>
                <w:sz w:val="22"/>
                <w:rPrChange w:id="3937" w:author="Guo, Shicheng" w:date="2019-11-07T17:21:00Z">
                  <w:rPr>
                    <w:rFonts w:ascii="DengXian" w:eastAsia="DengXian" w:hAnsi="DengXian" w:hint="eastAsia"/>
                    <w:sz w:val="10"/>
                    <w:szCs w:val="10"/>
                  </w:rPr>
                </w:rPrChange>
              </w:rPr>
              <w:t>P12</w:t>
            </w:r>
          </w:p>
        </w:tc>
        <w:tc>
          <w:tcPr>
            <w:tcW w:w="701" w:type="dxa"/>
            <w:vAlign w:val="center"/>
          </w:tcPr>
          <w:p w14:paraId="5E536EE5" w14:textId="2B4DA79D" w:rsidR="00E46965" w:rsidRPr="00BE3786" w:rsidRDefault="00E46965" w:rsidP="00BE3786">
            <w:pPr>
              <w:spacing w:beforeLines="50" w:before="156" w:afterLines="50" w:after="156"/>
              <w:rPr>
                <w:rFonts w:ascii="Arial" w:hAnsi="Arial" w:cs="Arial"/>
                <w:sz w:val="22"/>
                <w:rPrChange w:id="3938" w:author="Guo, Shicheng" w:date="2019-11-07T17:21:00Z">
                  <w:rPr>
                    <w:rFonts w:ascii="Times New Roman" w:hAnsi="Times New Roman" w:cs="Times New Roman"/>
                    <w:sz w:val="10"/>
                    <w:szCs w:val="10"/>
                  </w:rPr>
                </w:rPrChange>
              </w:rPr>
              <w:pPrChange w:id="3939" w:author="Guo, Shicheng" w:date="2019-11-07T17:21:00Z">
                <w:pPr>
                  <w:spacing w:beforeLines="50" w:before="156" w:afterLines="50" w:after="156" w:line="360" w:lineRule="auto"/>
                </w:pPr>
              </w:pPrChange>
            </w:pPr>
            <w:r w:rsidRPr="00BE3786">
              <w:rPr>
                <w:rFonts w:ascii="Arial" w:eastAsia="DengXian" w:hAnsi="Arial" w:cs="Arial"/>
                <w:sz w:val="22"/>
                <w:rPrChange w:id="3940" w:author="Guo, Shicheng" w:date="2019-11-07T17:21:00Z">
                  <w:rPr>
                    <w:rFonts w:ascii="DengXian" w:eastAsia="DengXian" w:hAnsi="DengXian" w:hint="eastAsia"/>
                    <w:sz w:val="10"/>
                    <w:szCs w:val="10"/>
                  </w:rPr>
                </w:rPrChange>
              </w:rPr>
              <w:t>64</w:t>
            </w:r>
          </w:p>
        </w:tc>
        <w:tc>
          <w:tcPr>
            <w:tcW w:w="581" w:type="dxa"/>
            <w:vAlign w:val="center"/>
          </w:tcPr>
          <w:p w14:paraId="41D2303E" w14:textId="5D2407E7" w:rsidR="00E46965" w:rsidRPr="00BE3786" w:rsidRDefault="00E46965" w:rsidP="00BE3786">
            <w:pPr>
              <w:spacing w:beforeLines="50" w:before="156" w:afterLines="50" w:after="156"/>
              <w:rPr>
                <w:rFonts w:ascii="Arial" w:hAnsi="Arial" w:cs="Arial"/>
                <w:sz w:val="22"/>
                <w:rPrChange w:id="3941" w:author="Guo, Shicheng" w:date="2019-11-07T17:21:00Z">
                  <w:rPr>
                    <w:rFonts w:ascii="Times New Roman" w:hAnsi="Times New Roman" w:cs="Times New Roman"/>
                    <w:sz w:val="10"/>
                    <w:szCs w:val="10"/>
                  </w:rPr>
                </w:rPrChange>
              </w:rPr>
              <w:pPrChange w:id="3942" w:author="Guo, Shicheng" w:date="2019-11-07T17:21:00Z">
                <w:pPr>
                  <w:spacing w:beforeLines="50" w:before="156" w:afterLines="50" w:after="156" w:line="360" w:lineRule="auto"/>
                </w:pPr>
              </w:pPrChange>
            </w:pPr>
            <w:r w:rsidRPr="00BE3786">
              <w:rPr>
                <w:rFonts w:ascii="Arial" w:eastAsia="DengXian" w:hAnsi="Arial" w:cs="Arial"/>
                <w:color w:val="000000"/>
                <w:sz w:val="22"/>
                <w:rPrChange w:id="3943" w:author="Guo, Shicheng" w:date="2019-11-07T17:21:00Z">
                  <w:rPr>
                    <w:rFonts w:ascii="DengXian" w:eastAsia="DengXian" w:hAnsi="DengXian" w:hint="eastAsia"/>
                    <w:color w:val="000000"/>
                    <w:sz w:val="10"/>
                    <w:szCs w:val="10"/>
                  </w:rPr>
                </w:rPrChange>
              </w:rPr>
              <w:t>M</w:t>
            </w:r>
          </w:p>
        </w:tc>
        <w:tc>
          <w:tcPr>
            <w:tcW w:w="1830" w:type="dxa"/>
            <w:vAlign w:val="center"/>
          </w:tcPr>
          <w:p w14:paraId="37918753" w14:textId="4A5008E7" w:rsidR="00E46965" w:rsidRPr="00BE3786" w:rsidRDefault="00E46965" w:rsidP="00BE3786">
            <w:pPr>
              <w:spacing w:beforeLines="50" w:before="156" w:afterLines="50" w:after="156"/>
              <w:rPr>
                <w:rFonts w:ascii="Arial" w:hAnsi="Arial" w:cs="Arial"/>
                <w:sz w:val="22"/>
                <w:rPrChange w:id="3944" w:author="Guo, Shicheng" w:date="2019-11-07T17:21:00Z">
                  <w:rPr>
                    <w:rFonts w:ascii="Times New Roman" w:hAnsi="Times New Roman" w:cs="Times New Roman"/>
                    <w:sz w:val="10"/>
                    <w:szCs w:val="10"/>
                  </w:rPr>
                </w:rPrChange>
              </w:rPr>
              <w:pPrChange w:id="3945" w:author="Guo, Shicheng" w:date="2019-11-07T17:21:00Z">
                <w:pPr>
                  <w:spacing w:beforeLines="50" w:before="156" w:afterLines="50" w:after="156" w:line="360" w:lineRule="auto"/>
                </w:pPr>
              </w:pPrChange>
            </w:pPr>
            <w:r w:rsidRPr="00BE3786">
              <w:rPr>
                <w:rFonts w:ascii="Arial" w:eastAsia="DengXian" w:hAnsi="Arial" w:cs="Arial"/>
                <w:sz w:val="22"/>
                <w:rPrChange w:id="3946" w:author="Guo, Shicheng" w:date="2019-11-07T17:21:00Z">
                  <w:rPr>
                    <w:rFonts w:ascii="DengXian" w:eastAsia="DengXian" w:hAnsi="DengXian" w:hint="eastAsia"/>
                    <w:sz w:val="10"/>
                    <w:szCs w:val="10"/>
                  </w:rPr>
                </w:rPrChange>
              </w:rPr>
              <w:t>Hypertension (grade 3, very high risk), type 2 diabetes, hyperlipidemia</w:t>
            </w:r>
          </w:p>
        </w:tc>
        <w:tc>
          <w:tcPr>
            <w:tcW w:w="711" w:type="dxa"/>
            <w:vAlign w:val="center"/>
          </w:tcPr>
          <w:p w14:paraId="65015BF5" w14:textId="7CE485AD" w:rsidR="00E46965" w:rsidRPr="00BE3786" w:rsidRDefault="00AE51D4" w:rsidP="00BE3786">
            <w:pPr>
              <w:spacing w:beforeLines="50" w:before="156" w:afterLines="50" w:after="156"/>
              <w:rPr>
                <w:rFonts w:ascii="Arial" w:hAnsi="Arial" w:cs="Arial"/>
                <w:sz w:val="22"/>
                <w:rPrChange w:id="3947" w:author="Guo, Shicheng" w:date="2019-11-07T17:21:00Z">
                  <w:rPr>
                    <w:rFonts w:ascii="Times New Roman" w:hAnsi="Times New Roman" w:cs="Times New Roman"/>
                    <w:sz w:val="10"/>
                    <w:szCs w:val="10"/>
                  </w:rPr>
                </w:rPrChange>
              </w:rPr>
              <w:pPrChange w:id="3948" w:author="Guo, Shicheng" w:date="2019-11-07T17:21:00Z">
                <w:pPr>
                  <w:spacing w:beforeLines="50" w:before="156" w:afterLines="50" w:after="156" w:line="360" w:lineRule="auto"/>
                </w:pPr>
              </w:pPrChange>
            </w:pPr>
            <w:r w:rsidRPr="00BE3786">
              <w:rPr>
                <w:rFonts w:ascii="Arial" w:eastAsia="DengXian" w:hAnsi="Arial" w:cs="Arial"/>
                <w:sz w:val="22"/>
                <w:rPrChange w:id="3949" w:author="Guo, Shicheng" w:date="2019-11-07T17:21:00Z">
                  <w:rPr>
                    <w:rFonts w:ascii="DengXian" w:eastAsia="DengXian" w:hAnsi="DengXian"/>
                    <w:sz w:val="10"/>
                    <w:szCs w:val="10"/>
                  </w:rPr>
                </w:rPrChange>
              </w:rPr>
              <w:t>Yes</w:t>
            </w:r>
          </w:p>
        </w:tc>
        <w:tc>
          <w:tcPr>
            <w:tcW w:w="633" w:type="dxa"/>
            <w:vAlign w:val="center"/>
          </w:tcPr>
          <w:p w14:paraId="0031B9EC" w14:textId="33B0DC92" w:rsidR="00E46965" w:rsidRPr="00BE3786" w:rsidRDefault="00AE51D4" w:rsidP="00BE3786">
            <w:pPr>
              <w:spacing w:beforeLines="50" w:before="156" w:afterLines="50" w:after="156"/>
              <w:rPr>
                <w:rFonts w:ascii="Arial" w:hAnsi="Arial" w:cs="Arial"/>
                <w:sz w:val="22"/>
                <w:rPrChange w:id="3950" w:author="Guo, Shicheng" w:date="2019-11-07T17:21:00Z">
                  <w:rPr>
                    <w:rFonts w:ascii="Times New Roman" w:hAnsi="Times New Roman" w:cs="Times New Roman"/>
                    <w:sz w:val="10"/>
                    <w:szCs w:val="10"/>
                  </w:rPr>
                </w:rPrChange>
              </w:rPr>
              <w:pPrChange w:id="3951" w:author="Guo, Shicheng" w:date="2019-11-07T17:21:00Z">
                <w:pPr>
                  <w:spacing w:beforeLines="50" w:before="156" w:afterLines="50" w:after="156" w:line="360" w:lineRule="auto"/>
                </w:pPr>
              </w:pPrChange>
            </w:pPr>
            <w:r w:rsidRPr="00BE3786">
              <w:rPr>
                <w:rFonts w:ascii="Arial" w:eastAsia="DengXian" w:hAnsi="Arial" w:cs="Arial"/>
                <w:sz w:val="22"/>
                <w:rPrChange w:id="3952" w:author="Guo, Shicheng" w:date="2019-11-07T17:21:00Z">
                  <w:rPr>
                    <w:rFonts w:ascii="DengXian" w:eastAsia="DengXian" w:hAnsi="DengXian"/>
                    <w:sz w:val="10"/>
                    <w:szCs w:val="10"/>
                  </w:rPr>
                </w:rPrChange>
              </w:rPr>
              <w:t>Yes</w:t>
            </w:r>
          </w:p>
        </w:tc>
        <w:tc>
          <w:tcPr>
            <w:tcW w:w="946" w:type="dxa"/>
            <w:vAlign w:val="bottom"/>
          </w:tcPr>
          <w:p w14:paraId="0EB64623" w14:textId="383C8A17" w:rsidR="00E46965" w:rsidRPr="00BE3786" w:rsidRDefault="00E46965" w:rsidP="00BE3786">
            <w:pPr>
              <w:spacing w:beforeLines="50" w:before="156" w:afterLines="50" w:after="156"/>
              <w:rPr>
                <w:rFonts w:ascii="Arial" w:hAnsi="Arial" w:cs="Arial"/>
                <w:sz w:val="22"/>
                <w:rPrChange w:id="3953" w:author="Guo, Shicheng" w:date="2019-11-07T17:21:00Z">
                  <w:rPr>
                    <w:rFonts w:ascii="Times New Roman" w:hAnsi="Times New Roman" w:cs="Times New Roman"/>
                    <w:sz w:val="10"/>
                    <w:szCs w:val="10"/>
                  </w:rPr>
                </w:rPrChange>
              </w:rPr>
              <w:pPrChange w:id="3954" w:author="Guo, Shicheng" w:date="2019-11-07T17:21:00Z">
                <w:pPr>
                  <w:spacing w:beforeLines="50" w:before="156" w:afterLines="50" w:after="156" w:line="360" w:lineRule="auto"/>
                </w:pPr>
              </w:pPrChange>
            </w:pPr>
            <w:r w:rsidRPr="00BE3786">
              <w:rPr>
                <w:rFonts w:ascii="Arial" w:eastAsia="DengXian" w:hAnsi="Arial" w:cs="Arial"/>
                <w:color w:val="000000"/>
                <w:sz w:val="22"/>
                <w:rPrChange w:id="3955" w:author="Guo, Shicheng" w:date="2019-11-07T17:21:00Z">
                  <w:rPr>
                    <w:rFonts w:ascii="DengXian" w:eastAsia="DengXian" w:hAnsi="DengXian" w:hint="eastAsia"/>
                    <w:color w:val="000000"/>
                    <w:sz w:val="10"/>
                    <w:szCs w:val="10"/>
                  </w:rPr>
                </w:rPrChange>
              </w:rPr>
              <w:t>Moderate</w:t>
            </w:r>
          </w:p>
        </w:tc>
        <w:tc>
          <w:tcPr>
            <w:tcW w:w="623" w:type="dxa"/>
            <w:vAlign w:val="bottom"/>
          </w:tcPr>
          <w:p w14:paraId="01AD776D" w14:textId="058A794A" w:rsidR="00E46965" w:rsidRPr="00BE3786" w:rsidRDefault="00E46965" w:rsidP="00BE3786">
            <w:pPr>
              <w:spacing w:beforeLines="50" w:before="156" w:afterLines="50" w:after="156"/>
              <w:rPr>
                <w:rFonts w:ascii="Arial" w:hAnsi="Arial" w:cs="Arial"/>
                <w:sz w:val="22"/>
                <w:rPrChange w:id="3956" w:author="Guo, Shicheng" w:date="2019-11-07T17:21:00Z">
                  <w:rPr>
                    <w:rFonts w:ascii="Times New Roman" w:hAnsi="Times New Roman" w:cs="Times New Roman"/>
                    <w:sz w:val="10"/>
                    <w:szCs w:val="10"/>
                  </w:rPr>
                </w:rPrChange>
              </w:rPr>
              <w:pPrChange w:id="3957" w:author="Guo, Shicheng" w:date="2019-11-07T17:21:00Z">
                <w:pPr>
                  <w:spacing w:beforeLines="50" w:before="156" w:afterLines="50" w:after="156" w:line="360" w:lineRule="auto"/>
                </w:pPr>
              </w:pPrChange>
            </w:pPr>
            <w:r w:rsidRPr="00BE3786">
              <w:rPr>
                <w:rFonts w:ascii="Arial" w:eastAsia="DengXian" w:hAnsi="Arial" w:cs="Arial"/>
                <w:color w:val="000000"/>
                <w:sz w:val="22"/>
                <w:rPrChange w:id="3958" w:author="Guo, Shicheng" w:date="2019-11-07T17:21:00Z">
                  <w:rPr>
                    <w:rFonts w:ascii="DengXian" w:eastAsia="DengXian" w:hAnsi="DengXian" w:hint="eastAsia"/>
                    <w:color w:val="000000"/>
                    <w:sz w:val="10"/>
                    <w:szCs w:val="10"/>
                  </w:rPr>
                </w:rPrChange>
              </w:rPr>
              <w:t>T3N0M0</w:t>
            </w:r>
          </w:p>
        </w:tc>
        <w:tc>
          <w:tcPr>
            <w:tcW w:w="556" w:type="dxa"/>
            <w:vAlign w:val="center"/>
          </w:tcPr>
          <w:p w14:paraId="76CB2FBF" w14:textId="2C5BB2B2" w:rsidR="00E46965" w:rsidRPr="00BE3786" w:rsidRDefault="00E46965" w:rsidP="00BE3786">
            <w:pPr>
              <w:spacing w:beforeLines="50" w:before="156" w:afterLines="50" w:after="156"/>
              <w:rPr>
                <w:rFonts w:ascii="Arial" w:hAnsi="Arial" w:cs="Arial"/>
                <w:sz w:val="22"/>
                <w:rPrChange w:id="3959" w:author="Guo, Shicheng" w:date="2019-11-07T17:21:00Z">
                  <w:rPr>
                    <w:rFonts w:ascii="Times New Roman" w:hAnsi="Times New Roman" w:cs="Times New Roman"/>
                    <w:sz w:val="10"/>
                    <w:szCs w:val="10"/>
                  </w:rPr>
                </w:rPrChange>
              </w:rPr>
              <w:pPrChange w:id="3960" w:author="Guo, Shicheng" w:date="2019-11-07T17:21:00Z">
                <w:pPr>
                  <w:spacing w:beforeLines="50" w:before="156" w:afterLines="50" w:after="156" w:line="360" w:lineRule="auto"/>
                </w:pPr>
              </w:pPrChange>
            </w:pPr>
            <w:r w:rsidRPr="00BE3786">
              <w:rPr>
                <w:rFonts w:ascii="Arial" w:eastAsia="DengXian" w:hAnsi="Arial" w:cs="Arial"/>
                <w:sz w:val="22"/>
                <w:rPrChange w:id="3961" w:author="Guo, Shicheng" w:date="2019-11-07T17:21:00Z">
                  <w:rPr>
                    <w:rFonts w:ascii="DengXian" w:eastAsia="DengXian" w:hAnsi="DengXian" w:hint="eastAsia"/>
                    <w:sz w:val="10"/>
                    <w:szCs w:val="10"/>
                  </w:rPr>
                </w:rPrChange>
              </w:rPr>
              <w:t>IIA</w:t>
            </w:r>
          </w:p>
        </w:tc>
        <w:tc>
          <w:tcPr>
            <w:tcW w:w="573" w:type="dxa"/>
            <w:vAlign w:val="center"/>
          </w:tcPr>
          <w:p w14:paraId="6BF3A9A7" w14:textId="54E333F3" w:rsidR="00E46965" w:rsidRPr="00BE3786" w:rsidRDefault="00E46965" w:rsidP="00BE3786">
            <w:pPr>
              <w:spacing w:beforeLines="50" w:before="156" w:afterLines="50" w:after="156"/>
              <w:rPr>
                <w:rFonts w:ascii="Arial" w:hAnsi="Arial" w:cs="Arial"/>
                <w:sz w:val="22"/>
                <w:rPrChange w:id="3962" w:author="Guo, Shicheng" w:date="2019-11-07T17:21:00Z">
                  <w:rPr>
                    <w:rFonts w:ascii="Times New Roman" w:hAnsi="Times New Roman" w:cs="Times New Roman"/>
                    <w:sz w:val="10"/>
                    <w:szCs w:val="10"/>
                  </w:rPr>
                </w:rPrChange>
              </w:rPr>
              <w:pPrChange w:id="3963" w:author="Guo, Shicheng" w:date="2019-11-07T17:21:00Z">
                <w:pPr>
                  <w:spacing w:beforeLines="50" w:before="156" w:afterLines="50" w:after="156" w:line="360" w:lineRule="auto"/>
                </w:pPr>
              </w:pPrChange>
            </w:pPr>
            <w:r w:rsidRPr="00BE3786">
              <w:rPr>
                <w:rFonts w:ascii="Arial" w:eastAsia="DengXian" w:hAnsi="Arial" w:cs="Arial"/>
                <w:sz w:val="22"/>
                <w:rPrChange w:id="3964" w:author="Guo, Shicheng" w:date="2019-11-07T17:21:00Z">
                  <w:rPr>
                    <w:rFonts w:ascii="DengXian" w:eastAsia="DengXian" w:hAnsi="DengXian" w:hint="eastAsia"/>
                    <w:sz w:val="10"/>
                    <w:szCs w:val="10"/>
                  </w:rPr>
                </w:rPrChange>
              </w:rPr>
              <w:t>NA</w:t>
            </w:r>
          </w:p>
        </w:tc>
        <w:tc>
          <w:tcPr>
            <w:tcW w:w="573" w:type="dxa"/>
            <w:vAlign w:val="center"/>
          </w:tcPr>
          <w:p w14:paraId="7DC06AF8" w14:textId="2B4CD096" w:rsidR="00E46965" w:rsidRPr="00BE3786" w:rsidRDefault="00E46965" w:rsidP="00BE3786">
            <w:pPr>
              <w:spacing w:beforeLines="50" w:before="156" w:afterLines="50" w:after="156"/>
              <w:rPr>
                <w:rFonts w:ascii="Arial" w:hAnsi="Arial" w:cs="Arial"/>
                <w:sz w:val="22"/>
                <w:rPrChange w:id="3965" w:author="Guo, Shicheng" w:date="2019-11-07T17:21:00Z">
                  <w:rPr>
                    <w:rFonts w:ascii="Times New Roman" w:hAnsi="Times New Roman" w:cs="Times New Roman"/>
                    <w:sz w:val="10"/>
                    <w:szCs w:val="10"/>
                  </w:rPr>
                </w:rPrChange>
              </w:rPr>
              <w:pPrChange w:id="3966" w:author="Guo, Shicheng" w:date="2019-11-07T17:21:00Z">
                <w:pPr>
                  <w:spacing w:beforeLines="50" w:before="156" w:afterLines="50" w:after="156" w:line="360" w:lineRule="auto"/>
                </w:pPr>
              </w:pPrChange>
            </w:pPr>
            <w:r w:rsidRPr="00BE3786">
              <w:rPr>
                <w:rFonts w:ascii="Arial" w:eastAsia="DengXian" w:hAnsi="Arial" w:cs="Arial"/>
                <w:sz w:val="22"/>
                <w:rPrChange w:id="3967" w:author="Guo, Shicheng" w:date="2019-11-07T17:21:00Z">
                  <w:rPr>
                    <w:rFonts w:ascii="DengXian" w:eastAsia="DengXian" w:hAnsi="DengXian" w:hint="eastAsia"/>
                    <w:sz w:val="10"/>
                    <w:szCs w:val="10"/>
                  </w:rPr>
                </w:rPrChange>
              </w:rPr>
              <w:t>NA</w:t>
            </w:r>
          </w:p>
        </w:tc>
      </w:tr>
      <w:tr w:rsidR="00AE51D4" w:rsidRPr="00BE3786" w14:paraId="5D9ECCB7" w14:textId="77777777" w:rsidTr="00AE51D4">
        <w:tc>
          <w:tcPr>
            <w:tcW w:w="569" w:type="dxa"/>
            <w:vAlign w:val="center"/>
          </w:tcPr>
          <w:p w14:paraId="4CA3CB39" w14:textId="3CEAE621" w:rsidR="00E46965" w:rsidRPr="00BE3786" w:rsidRDefault="00E46965" w:rsidP="00BE3786">
            <w:pPr>
              <w:spacing w:beforeLines="50" w:before="156" w:afterLines="50" w:after="156"/>
              <w:rPr>
                <w:rFonts w:ascii="Arial" w:hAnsi="Arial" w:cs="Arial"/>
                <w:sz w:val="22"/>
                <w:rPrChange w:id="3968" w:author="Guo, Shicheng" w:date="2019-11-07T17:21:00Z">
                  <w:rPr>
                    <w:rFonts w:ascii="Times New Roman" w:hAnsi="Times New Roman" w:cs="Times New Roman"/>
                    <w:sz w:val="10"/>
                    <w:szCs w:val="10"/>
                  </w:rPr>
                </w:rPrChange>
              </w:rPr>
              <w:pPrChange w:id="3969" w:author="Guo, Shicheng" w:date="2019-11-07T17:21:00Z">
                <w:pPr>
                  <w:spacing w:beforeLines="50" w:before="156" w:afterLines="50" w:after="156" w:line="360" w:lineRule="auto"/>
                </w:pPr>
              </w:pPrChange>
            </w:pPr>
            <w:r w:rsidRPr="00BE3786">
              <w:rPr>
                <w:rFonts w:ascii="Arial" w:eastAsia="DengXian" w:hAnsi="Arial" w:cs="Arial"/>
                <w:sz w:val="22"/>
                <w:rPrChange w:id="3970" w:author="Guo, Shicheng" w:date="2019-11-07T17:21:00Z">
                  <w:rPr>
                    <w:rFonts w:ascii="DengXian" w:eastAsia="DengXian" w:hAnsi="DengXian" w:hint="eastAsia"/>
                    <w:sz w:val="10"/>
                    <w:szCs w:val="10"/>
                  </w:rPr>
                </w:rPrChange>
              </w:rPr>
              <w:lastRenderedPageBreak/>
              <w:t>P13</w:t>
            </w:r>
          </w:p>
        </w:tc>
        <w:tc>
          <w:tcPr>
            <w:tcW w:w="701" w:type="dxa"/>
            <w:vAlign w:val="center"/>
          </w:tcPr>
          <w:p w14:paraId="42B81649" w14:textId="1A8B5F73" w:rsidR="00E46965" w:rsidRPr="00BE3786" w:rsidRDefault="00E46965" w:rsidP="00BE3786">
            <w:pPr>
              <w:spacing w:beforeLines="50" w:before="156" w:afterLines="50" w:after="156"/>
              <w:rPr>
                <w:rFonts w:ascii="Arial" w:hAnsi="Arial" w:cs="Arial"/>
                <w:sz w:val="22"/>
                <w:rPrChange w:id="3971" w:author="Guo, Shicheng" w:date="2019-11-07T17:21:00Z">
                  <w:rPr>
                    <w:rFonts w:ascii="Times New Roman" w:hAnsi="Times New Roman" w:cs="Times New Roman"/>
                    <w:sz w:val="10"/>
                    <w:szCs w:val="10"/>
                  </w:rPr>
                </w:rPrChange>
              </w:rPr>
              <w:pPrChange w:id="3972" w:author="Guo, Shicheng" w:date="2019-11-07T17:21:00Z">
                <w:pPr>
                  <w:spacing w:beforeLines="50" w:before="156" w:afterLines="50" w:after="156" w:line="360" w:lineRule="auto"/>
                </w:pPr>
              </w:pPrChange>
            </w:pPr>
            <w:r w:rsidRPr="00BE3786">
              <w:rPr>
                <w:rFonts w:ascii="Arial" w:eastAsia="DengXian" w:hAnsi="Arial" w:cs="Arial"/>
                <w:sz w:val="22"/>
                <w:rPrChange w:id="3973" w:author="Guo, Shicheng" w:date="2019-11-07T17:21:00Z">
                  <w:rPr>
                    <w:rFonts w:ascii="DengXian" w:eastAsia="DengXian" w:hAnsi="DengXian" w:hint="eastAsia"/>
                    <w:sz w:val="10"/>
                    <w:szCs w:val="10"/>
                  </w:rPr>
                </w:rPrChange>
              </w:rPr>
              <w:t>64</w:t>
            </w:r>
          </w:p>
        </w:tc>
        <w:tc>
          <w:tcPr>
            <w:tcW w:w="581" w:type="dxa"/>
            <w:vAlign w:val="center"/>
          </w:tcPr>
          <w:p w14:paraId="2B3BBA6C" w14:textId="6FD981FC" w:rsidR="00E46965" w:rsidRPr="00BE3786" w:rsidRDefault="00E46965" w:rsidP="00BE3786">
            <w:pPr>
              <w:spacing w:beforeLines="50" w:before="156" w:afterLines="50" w:after="156"/>
              <w:rPr>
                <w:rFonts w:ascii="Arial" w:hAnsi="Arial" w:cs="Arial"/>
                <w:sz w:val="22"/>
                <w:rPrChange w:id="3974" w:author="Guo, Shicheng" w:date="2019-11-07T17:21:00Z">
                  <w:rPr>
                    <w:rFonts w:ascii="Times New Roman" w:hAnsi="Times New Roman" w:cs="Times New Roman"/>
                    <w:sz w:val="10"/>
                    <w:szCs w:val="10"/>
                  </w:rPr>
                </w:rPrChange>
              </w:rPr>
              <w:pPrChange w:id="3975" w:author="Guo, Shicheng" w:date="2019-11-07T17:21:00Z">
                <w:pPr>
                  <w:spacing w:beforeLines="50" w:before="156" w:afterLines="50" w:after="156" w:line="360" w:lineRule="auto"/>
                </w:pPr>
              </w:pPrChange>
            </w:pPr>
            <w:r w:rsidRPr="00BE3786">
              <w:rPr>
                <w:rFonts w:ascii="Arial" w:eastAsia="DengXian" w:hAnsi="Arial" w:cs="Arial"/>
                <w:color w:val="000000"/>
                <w:sz w:val="22"/>
                <w:rPrChange w:id="3976" w:author="Guo, Shicheng" w:date="2019-11-07T17:21:00Z">
                  <w:rPr>
                    <w:rFonts w:ascii="DengXian" w:eastAsia="DengXian" w:hAnsi="DengXian" w:hint="eastAsia"/>
                    <w:color w:val="000000"/>
                    <w:sz w:val="10"/>
                    <w:szCs w:val="10"/>
                  </w:rPr>
                </w:rPrChange>
              </w:rPr>
              <w:t>F</w:t>
            </w:r>
          </w:p>
        </w:tc>
        <w:tc>
          <w:tcPr>
            <w:tcW w:w="1830" w:type="dxa"/>
            <w:vAlign w:val="center"/>
          </w:tcPr>
          <w:p w14:paraId="2D6B9B26" w14:textId="065C9E21" w:rsidR="00E46965" w:rsidRPr="00BE3786" w:rsidRDefault="00E46965" w:rsidP="00BE3786">
            <w:pPr>
              <w:spacing w:beforeLines="50" w:before="156" w:afterLines="50" w:after="156"/>
              <w:rPr>
                <w:rFonts w:ascii="Arial" w:hAnsi="Arial" w:cs="Arial"/>
                <w:sz w:val="22"/>
                <w:rPrChange w:id="3977" w:author="Guo, Shicheng" w:date="2019-11-07T17:21:00Z">
                  <w:rPr>
                    <w:rFonts w:ascii="Times New Roman" w:hAnsi="Times New Roman" w:cs="Times New Roman"/>
                    <w:sz w:val="10"/>
                    <w:szCs w:val="10"/>
                  </w:rPr>
                </w:rPrChange>
              </w:rPr>
              <w:pPrChange w:id="3978" w:author="Guo, Shicheng" w:date="2019-11-07T17:21:00Z">
                <w:pPr>
                  <w:spacing w:beforeLines="50" w:before="156" w:afterLines="50" w:after="156" w:line="360" w:lineRule="auto"/>
                </w:pPr>
              </w:pPrChange>
            </w:pPr>
            <w:r w:rsidRPr="00BE3786">
              <w:rPr>
                <w:rFonts w:ascii="Arial" w:eastAsia="DengXian" w:hAnsi="Arial" w:cs="Arial"/>
                <w:sz w:val="22"/>
                <w:rPrChange w:id="3979" w:author="Guo, Shicheng" w:date="2019-11-07T17:21:00Z">
                  <w:rPr>
                    <w:rFonts w:ascii="DengXian" w:eastAsia="DengXian" w:hAnsi="DengXian" w:hint="eastAsia"/>
                    <w:sz w:val="10"/>
                    <w:szCs w:val="10"/>
                  </w:rPr>
                </w:rPrChange>
              </w:rPr>
              <w:t>Hypertension (grade 2, very high risk), hyperlipidemia</w:t>
            </w:r>
          </w:p>
        </w:tc>
        <w:tc>
          <w:tcPr>
            <w:tcW w:w="711" w:type="dxa"/>
            <w:vAlign w:val="center"/>
          </w:tcPr>
          <w:p w14:paraId="142BD973" w14:textId="2A2B1BF3" w:rsidR="00E46965" w:rsidRPr="00BE3786" w:rsidRDefault="00E46965" w:rsidP="00BE3786">
            <w:pPr>
              <w:spacing w:beforeLines="50" w:before="156" w:afterLines="50" w:after="156"/>
              <w:rPr>
                <w:rFonts w:ascii="Arial" w:hAnsi="Arial" w:cs="Arial"/>
                <w:sz w:val="22"/>
                <w:rPrChange w:id="3980" w:author="Guo, Shicheng" w:date="2019-11-07T17:21:00Z">
                  <w:rPr>
                    <w:rFonts w:ascii="Times New Roman" w:hAnsi="Times New Roman" w:cs="Times New Roman"/>
                    <w:sz w:val="10"/>
                    <w:szCs w:val="10"/>
                  </w:rPr>
                </w:rPrChange>
              </w:rPr>
              <w:pPrChange w:id="3981" w:author="Guo, Shicheng" w:date="2019-11-07T17:21:00Z">
                <w:pPr>
                  <w:spacing w:beforeLines="50" w:before="156" w:afterLines="50" w:after="156" w:line="360" w:lineRule="auto"/>
                </w:pPr>
              </w:pPrChange>
            </w:pPr>
            <w:r w:rsidRPr="00BE3786">
              <w:rPr>
                <w:rFonts w:ascii="Arial" w:eastAsia="DengXian" w:hAnsi="Arial" w:cs="Arial"/>
                <w:sz w:val="22"/>
                <w:rPrChange w:id="3982" w:author="Guo, Shicheng" w:date="2019-11-07T17:21:00Z">
                  <w:rPr>
                    <w:rFonts w:ascii="DengXian" w:eastAsia="DengXian" w:hAnsi="DengXian" w:hint="eastAsia"/>
                    <w:sz w:val="10"/>
                    <w:szCs w:val="10"/>
                  </w:rPr>
                </w:rPrChange>
              </w:rPr>
              <w:t>No</w:t>
            </w:r>
          </w:p>
        </w:tc>
        <w:tc>
          <w:tcPr>
            <w:tcW w:w="633" w:type="dxa"/>
            <w:vAlign w:val="center"/>
          </w:tcPr>
          <w:p w14:paraId="7141BFAE" w14:textId="52DC0973" w:rsidR="00E46965" w:rsidRPr="00BE3786" w:rsidRDefault="00E46965" w:rsidP="00BE3786">
            <w:pPr>
              <w:spacing w:beforeLines="50" w:before="156" w:afterLines="50" w:after="156"/>
              <w:rPr>
                <w:rFonts w:ascii="Arial" w:hAnsi="Arial" w:cs="Arial"/>
                <w:sz w:val="22"/>
                <w:rPrChange w:id="3983" w:author="Guo, Shicheng" w:date="2019-11-07T17:21:00Z">
                  <w:rPr>
                    <w:rFonts w:ascii="Times New Roman" w:hAnsi="Times New Roman" w:cs="Times New Roman"/>
                    <w:sz w:val="10"/>
                    <w:szCs w:val="10"/>
                  </w:rPr>
                </w:rPrChange>
              </w:rPr>
              <w:pPrChange w:id="3984" w:author="Guo, Shicheng" w:date="2019-11-07T17:21:00Z">
                <w:pPr>
                  <w:spacing w:beforeLines="50" w:before="156" w:afterLines="50" w:after="156" w:line="360" w:lineRule="auto"/>
                </w:pPr>
              </w:pPrChange>
            </w:pPr>
            <w:r w:rsidRPr="00BE3786">
              <w:rPr>
                <w:rFonts w:ascii="Arial" w:eastAsia="DengXian" w:hAnsi="Arial" w:cs="Arial"/>
                <w:sz w:val="22"/>
                <w:rPrChange w:id="3985" w:author="Guo, Shicheng" w:date="2019-11-07T17:21:00Z">
                  <w:rPr>
                    <w:rFonts w:ascii="DengXian" w:eastAsia="DengXian" w:hAnsi="DengXian" w:hint="eastAsia"/>
                    <w:sz w:val="10"/>
                    <w:szCs w:val="10"/>
                  </w:rPr>
                </w:rPrChange>
              </w:rPr>
              <w:t>No</w:t>
            </w:r>
          </w:p>
        </w:tc>
        <w:tc>
          <w:tcPr>
            <w:tcW w:w="946" w:type="dxa"/>
            <w:vAlign w:val="bottom"/>
          </w:tcPr>
          <w:p w14:paraId="02636B2E" w14:textId="5E636840" w:rsidR="00E46965" w:rsidRPr="00BE3786" w:rsidRDefault="00E46965" w:rsidP="00BE3786">
            <w:pPr>
              <w:spacing w:beforeLines="50" w:before="156" w:afterLines="50" w:after="156"/>
              <w:rPr>
                <w:rFonts w:ascii="Arial" w:hAnsi="Arial" w:cs="Arial"/>
                <w:sz w:val="22"/>
                <w:rPrChange w:id="3986" w:author="Guo, Shicheng" w:date="2019-11-07T17:21:00Z">
                  <w:rPr>
                    <w:rFonts w:ascii="Times New Roman" w:hAnsi="Times New Roman" w:cs="Times New Roman"/>
                    <w:sz w:val="10"/>
                    <w:szCs w:val="10"/>
                  </w:rPr>
                </w:rPrChange>
              </w:rPr>
              <w:pPrChange w:id="3987" w:author="Guo, Shicheng" w:date="2019-11-07T17:21:00Z">
                <w:pPr>
                  <w:spacing w:beforeLines="50" w:before="156" w:afterLines="50" w:after="156" w:line="360" w:lineRule="auto"/>
                </w:pPr>
              </w:pPrChange>
            </w:pPr>
            <w:r w:rsidRPr="00BE3786">
              <w:rPr>
                <w:rFonts w:ascii="Arial" w:eastAsia="DengXian" w:hAnsi="Arial" w:cs="Arial"/>
                <w:color w:val="000000"/>
                <w:sz w:val="22"/>
                <w:rPrChange w:id="3988" w:author="Guo, Shicheng" w:date="2019-11-07T17:21:00Z">
                  <w:rPr>
                    <w:rFonts w:ascii="DengXian" w:eastAsia="DengXian" w:hAnsi="DengXian" w:hint="eastAsia"/>
                    <w:color w:val="000000"/>
                    <w:sz w:val="10"/>
                    <w:szCs w:val="10"/>
                  </w:rPr>
                </w:rPrChange>
              </w:rPr>
              <w:t>Moderate</w:t>
            </w:r>
          </w:p>
        </w:tc>
        <w:tc>
          <w:tcPr>
            <w:tcW w:w="623" w:type="dxa"/>
            <w:vAlign w:val="bottom"/>
          </w:tcPr>
          <w:p w14:paraId="3B1365A7" w14:textId="26A35989" w:rsidR="00E46965" w:rsidRPr="00BE3786" w:rsidRDefault="00E46965" w:rsidP="00BE3786">
            <w:pPr>
              <w:spacing w:beforeLines="50" w:before="156" w:afterLines="50" w:after="156"/>
              <w:rPr>
                <w:rFonts w:ascii="Arial" w:hAnsi="Arial" w:cs="Arial"/>
                <w:sz w:val="22"/>
                <w:rPrChange w:id="3989" w:author="Guo, Shicheng" w:date="2019-11-07T17:21:00Z">
                  <w:rPr>
                    <w:rFonts w:ascii="Times New Roman" w:hAnsi="Times New Roman" w:cs="Times New Roman"/>
                    <w:sz w:val="10"/>
                    <w:szCs w:val="10"/>
                  </w:rPr>
                </w:rPrChange>
              </w:rPr>
              <w:pPrChange w:id="3990" w:author="Guo, Shicheng" w:date="2019-11-07T17:21:00Z">
                <w:pPr>
                  <w:spacing w:beforeLines="50" w:before="156" w:afterLines="50" w:after="156" w:line="360" w:lineRule="auto"/>
                </w:pPr>
              </w:pPrChange>
            </w:pPr>
            <w:r w:rsidRPr="00BE3786">
              <w:rPr>
                <w:rFonts w:ascii="Arial" w:eastAsia="DengXian" w:hAnsi="Arial" w:cs="Arial"/>
                <w:color w:val="000000"/>
                <w:sz w:val="22"/>
                <w:rPrChange w:id="3991" w:author="Guo, Shicheng" w:date="2019-11-07T17:21:00Z">
                  <w:rPr>
                    <w:rFonts w:ascii="DengXian" w:eastAsia="DengXian" w:hAnsi="DengXian" w:hint="eastAsia"/>
                    <w:color w:val="000000"/>
                    <w:sz w:val="10"/>
                    <w:szCs w:val="10"/>
                  </w:rPr>
                </w:rPrChange>
              </w:rPr>
              <w:t>T3N1M0</w:t>
            </w:r>
          </w:p>
        </w:tc>
        <w:tc>
          <w:tcPr>
            <w:tcW w:w="556" w:type="dxa"/>
            <w:vAlign w:val="center"/>
          </w:tcPr>
          <w:p w14:paraId="722F9C5F" w14:textId="63AEA107" w:rsidR="00E46965" w:rsidRPr="00BE3786" w:rsidRDefault="00E46965" w:rsidP="00BE3786">
            <w:pPr>
              <w:spacing w:beforeLines="50" w:before="156" w:afterLines="50" w:after="156"/>
              <w:rPr>
                <w:rFonts w:ascii="Arial" w:hAnsi="Arial" w:cs="Arial"/>
                <w:sz w:val="22"/>
                <w:rPrChange w:id="3992" w:author="Guo, Shicheng" w:date="2019-11-07T17:21:00Z">
                  <w:rPr>
                    <w:rFonts w:ascii="Times New Roman" w:hAnsi="Times New Roman" w:cs="Times New Roman"/>
                    <w:sz w:val="10"/>
                    <w:szCs w:val="10"/>
                  </w:rPr>
                </w:rPrChange>
              </w:rPr>
              <w:pPrChange w:id="3993" w:author="Guo, Shicheng" w:date="2019-11-07T17:21:00Z">
                <w:pPr>
                  <w:spacing w:beforeLines="50" w:before="156" w:afterLines="50" w:after="156" w:line="360" w:lineRule="auto"/>
                </w:pPr>
              </w:pPrChange>
            </w:pPr>
            <w:r w:rsidRPr="00BE3786">
              <w:rPr>
                <w:rFonts w:ascii="Arial" w:eastAsia="DengXian" w:hAnsi="Arial" w:cs="Arial"/>
                <w:sz w:val="22"/>
                <w:rPrChange w:id="3994" w:author="Guo, Shicheng" w:date="2019-11-07T17:21:00Z">
                  <w:rPr>
                    <w:rFonts w:ascii="DengXian" w:eastAsia="DengXian" w:hAnsi="DengXian" w:hint="eastAsia"/>
                    <w:sz w:val="10"/>
                    <w:szCs w:val="10"/>
                  </w:rPr>
                </w:rPrChange>
              </w:rPr>
              <w:t>IIB</w:t>
            </w:r>
          </w:p>
        </w:tc>
        <w:tc>
          <w:tcPr>
            <w:tcW w:w="573" w:type="dxa"/>
            <w:vAlign w:val="center"/>
          </w:tcPr>
          <w:p w14:paraId="278EDE27" w14:textId="3D647597" w:rsidR="00E46965" w:rsidRPr="00BE3786" w:rsidRDefault="00E46965" w:rsidP="00BE3786">
            <w:pPr>
              <w:spacing w:beforeLines="50" w:before="156" w:afterLines="50" w:after="156"/>
              <w:rPr>
                <w:rFonts w:ascii="Arial" w:hAnsi="Arial" w:cs="Arial"/>
                <w:sz w:val="22"/>
                <w:rPrChange w:id="3995" w:author="Guo, Shicheng" w:date="2019-11-07T17:21:00Z">
                  <w:rPr>
                    <w:rFonts w:ascii="Times New Roman" w:hAnsi="Times New Roman" w:cs="Times New Roman"/>
                    <w:sz w:val="10"/>
                    <w:szCs w:val="10"/>
                  </w:rPr>
                </w:rPrChange>
              </w:rPr>
              <w:pPrChange w:id="3996" w:author="Guo, Shicheng" w:date="2019-11-07T17:21:00Z">
                <w:pPr>
                  <w:spacing w:beforeLines="50" w:before="156" w:afterLines="50" w:after="156" w:line="360" w:lineRule="auto"/>
                </w:pPr>
              </w:pPrChange>
            </w:pPr>
            <w:r w:rsidRPr="00BE3786">
              <w:rPr>
                <w:rFonts w:ascii="Arial" w:eastAsia="DengXian" w:hAnsi="Arial" w:cs="Arial"/>
                <w:sz w:val="22"/>
                <w:rPrChange w:id="3997" w:author="Guo, Shicheng" w:date="2019-11-07T17:21:00Z">
                  <w:rPr>
                    <w:rFonts w:ascii="DengXian" w:eastAsia="DengXian" w:hAnsi="DengXian" w:hint="eastAsia"/>
                    <w:sz w:val="10"/>
                    <w:szCs w:val="10"/>
                  </w:rPr>
                </w:rPrChange>
              </w:rPr>
              <w:t>NA</w:t>
            </w:r>
          </w:p>
        </w:tc>
        <w:tc>
          <w:tcPr>
            <w:tcW w:w="573" w:type="dxa"/>
            <w:vAlign w:val="center"/>
          </w:tcPr>
          <w:p w14:paraId="2EED388A" w14:textId="51FFF8D9" w:rsidR="00E46965" w:rsidRPr="00BE3786" w:rsidRDefault="00E46965" w:rsidP="00BE3786">
            <w:pPr>
              <w:spacing w:beforeLines="50" w:before="156" w:afterLines="50" w:after="156"/>
              <w:rPr>
                <w:rFonts w:ascii="Arial" w:hAnsi="Arial" w:cs="Arial"/>
                <w:sz w:val="22"/>
                <w:rPrChange w:id="3998" w:author="Guo, Shicheng" w:date="2019-11-07T17:21:00Z">
                  <w:rPr>
                    <w:rFonts w:ascii="Times New Roman" w:hAnsi="Times New Roman" w:cs="Times New Roman"/>
                    <w:sz w:val="10"/>
                    <w:szCs w:val="10"/>
                  </w:rPr>
                </w:rPrChange>
              </w:rPr>
              <w:pPrChange w:id="3999" w:author="Guo, Shicheng" w:date="2019-11-07T17:21:00Z">
                <w:pPr>
                  <w:spacing w:beforeLines="50" w:before="156" w:afterLines="50" w:after="156" w:line="360" w:lineRule="auto"/>
                </w:pPr>
              </w:pPrChange>
            </w:pPr>
            <w:r w:rsidRPr="00BE3786">
              <w:rPr>
                <w:rFonts w:ascii="Arial" w:eastAsia="DengXian" w:hAnsi="Arial" w:cs="Arial"/>
                <w:sz w:val="22"/>
                <w:rPrChange w:id="4000" w:author="Guo, Shicheng" w:date="2019-11-07T17:21:00Z">
                  <w:rPr>
                    <w:rFonts w:ascii="DengXian" w:eastAsia="DengXian" w:hAnsi="DengXian" w:hint="eastAsia"/>
                    <w:sz w:val="10"/>
                    <w:szCs w:val="10"/>
                  </w:rPr>
                </w:rPrChange>
              </w:rPr>
              <w:t>NA</w:t>
            </w:r>
          </w:p>
        </w:tc>
      </w:tr>
      <w:tr w:rsidR="00AE51D4" w:rsidRPr="00BE3786" w14:paraId="63571039" w14:textId="77777777" w:rsidTr="00AE51D4">
        <w:tc>
          <w:tcPr>
            <w:tcW w:w="569" w:type="dxa"/>
            <w:vAlign w:val="center"/>
          </w:tcPr>
          <w:p w14:paraId="3020665E" w14:textId="63FA7240" w:rsidR="00E46965" w:rsidRPr="00BE3786" w:rsidRDefault="00E46965" w:rsidP="00BE3786">
            <w:pPr>
              <w:spacing w:beforeLines="50" w:before="156" w:afterLines="50" w:after="156"/>
              <w:rPr>
                <w:rFonts w:ascii="Arial" w:hAnsi="Arial" w:cs="Arial"/>
                <w:sz w:val="22"/>
                <w:rPrChange w:id="4001" w:author="Guo, Shicheng" w:date="2019-11-07T17:21:00Z">
                  <w:rPr>
                    <w:rFonts w:ascii="Times New Roman" w:hAnsi="Times New Roman" w:cs="Times New Roman"/>
                    <w:sz w:val="10"/>
                    <w:szCs w:val="10"/>
                  </w:rPr>
                </w:rPrChange>
              </w:rPr>
              <w:pPrChange w:id="4002" w:author="Guo, Shicheng" w:date="2019-11-07T17:21:00Z">
                <w:pPr>
                  <w:spacing w:beforeLines="50" w:before="156" w:afterLines="50" w:after="156" w:line="360" w:lineRule="auto"/>
                </w:pPr>
              </w:pPrChange>
            </w:pPr>
            <w:r w:rsidRPr="00BE3786">
              <w:rPr>
                <w:rFonts w:ascii="Arial" w:eastAsia="DengXian" w:hAnsi="Arial" w:cs="Arial"/>
                <w:sz w:val="22"/>
                <w:rPrChange w:id="4003" w:author="Guo, Shicheng" w:date="2019-11-07T17:21:00Z">
                  <w:rPr>
                    <w:rFonts w:ascii="DengXian" w:eastAsia="DengXian" w:hAnsi="DengXian" w:hint="eastAsia"/>
                    <w:sz w:val="10"/>
                    <w:szCs w:val="10"/>
                  </w:rPr>
                </w:rPrChange>
              </w:rPr>
              <w:t>P14</w:t>
            </w:r>
          </w:p>
        </w:tc>
        <w:tc>
          <w:tcPr>
            <w:tcW w:w="701" w:type="dxa"/>
            <w:vAlign w:val="center"/>
          </w:tcPr>
          <w:p w14:paraId="6603EE7A" w14:textId="19FDDDCA" w:rsidR="00E46965" w:rsidRPr="00BE3786" w:rsidRDefault="00E46965" w:rsidP="00BE3786">
            <w:pPr>
              <w:spacing w:beforeLines="50" w:before="156" w:afterLines="50" w:after="156"/>
              <w:rPr>
                <w:rFonts w:ascii="Arial" w:hAnsi="Arial" w:cs="Arial"/>
                <w:sz w:val="22"/>
                <w:rPrChange w:id="4004" w:author="Guo, Shicheng" w:date="2019-11-07T17:21:00Z">
                  <w:rPr>
                    <w:rFonts w:ascii="Times New Roman" w:hAnsi="Times New Roman" w:cs="Times New Roman"/>
                    <w:sz w:val="10"/>
                    <w:szCs w:val="10"/>
                  </w:rPr>
                </w:rPrChange>
              </w:rPr>
              <w:pPrChange w:id="4005" w:author="Guo, Shicheng" w:date="2019-11-07T17:21:00Z">
                <w:pPr>
                  <w:spacing w:beforeLines="50" w:before="156" w:afterLines="50" w:after="156" w:line="360" w:lineRule="auto"/>
                </w:pPr>
              </w:pPrChange>
            </w:pPr>
            <w:r w:rsidRPr="00BE3786">
              <w:rPr>
                <w:rFonts w:ascii="Arial" w:eastAsia="DengXian" w:hAnsi="Arial" w:cs="Arial"/>
                <w:sz w:val="22"/>
                <w:rPrChange w:id="4006" w:author="Guo, Shicheng" w:date="2019-11-07T17:21:00Z">
                  <w:rPr>
                    <w:rFonts w:ascii="DengXian" w:eastAsia="DengXian" w:hAnsi="DengXian" w:hint="eastAsia"/>
                    <w:sz w:val="10"/>
                    <w:szCs w:val="10"/>
                  </w:rPr>
                </w:rPrChange>
              </w:rPr>
              <w:t>63</w:t>
            </w:r>
          </w:p>
        </w:tc>
        <w:tc>
          <w:tcPr>
            <w:tcW w:w="581" w:type="dxa"/>
            <w:vAlign w:val="center"/>
          </w:tcPr>
          <w:p w14:paraId="3FE09F5A" w14:textId="3B324E5F" w:rsidR="00E46965" w:rsidRPr="00BE3786" w:rsidRDefault="00E46965" w:rsidP="00BE3786">
            <w:pPr>
              <w:spacing w:beforeLines="50" w:before="156" w:afterLines="50" w:after="156"/>
              <w:rPr>
                <w:rFonts w:ascii="Arial" w:hAnsi="Arial" w:cs="Arial"/>
                <w:sz w:val="22"/>
                <w:rPrChange w:id="4007" w:author="Guo, Shicheng" w:date="2019-11-07T17:21:00Z">
                  <w:rPr>
                    <w:rFonts w:ascii="Times New Roman" w:hAnsi="Times New Roman" w:cs="Times New Roman"/>
                    <w:sz w:val="10"/>
                    <w:szCs w:val="10"/>
                  </w:rPr>
                </w:rPrChange>
              </w:rPr>
              <w:pPrChange w:id="4008" w:author="Guo, Shicheng" w:date="2019-11-07T17:21:00Z">
                <w:pPr>
                  <w:spacing w:beforeLines="50" w:before="156" w:afterLines="50" w:after="156" w:line="360" w:lineRule="auto"/>
                </w:pPr>
              </w:pPrChange>
            </w:pPr>
            <w:r w:rsidRPr="00BE3786">
              <w:rPr>
                <w:rFonts w:ascii="Arial" w:eastAsia="DengXian" w:hAnsi="Arial" w:cs="Arial"/>
                <w:color w:val="000000"/>
                <w:sz w:val="22"/>
                <w:rPrChange w:id="4009" w:author="Guo, Shicheng" w:date="2019-11-07T17:21:00Z">
                  <w:rPr>
                    <w:rFonts w:ascii="DengXian" w:eastAsia="DengXian" w:hAnsi="DengXian" w:hint="eastAsia"/>
                    <w:color w:val="000000"/>
                    <w:sz w:val="10"/>
                    <w:szCs w:val="10"/>
                  </w:rPr>
                </w:rPrChange>
              </w:rPr>
              <w:t>M</w:t>
            </w:r>
          </w:p>
        </w:tc>
        <w:tc>
          <w:tcPr>
            <w:tcW w:w="1830" w:type="dxa"/>
            <w:vAlign w:val="center"/>
          </w:tcPr>
          <w:p w14:paraId="274E2227" w14:textId="13F57100" w:rsidR="00E46965" w:rsidRPr="00BE3786" w:rsidRDefault="00E46965" w:rsidP="00BE3786">
            <w:pPr>
              <w:spacing w:beforeLines="50" w:before="156" w:afterLines="50" w:after="156"/>
              <w:rPr>
                <w:rFonts w:ascii="Arial" w:hAnsi="Arial" w:cs="Arial"/>
                <w:sz w:val="22"/>
                <w:rPrChange w:id="4010" w:author="Guo, Shicheng" w:date="2019-11-07T17:21:00Z">
                  <w:rPr>
                    <w:rFonts w:ascii="Times New Roman" w:hAnsi="Times New Roman" w:cs="Times New Roman"/>
                    <w:sz w:val="10"/>
                    <w:szCs w:val="10"/>
                  </w:rPr>
                </w:rPrChange>
              </w:rPr>
              <w:pPrChange w:id="4011" w:author="Guo, Shicheng" w:date="2019-11-07T17:21:00Z">
                <w:pPr>
                  <w:spacing w:beforeLines="50" w:before="156" w:afterLines="50" w:after="156" w:line="360" w:lineRule="auto"/>
                </w:pPr>
              </w:pPrChange>
            </w:pPr>
            <w:r w:rsidRPr="00BE3786">
              <w:rPr>
                <w:rFonts w:ascii="Arial" w:eastAsia="DengXian" w:hAnsi="Arial" w:cs="Arial"/>
                <w:sz w:val="22"/>
                <w:rPrChange w:id="4012" w:author="Guo, Shicheng" w:date="2019-11-07T17:21:00Z">
                  <w:rPr>
                    <w:rFonts w:ascii="DengXian" w:eastAsia="DengXian" w:hAnsi="DengXian" w:hint="eastAsia"/>
                    <w:sz w:val="10"/>
                    <w:szCs w:val="10"/>
                  </w:rPr>
                </w:rPrChange>
              </w:rPr>
              <w:t>Hypertension (grade 2, high risk), type 2 diabetes</w:t>
            </w:r>
          </w:p>
        </w:tc>
        <w:tc>
          <w:tcPr>
            <w:tcW w:w="711" w:type="dxa"/>
            <w:vAlign w:val="center"/>
          </w:tcPr>
          <w:p w14:paraId="7B80FF91" w14:textId="0934ABAD" w:rsidR="00E46965" w:rsidRPr="00BE3786" w:rsidRDefault="00AE51D4" w:rsidP="00BE3786">
            <w:pPr>
              <w:spacing w:beforeLines="50" w:before="156" w:afterLines="50" w:after="156"/>
              <w:rPr>
                <w:rFonts w:ascii="Arial" w:hAnsi="Arial" w:cs="Arial"/>
                <w:sz w:val="22"/>
                <w:rPrChange w:id="4013" w:author="Guo, Shicheng" w:date="2019-11-07T17:21:00Z">
                  <w:rPr>
                    <w:rFonts w:ascii="Times New Roman" w:hAnsi="Times New Roman" w:cs="Times New Roman"/>
                    <w:sz w:val="10"/>
                    <w:szCs w:val="10"/>
                  </w:rPr>
                </w:rPrChange>
              </w:rPr>
              <w:pPrChange w:id="4014" w:author="Guo, Shicheng" w:date="2019-11-07T17:21:00Z">
                <w:pPr>
                  <w:spacing w:beforeLines="50" w:before="156" w:afterLines="50" w:after="156" w:line="360" w:lineRule="auto"/>
                </w:pPr>
              </w:pPrChange>
            </w:pPr>
            <w:r w:rsidRPr="00BE3786">
              <w:rPr>
                <w:rFonts w:ascii="Arial" w:eastAsia="DengXian" w:hAnsi="Arial" w:cs="Arial"/>
                <w:sz w:val="22"/>
                <w:rPrChange w:id="4015" w:author="Guo, Shicheng" w:date="2019-11-07T17:21:00Z">
                  <w:rPr>
                    <w:rFonts w:ascii="DengXian" w:eastAsia="DengXian" w:hAnsi="DengXian"/>
                    <w:sz w:val="10"/>
                    <w:szCs w:val="10"/>
                  </w:rPr>
                </w:rPrChange>
              </w:rPr>
              <w:t>Yes</w:t>
            </w:r>
          </w:p>
        </w:tc>
        <w:tc>
          <w:tcPr>
            <w:tcW w:w="633" w:type="dxa"/>
            <w:vAlign w:val="center"/>
          </w:tcPr>
          <w:p w14:paraId="1ED94FDE" w14:textId="00B8B6C3" w:rsidR="00E46965" w:rsidRPr="00BE3786" w:rsidRDefault="00E46965" w:rsidP="00BE3786">
            <w:pPr>
              <w:spacing w:beforeLines="50" w:before="156" w:afterLines="50" w:after="156"/>
              <w:rPr>
                <w:rFonts w:ascii="Arial" w:hAnsi="Arial" w:cs="Arial"/>
                <w:sz w:val="22"/>
                <w:rPrChange w:id="4016" w:author="Guo, Shicheng" w:date="2019-11-07T17:21:00Z">
                  <w:rPr>
                    <w:rFonts w:ascii="Times New Roman" w:hAnsi="Times New Roman" w:cs="Times New Roman"/>
                    <w:sz w:val="10"/>
                    <w:szCs w:val="10"/>
                  </w:rPr>
                </w:rPrChange>
              </w:rPr>
              <w:pPrChange w:id="4017" w:author="Guo, Shicheng" w:date="2019-11-07T17:21:00Z">
                <w:pPr>
                  <w:spacing w:beforeLines="50" w:before="156" w:afterLines="50" w:after="156" w:line="360" w:lineRule="auto"/>
                </w:pPr>
              </w:pPrChange>
            </w:pPr>
            <w:r w:rsidRPr="00BE3786">
              <w:rPr>
                <w:rFonts w:ascii="Arial" w:eastAsia="DengXian" w:hAnsi="Arial" w:cs="Arial"/>
                <w:sz w:val="22"/>
                <w:rPrChange w:id="4018" w:author="Guo, Shicheng" w:date="2019-11-07T17:21:00Z">
                  <w:rPr>
                    <w:rFonts w:ascii="DengXian" w:eastAsia="DengXian" w:hAnsi="DengXian" w:hint="eastAsia"/>
                    <w:sz w:val="10"/>
                    <w:szCs w:val="10"/>
                  </w:rPr>
                </w:rPrChange>
              </w:rPr>
              <w:t>No</w:t>
            </w:r>
          </w:p>
        </w:tc>
        <w:tc>
          <w:tcPr>
            <w:tcW w:w="946" w:type="dxa"/>
            <w:vAlign w:val="center"/>
          </w:tcPr>
          <w:p w14:paraId="11D9CA99" w14:textId="494815EE" w:rsidR="00E46965" w:rsidRPr="00BE3786" w:rsidRDefault="00E46965" w:rsidP="00BE3786">
            <w:pPr>
              <w:spacing w:beforeLines="50" w:before="156" w:afterLines="50" w:after="156"/>
              <w:rPr>
                <w:rFonts w:ascii="Arial" w:hAnsi="Arial" w:cs="Arial"/>
                <w:sz w:val="22"/>
                <w:rPrChange w:id="4019" w:author="Guo, Shicheng" w:date="2019-11-07T17:21:00Z">
                  <w:rPr>
                    <w:rFonts w:ascii="Times New Roman" w:hAnsi="Times New Roman" w:cs="Times New Roman"/>
                    <w:sz w:val="10"/>
                    <w:szCs w:val="10"/>
                  </w:rPr>
                </w:rPrChange>
              </w:rPr>
              <w:pPrChange w:id="4020" w:author="Guo, Shicheng" w:date="2019-11-07T17:21:00Z">
                <w:pPr>
                  <w:spacing w:beforeLines="50" w:before="156" w:afterLines="50" w:after="156" w:line="360" w:lineRule="auto"/>
                </w:pPr>
              </w:pPrChange>
            </w:pPr>
            <w:r w:rsidRPr="00BE3786">
              <w:rPr>
                <w:rFonts w:ascii="Arial" w:eastAsia="DengXian" w:hAnsi="Arial" w:cs="Arial"/>
                <w:sz w:val="22"/>
                <w:rPrChange w:id="4021" w:author="Guo, Shicheng" w:date="2019-11-07T17:21:00Z">
                  <w:rPr>
                    <w:rFonts w:ascii="DengXian" w:eastAsia="DengXian" w:hAnsi="DengXian" w:hint="eastAsia"/>
                    <w:sz w:val="10"/>
                    <w:szCs w:val="10"/>
                  </w:rPr>
                </w:rPrChange>
              </w:rPr>
              <w:t>Well</w:t>
            </w:r>
          </w:p>
        </w:tc>
        <w:tc>
          <w:tcPr>
            <w:tcW w:w="623" w:type="dxa"/>
            <w:vAlign w:val="bottom"/>
          </w:tcPr>
          <w:p w14:paraId="6B3E05FA" w14:textId="6D7E230D" w:rsidR="00E46965" w:rsidRPr="00BE3786" w:rsidRDefault="00E46965" w:rsidP="00BE3786">
            <w:pPr>
              <w:spacing w:beforeLines="50" w:before="156" w:afterLines="50" w:after="156"/>
              <w:rPr>
                <w:rFonts w:ascii="Arial" w:hAnsi="Arial" w:cs="Arial"/>
                <w:sz w:val="22"/>
                <w:rPrChange w:id="4022" w:author="Guo, Shicheng" w:date="2019-11-07T17:21:00Z">
                  <w:rPr>
                    <w:rFonts w:ascii="Times New Roman" w:hAnsi="Times New Roman" w:cs="Times New Roman"/>
                    <w:sz w:val="10"/>
                    <w:szCs w:val="10"/>
                  </w:rPr>
                </w:rPrChange>
              </w:rPr>
              <w:pPrChange w:id="4023" w:author="Guo, Shicheng" w:date="2019-11-07T17:21:00Z">
                <w:pPr>
                  <w:spacing w:beforeLines="50" w:before="156" w:afterLines="50" w:after="156" w:line="360" w:lineRule="auto"/>
                </w:pPr>
              </w:pPrChange>
            </w:pPr>
            <w:r w:rsidRPr="00BE3786">
              <w:rPr>
                <w:rFonts w:ascii="Arial" w:eastAsia="DengXian" w:hAnsi="Arial" w:cs="Arial"/>
                <w:color w:val="000000"/>
                <w:sz w:val="22"/>
                <w:rPrChange w:id="4024" w:author="Guo, Shicheng" w:date="2019-11-07T17:21:00Z">
                  <w:rPr>
                    <w:rFonts w:ascii="DengXian" w:eastAsia="DengXian" w:hAnsi="DengXian" w:hint="eastAsia"/>
                    <w:color w:val="000000"/>
                    <w:sz w:val="10"/>
                    <w:szCs w:val="10"/>
                  </w:rPr>
                </w:rPrChange>
              </w:rPr>
              <w:t>T3N0M0</w:t>
            </w:r>
          </w:p>
        </w:tc>
        <w:tc>
          <w:tcPr>
            <w:tcW w:w="556" w:type="dxa"/>
            <w:vAlign w:val="center"/>
          </w:tcPr>
          <w:p w14:paraId="45784314" w14:textId="1B139BFE" w:rsidR="00E46965" w:rsidRPr="00BE3786" w:rsidRDefault="00E46965" w:rsidP="00BE3786">
            <w:pPr>
              <w:spacing w:beforeLines="50" w:before="156" w:afterLines="50" w:after="156"/>
              <w:rPr>
                <w:rFonts w:ascii="Arial" w:hAnsi="Arial" w:cs="Arial"/>
                <w:sz w:val="22"/>
                <w:rPrChange w:id="4025" w:author="Guo, Shicheng" w:date="2019-11-07T17:21:00Z">
                  <w:rPr>
                    <w:rFonts w:ascii="Times New Roman" w:hAnsi="Times New Roman" w:cs="Times New Roman"/>
                    <w:sz w:val="10"/>
                    <w:szCs w:val="10"/>
                  </w:rPr>
                </w:rPrChange>
              </w:rPr>
              <w:pPrChange w:id="4026" w:author="Guo, Shicheng" w:date="2019-11-07T17:21:00Z">
                <w:pPr>
                  <w:spacing w:beforeLines="50" w:before="156" w:afterLines="50" w:after="156" w:line="360" w:lineRule="auto"/>
                </w:pPr>
              </w:pPrChange>
            </w:pPr>
            <w:r w:rsidRPr="00BE3786">
              <w:rPr>
                <w:rFonts w:ascii="Arial" w:eastAsia="DengXian" w:hAnsi="Arial" w:cs="Arial"/>
                <w:sz w:val="22"/>
                <w:rPrChange w:id="4027" w:author="Guo, Shicheng" w:date="2019-11-07T17:21:00Z">
                  <w:rPr>
                    <w:rFonts w:ascii="DengXian" w:eastAsia="DengXian" w:hAnsi="DengXian" w:hint="eastAsia"/>
                    <w:sz w:val="10"/>
                    <w:szCs w:val="10"/>
                  </w:rPr>
                </w:rPrChange>
              </w:rPr>
              <w:t>IIA</w:t>
            </w:r>
          </w:p>
        </w:tc>
        <w:tc>
          <w:tcPr>
            <w:tcW w:w="573" w:type="dxa"/>
            <w:vAlign w:val="center"/>
          </w:tcPr>
          <w:p w14:paraId="31B22877" w14:textId="5A5412E6" w:rsidR="00E46965" w:rsidRPr="00BE3786" w:rsidRDefault="00E46965" w:rsidP="00BE3786">
            <w:pPr>
              <w:spacing w:beforeLines="50" w:before="156" w:afterLines="50" w:after="156"/>
              <w:rPr>
                <w:rFonts w:ascii="Arial" w:hAnsi="Arial" w:cs="Arial"/>
                <w:sz w:val="22"/>
                <w:rPrChange w:id="4028" w:author="Guo, Shicheng" w:date="2019-11-07T17:21:00Z">
                  <w:rPr>
                    <w:rFonts w:ascii="Times New Roman" w:hAnsi="Times New Roman" w:cs="Times New Roman"/>
                    <w:sz w:val="10"/>
                    <w:szCs w:val="10"/>
                  </w:rPr>
                </w:rPrChange>
              </w:rPr>
              <w:pPrChange w:id="4029" w:author="Guo, Shicheng" w:date="2019-11-07T17:21:00Z">
                <w:pPr>
                  <w:spacing w:beforeLines="50" w:before="156" w:afterLines="50" w:after="156" w:line="360" w:lineRule="auto"/>
                </w:pPr>
              </w:pPrChange>
            </w:pPr>
            <w:r w:rsidRPr="00BE3786">
              <w:rPr>
                <w:rFonts w:ascii="Arial" w:eastAsia="DengXian" w:hAnsi="Arial" w:cs="Arial"/>
                <w:sz w:val="22"/>
                <w:rPrChange w:id="4030" w:author="Guo, Shicheng" w:date="2019-11-07T17:21:00Z">
                  <w:rPr>
                    <w:rFonts w:ascii="DengXian" w:eastAsia="DengXian" w:hAnsi="DengXian" w:hint="eastAsia"/>
                    <w:sz w:val="10"/>
                    <w:szCs w:val="10"/>
                  </w:rPr>
                </w:rPrChange>
              </w:rPr>
              <w:t>NA</w:t>
            </w:r>
          </w:p>
        </w:tc>
        <w:tc>
          <w:tcPr>
            <w:tcW w:w="573" w:type="dxa"/>
            <w:vAlign w:val="center"/>
          </w:tcPr>
          <w:p w14:paraId="1AC71AAD" w14:textId="6665E129" w:rsidR="00E46965" w:rsidRPr="00BE3786" w:rsidRDefault="00E46965" w:rsidP="00BE3786">
            <w:pPr>
              <w:spacing w:beforeLines="50" w:before="156" w:afterLines="50" w:after="156"/>
              <w:rPr>
                <w:rFonts w:ascii="Arial" w:hAnsi="Arial" w:cs="Arial"/>
                <w:sz w:val="22"/>
                <w:rPrChange w:id="4031" w:author="Guo, Shicheng" w:date="2019-11-07T17:21:00Z">
                  <w:rPr>
                    <w:rFonts w:ascii="Times New Roman" w:hAnsi="Times New Roman" w:cs="Times New Roman"/>
                    <w:sz w:val="10"/>
                    <w:szCs w:val="10"/>
                  </w:rPr>
                </w:rPrChange>
              </w:rPr>
              <w:pPrChange w:id="4032" w:author="Guo, Shicheng" w:date="2019-11-07T17:21:00Z">
                <w:pPr>
                  <w:spacing w:beforeLines="50" w:before="156" w:afterLines="50" w:after="156" w:line="360" w:lineRule="auto"/>
                </w:pPr>
              </w:pPrChange>
            </w:pPr>
            <w:r w:rsidRPr="00BE3786">
              <w:rPr>
                <w:rFonts w:ascii="Arial" w:eastAsia="DengXian" w:hAnsi="Arial" w:cs="Arial"/>
                <w:sz w:val="22"/>
                <w:rPrChange w:id="4033" w:author="Guo, Shicheng" w:date="2019-11-07T17:21:00Z">
                  <w:rPr>
                    <w:rFonts w:ascii="DengXian" w:eastAsia="DengXian" w:hAnsi="DengXian" w:hint="eastAsia"/>
                    <w:sz w:val="10"/>
                    <w:szCs w:val="10"/>
                  </w:rPr>
                </w:rPrChange>
              </w:rPr>
              <w:t>NA</w:t>
            </w:r>
          </w:p>
        </w:tc>
      </w:tr>
    </w:tbl>
    <w:p w14:paraId="44C5EBE2" w14:textId="77777777" w:rsidR="00C63463" w:rsidRPr="00BE3786" w:rsidRDefault="00C63463" w:rsidP="00BE3786">
      <w:pPr>
        <w:widowControl/>
        <w:rPr>
          <w:rFonts w:ascii="Arial" w:eastAsia="SimSun" w:hAnsi="Arial" w:cs="Arial"/>
          <w:b/>
          <w:sz w:val="22"/>
          <w:rPrChange w:id="4034" w:author="Guo, Shicheng" w:date="2019-11-07T17:21:00Z">
            <w:rPr>
              <w:rFonts w:ascii="Times New Roman" w:eastAsia="SimSun" w:hAnsi="Times New Roman" w:cs="Times New Roman"/>
              <w:b/>
              <w:sz w:val="24"/>
              <w:szCs w:val="24"/>
            </w:rPr>
          </w:rPrChange>
        </w:rPr>
        <w:pPrChange w:id="4035" w:author="Guo, Shicheng" w:date="2019-11-07T17:21:00Z">
          <w:pPr>
            <w:widowControl/>
          </w:pPr>
        </w:pPrChange>
      </w:pPr>
    </w:p>
    <w:p w14:paraId="77F70D46" w14:textId="77777777" w:rsidR="00C63463" w:rsidRPr="00BE3786" w:rsidRDefault="00C63463" w:rsidP="00BE3786">
      <w:pPr>
        <w:widowControl/>
        <w:rPr>
          <w:rFonts w:ascii="Arial" w:eastAsia="SimSun" w:hAnsi="Arial" w:cs="Arial"/>
          <w:b/>
          <w:sz w:val="22"/>
          <w:rPrChange w:id="4036" w:author="Guo, Shicheng" w:date="2019-11-07T17:21:00Z">
            <w:rPr>
              <w:rFonts w:ascii="Times New Roman" w:eastAsia="SimSun" w:hAnsi="Times New Roman" w:cs="Times New Roman"/>
              <w:b/>
              <w:sz w:val="24"/>
              <w:szCs w:val="24"/>
            </w:rPr>
          </w:rPrChange>
        </w:rPr>
        <w:pPrChange w:id="4037" w:author="Guo, Shicheng" w:date="2019-11-07T17:21:00Z">
          <w:pPr>
            <w:widowControl/>
          </w:pPr>
        </w:pPrChange>
      </w:pPr>
    </w:p>
    <w:p w14:paraId="5BC51DE7" w14:textId="51A5BE74" w:rsidR="00C63463" w:rsidRPr="00BE3786" w:rsidRDefault="00C63463" w:rsidP="00BE3786">
      <w:pPr>
        <w:rPr>
          <w:rFonts w:ascii="Arial" w:hAnsi="Arial" w:cs="Arial"/>
          <w:sz w:val="22"/>
          <w:rPrChange w:id="4038" w:author="Guo, Shicheng" w:date="2019-11-07T17:21:00Z">
            <w:rPr>
              <w:rFonts w:ascii="Times New Roman" w:hAnsi="Times New Roman" w:cs="Times New Roman"/>
            </w:rPr>
          </w:rPrChange>
        </w:rPr>
        <w:pPrChange w:id="4039" w:author="Guo, Shicheng" w:date="2019-11-07T17:21:00Z">
          <w:pPr/>
        </w:pPrChange>
      </w:pPr>
    </w:p>
    <w:sectPr w:rsidR="00C63463" w:rsidRPr="00BE3786" w:rsidSect="00870C74">
      <w:footerReference w:type="default" r:id="rId21"/>
      <w:pgSz w:w="11906" w:h="16838"/>
      <w:pgMar w:top="720" w:right="720" w:bottom="720" w:left="720" w:header="851" w:footer="992" w:gutter="0"/>
      <w:cols w:space="425"/>
      <w:docGrid w:type="lines" w:linePitch="312"/>
      <w:sectPrChange w:id="4040" w:author="Guo, Shicheng" w:date="2019-10-28T11:38:00Z">
        <w:sectPr w:rsidR="00C63463" w:rsidRPr="00BE3786" w:rsidSect="00870C74">
          <w:pgMar w:top="1440" w:right="1800" w:bottom="1440" w:left="1800" w:header="851" w:footer="992"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1B64E1" w14:textId="77777777" w:rsidR="0062752D" w:rsidRDefault="0062752D">
      <w:r>
        <w:separator/>
      </w:r>
    </w:p>
  </w:endnote>
  <w:endnote w:type="continuationSeparator" w:id="0">
    <w:p w14:paraId="7D5159D1" w14:textId="77777777" w:rsidR="0062752D" w:rsidRDefault="00627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ITCFranklinGothicStd-Book">
    <w:altName w:val="Times New Roman"/>
    <w:charset w:val="00"/>
    <w:family w:val="roman"/>
    <w:pitch w:val="default"/>
  </w:font>
  <w:font w:name="TradeGothicLTStd-Bd2">
    <w:altName w:val="Cambria"/>
    <w:panose1 w:val="00000000000000000000"/>
    <w:charset w:val="00"/>
    <w:family w:val="roman"/>
    <w:notTrueType/>
    <w:pitch w:val="default"/>
  </w:font>
  <w:font w:name="Symbol-Identity-H">
    <w:altName w:val="Symbol"/>
    <w:panose1 w:val="00000000000000000000"/>
    <w:charset w:val="00"/>
    <w:family w:val="roman"/>
    <w:notTrueType/>
    <w:pitch w:val="default"/>
  </w:font>
  <w:font w:name="MinionPro-Regular">
    <w:altName w:val="Times New Roman"/>
    <w:panose1 w:val="02040503050306020203"/>
    <w:charset w:val="00"/>
    <w:family w:val="roman"/>
    <w:notTrueType/>
    <w:pitch w:val="default"/>
  </w:font>
  <w:font w:name="TimesNewRoman">
    <w:altName w:val="Times New Roman"/>
    <w:panose1 w:val="00000000000000000000"/>
    <w:charset w:val="00"/>
    <w:family w:val="roman"/>
    <w:notTrueType/>
    <w:pitch w:val="default"/>
  </w:font>
  <w:font w:name="Times">
    <w:panose1 w:val="02020603060405020304"/>
    <w:charset w:val="00"/>
    <w:family w:val="roman"/>
    <w:pitch w:val="variable"/>
    <w:sig w:usb0="00000007" w:usb1="00000000" w:usb2="00000000" w:usb3="00000000" w:csb0="00000093"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9E36" w14:textId="77777777" w:rsidR="00712197" w:rsidRDefault="00712197">
    <w:pPr>
      <w:pStyle w:val="Footer"/>
    </w:pPr>
    <w:r>
      <w:rPr>
        <w:noProof/>
        <w:lang w:eastAsia="en-US"/>
      </w:rPr>
      <mc:AlternateContent>
        <mc:Choice Requires="wps">
          <w:drawing>
            <wp:anchor distT="0" distB="0" distL="114300" distR="114300" simplePos="0" relativeHeight="251658240" behindDoc="0" locked="0" layoutInCell="1" allowOverlap="1" wp14:anchorId="62EAAC0B" wp14:editId="5FD70773">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FC0220" w14:textId="78684CC6" w:rsidR="00712197" w:rsidRDefault="00712197">
                          <w:pPr>
                            <w:pStyle w:val="Footer"/>
                          </w:pPr>
                          <w:r>
                            <w:rPr>
                              <w:rFonts w:hint="eastAsia"/>
                            </w:rPr>
                            <w:fldChar w:fldCharType="begin"/>
                          </w:r>
                          <w:r>
                            <w:rPr>
                              <w:rFonts w:hint="eastAsia"/>
                            </w:rPr>
                            <w:instrText xml:space="preserve"> PAGE  \* MERGEFORMAT </w:instrText>
                          </w:r>
                          <w:r>
                            <w:rPr>
                              <w:rFonts w:hint="eastAsia"/>
                            </w:rPr>
                            <w:fldChar w:fldCharType="separate"/>
                          </w:r>
                          <w:r w:rsidR="00DF73A0">
                            <w:rPr>
                              <w:noProof/>
                            </w:rPr>
                            <w:t>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2EAAC0B" id="_x0000_t202" coordsize="21600,21600" o:spt="202" path="m,l,21600r21600,l21600,xe">
              <v:stroke joinstyle="miter"/>
              <v:path gradientshapeok="t" o:connecttype="rect"/>
            </v:shapetype>
            <v:shape id="文本框 5"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fXBYQIAAAoFAAAOAAAAZHJzL2Uyb0RvYy54bWysVE1uEzEU3iNxB8t7OmlRqy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95eTw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Fvd9cFhAgAACgUAAA4AAAAAAAAAAAAAAAAALgIAAGRycy9lMm9Eb2MueG1s&#10;UEsBAi0AFAAGAAgAAAAhAHGq0bnXAAAABQEAAA8AAAAAAAAAAAAAAAAAuwQAAGRycy9kb3ducmV2&#10;LnhtbFBLBQYAAAAABAAEAPMAAAC/BQAAAAA=&#10;" filled="f" stroked="f" strokeweight=".5pt">
              <v:textbox style="mso-fit-shape-to-text:t" inset="0,0,0,0">
                <w:txbxContent>
                  <w:p w14:paraId="30FC0220" w14:textId="78684CC6" w:rsidR="00712197" w:rsidRDefault="00712197">
                    <w:pPr>
                      <w:pStyle w:val="Footer"/>
                    </w:pPr>
                    <w:r>
                      <w:rPr>
                        <w:rFonts w:hint="eastAsia"/>
                      </w:rPr>
                      <w:fldChar w:fldCharType="begin"/>
                    </w:r>
                    <w:r>
                      <w:rPr>
                        <w:rFonts w:hint="eastAsia"/>
                      </w:rPr>
                      <w:instrText xml:space="preserve"> PAGE  \* MERGEFORMAT </w:instrText>
                    </w:r>
                    <w:r>
                      <w:rPr>
                        <w:rFonts w:hint="eastAsia"/>
                      </w:rPr>
                      <w:fldChar w:fldCharType="separate"/>
                    </w:r>
                    <w:r w:rsidR="00DF73A0">
                      <w:rPr>
                        <w:noProof/>
                      </w:rPr>
                      <w:t>6</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E56CE6" w14:textId="77777777" w:rsidR="0062752D" w:rsidRDefault="0062752D">
      <w:r>
        <w:separator/>
      </w:r>
    </w:p>
  </w:footnote>
  <w:footnote w:type="continuationSeparator" w:id="0">
    <w:p w14:paraId="5B8CD743" w14:textId="77777777" w:rsidR="0062752D" w:rsidRDefault="006275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A0D51"/>
    <w:multiLevelType w:val="hybridMultilevel"/>
    <w:tmpl w:val="9D72AE78"/>
    <w:lvl w:ilvl="0" w:tplc="78306E80">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240BC9"/>
    <w:multiLevelType w:val="multilevel"/>
    <w:tmpl w:val="A600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o, Shicheng">
    <w15:presenceInfo w15:providerId="AD" w15:userId="S-1-5-21-2000478354-1637723038-1606980848-2066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trackRevision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dv2vwtvgfzpd7exs9p5r95irapf2xespdtz&quot;&gt;食管癌文章&lt;record-ids&gt;&lt;item&gt;2831&lt;/item&gt;&lt;item&gt;2832&lt;/item&gt;&lt;item&gt;3224&lt;/item&gt;&lt;item&gt;3303&lt;/item&gt;&lt;item&gt;3304&lt;/item&gt;&lt;item&gt;3306&lt;/item&gt;&lt;item&gt;3307&lt;/item&gt;&lt;item&gt;3318&lt;/item&gt;&lt;item&gt;3320&lt;/item&gt;&lt;item&gt;3321&lt;/item&gt;&lt;item&gt;3324&lt;/item&gt;&lt;item&gt;3329&lt;/item&gt;&lt;item&gt;3358&lt;/item&gt;&lt;/record-ids&gt;&lt;/item&gt;&lt;/Libraries&gt;"/>
  </w:docVars>
  <w:rsids>
    <w:rsidRoot w:val="00B25490"/>
    <w:rsid w:val="0000716D"/>
    <w:rsid w:val="00011948"/>
    <w:rsid w:val="00022EFB"/>
    <w:rsid w:val="000453A1"/>
    <w:rsid w:val="000577DE"/>
    <w:rsid w:val="00061954"/>
    <w:rsid w:val="00063C40"/>
    <w:rsid w:val="000670AD"/>
    <w:rsid w:val="00082EA9"/>
    <w:rsid w:val="00085998"/>
    <w:rsid w:val="00087195"/>
    <w:rsid w:val="00090CCD"/>
    <w:rsid w:val="00094A6A"/>
    <w:rsid w:val="00094BDF"/>
    <w:rsid w:val="00095220"/>
    <w:rsid w:val="000C4904"/>
    <w:rsid w:val="000C76EB"/>
    <w:rsid w:val="000D0D60"/>
    <w:rsid w:val="000D101A"/>
    <w:rsid w:val="000D2F39"/>
    <w:rsid w:val="000E238F"/>
    <w:rsid w:val="000E3674"/>
    <w:rsid w:val="000F3089"/>
    <w:rsid w:val="000F660C"/>
    <w:rsid w:val="000F72D0"/>
    <w:rsid w:val="000F7979"/>
    <w:rsid w:val="0010063E"/>
    <w:rsid w:val="00104F5F"/>
    <w:rsid w:val="00110333"/>
    <w:rsid w:val="00113376"/>
    <w:rsid w:val="00115B2B"/>
    <w:rsid w:val="00117256"/>
    <w:rsid w:val="0012554C"/>
    <w:rsid w:val="001279E9"/>
    <w:rsid w:val="00144060"/>
    <w:rsid w:val="00150177"/>
    <w:rsid w:val="0015641D"/>
    <w:rsid w:val="00162612"/>
    <w:rsid w:val="00172E7B"/>
    <w:rsid w:val="001812AE"/>
    <w:rsid w:val="001900C1"/>
    <w:rsid w:val="00191BA7"/>
    <w:rsid w:val="001A358D"/>
    <w:rsid w:val="001A51A7"/>
    <w:rsid w:val="001A6EB9"/>
    <w:rsid w:val="001B0942"/>
    <w:rsid w:val="001B5EA0"/>
    <w:rsid w:val="001C70B6"/>
    <w:rsid w:val="001D4468"/>
    <w:rsid w:val="001D4681"/>
    <w:rsid w:val="001E3F7D"/>
    <w:rsid w:val="001F4CD8"/>
    <w:rsid w:val="00200640"/>
    <w:rsid w:val="00203BB0"/>
    <w:rsid w:val="00213C16"/>
    <w:rsid w:val="00214B04"/>
    <w:rsid w:val="00225A82"/>
    <w:rsid w:val="00225B08"/>
    <w:rsid w:val="002314A0"/>
    <w:rsid w:val="0023695D"/>
    <w:rsid w:val="00240D3F"/>
    <w:rsid w:val="00244E0A"/>
    <w:rsid w:val="0024552A"/>
    <w:rsid w:val="00251DEB"/>
    <w:rsid w:val="002528EB"/>
    <w:rsid w:val="00254E54"/>
    <w:rsid w:val="00264F17"/>
    <w:rsid w:val="00272D1B"/>
    <w:rsid w:val="00282E78"/>
    <w:rsid w:val="00290A1D"/>
    <w:rsid w:val="002942F1"/>
    <w:rsid w:val="002A214A"/>
    <w:rsid w:val="002B2830"/>
    <w:rsid w:val="002B37D9"/>
    <w:rsid w:val="002C4109"/>
    <w:rsid w:val="002D38C9"/>
    <w:rsid w:val="002D5943"/>
    <w:rsid w:val="002E176D"/>
    <w:rsid w:val="002E2C14"/>
    <w:rsid w:val="002E4BB3"/>
    <w:rsid w:val="002F49AD"/>
    <w:rsid w:val="002F4B45"/>
    <w:rsid w:val="003017B0"/>
    <w:rsid w:val="0030549D"/>
    <w:rsid w:val="00305DF6"/>
    <w:rsid w:val="0030788B"/>
    <w:rsid w:val="0031131E"/>
    <w:rsid w:val="00314D0D"/>
    <w:rsid w:val="003167AE"/>
    <w:rsid w:val="00325265"/>
    <w:rsid w:val="0032656E"/>
    <w:rsid w:val="0032783A"/>
    <w:rsid w:val="00331685"/>
    <w:rsid w:val="00333A88"/>
    <w:rsid w:val="003368A6"/>
    <w:rsid w:val="003402D2"/>
    <w:rsid w:val="00343507"/>
    <w:rsid w:val="003454DF"/>
    <w:rsid w:val="00346447"/>
    <w:rsid w:val="003469D4"/>
    <w:rsid w:val="003473EA"/>
    <w:rsid w:val="003646ED"/>
    <w:rsid w:val="003746B1"/>
    <w:rsid w:val="0037617C"/>
    <w:rsid w:val="00376A56"/>
    <w:rsid w:val="003849B5"/>
    <w:rsid w:val="00391515"/>
    <w:rsid w:val="003A19D1"/>
    <w:rsid w:val="003A340F"/>
    <w:rsid w:val="003A52F0"/>
    <w:rsid w:val="003A703E"/>
    <w:rsid w:val="003B7D5A"/>
    <w:rsid w:val="003C1450"/>
    <w:rsid w:val="003D392C"/>
    <w:rsid w:val="003E2C1F"/>
    <w:rsid w:val="00404BD1"/>
    <w:rsid w:val="004075FB"/>
    <w:rsid w:val="004209EE"/>
    <w:rsid w:val="00431ABE"/>
    <w:rsid w:val="004324C3"/>
    <w:rsid w:val="004346F0"/>
    <w:rsid w:val="00437E51"/>
    <w:rsid w:val="00444CE6"/>
    <w:rsid w:val="00451A8C"/>
    <w:rsid w:val="0045317F"/>
    <w:rsid w:val="00463175"/>
    <w:rsid w:val="00464089"/>
    <w:rsid w:val="00470B3D"/>
    <w:rsid w:val="00474F51"/>
    <w:rsid w:val="00475A2E"/>
    <w:rsid w:val="00490AC6"/>
    <w:rsid w:val="00490E1A"/>
    <w:rsid w:val="00492E47"/>
    <w:rsid w:val="0049440A"/>
    <w:rsid w:val="004A25DB"/>
    <w:rsid w:val="004A2E0B"/>
    <w:rsid w:val="004A5E74"/>
    <w:rsid w:val="004B0BA7"/>
    <w:rsid w:val="004C1CA0"/>
    <w:rsid w:val="004C20E8"/>
    <w:rsid w:val="004C4AF7"/>
    <w:rsid w:val="004D2D81"/>
    <w:rsid w:val="004D672A"/>
    <w:rsid w:val="004E7960"/>
    <w:rsid w:val="00511765"/>
    <w:rsid w:val="00512AE3"/>
    <w:rsid w:val="005136D5"/>
    <w:rsid w:val="00515365"/>
    <w:rsid w:val="00520C52"/>
    <w:rsid w:val="00526A82"/>
    <w:rsid w:val="00530104"/>
    <w:rsid w:val="005349B9"/>
    <w:rsid w:val="00535637"/>
    <w:rsid w:val="00537D92"/>
    <w:rsid w:val="005401D4"/>
    <w:rsid w:val="005457F7"/>
    <w:rsid w:val="0054728A"/>
    <w:rsid w:val="00551F09"/>
    <w:rsid w:val="005532CD"/>
    <w:rsid w:val="005558A9"/>
    <w:rsid w:val="00563C34"/>
    <w:rsid w:val="00574CD6"/>
    <w:rsid w:val="00577B23"/>
    <w:rsid w:val="005833B2"/>
    <w:rsid w:val="00584E0C"/>
    <w:rsid w:val="00587C29"/>
    <w:rsid w:val="00592F70"/>
    <w:rsid w:val="005A4941"/>
    <w:rsid w:val="005D4D93"/>
    <w:rsid w:val="005E3961"/>
    <w:rsid w:val="005E51C4"/>
    <w:rsid w:val="005E532F"/>
    <w:rsid w:val="005E7C88"/>
    <w:rsid w:val="0060290A"/>
    <w:rsid w:val="00606964"/>
    <w:rsid w:val="00607131"/>
    <w:rsid w:val="006120CC"/>
    <w:rsid w:val="00616347"/>
    <w:rsid w:val="00620C1D"/>
    <w:rsid w:val="00620DB3"/>
    <w:rsid w:val="00622BFD"/>
    <w:rsid w:val="00622CC5"/>
    <w:rsid w:val="0062752D"/>
    <w:rsid w:val="00635F12"/>
    <w:rsid w:val="00636DA8"/>
    <w:rsid w:val="00637D88"/>
    <w:rsid w:val="00642B26"/>
    <w:rsid w:val="00647A93"/>
    <w:rsid w:val="00663762"/>
    <w:rsid w:val="00670511"/>
    <w:rsid w:val="00676B2D"/>
    <w:rsid w:val="00680601"/>
    <w:rsid w:val="00690E75"/>
    <w:rsid w:val="00691588"/>
    <w:rsid w:val="00696637"/>
    <w:rsid w:val="006A597A"/>
    <w:rsid w:val="006A71A0"/>
    <w:rsid w:val="006A7439"/>
    <w:rsid w:val="006B192A"/>
    <w:rsid w:val="006B3465"/>
    <w:rsid w:val="006B34AB"/>
    <w:rsid w:val="006C05C8"/>
    <w:rsid w:val="006D050D"/>
    <w:rsid w:val="006D5C46"/>
    <w:rsid w:val="006E5B42"/>
    <w:rsid w:val="006F2F00"/>
    <w:rsid w:val="006F3549"/>
    <w:rsid w:val="007003CB"/>
    <w:rsid w:val="007039A4"/>
    <w:rsid w:val="0071127A"/>
    <w:rsid w:val="00712197"/>
    <w:rsid w:val="00730787"/>
    <w:rsid w:val="0073172A"/>
    <w:rsid w:val="007329D5"/>
    <w:rsid w:val="00733852"/>
    <w:rsid w:val="00734360"/>
    <w:rsid w:val="0073664A"/>
    <w:rsid w:val="0074232F"/>
    <w:rsid w:val="00743CC2"/>
    <w:rsid w:val="00750B37"/>
    <w:rsid w:val="0075415B"/>
    <w:rsid w:val="0075494D"/>
    <w:rsid w:val="007561D4"/>
    <w:rsid w:val="00757AD4"/>
    <w:rsid w:val="00763C5D"/>
    <w:rsid w:val="00766F85"/>
    <w:rsid w:val="007764C7"/>
    <w:rsid w:val="00786CD6"/>
    <w:rsid w:val="0079156B"/>
    <w:rsid w:val="007969E1"/>
    <w:rsid w:val="0079738E"/>
    <w:rsid w:val="007B2336"/>
    <w:rsid w:val="007B2649"/>
    <w:rsid w:val="007B7B09"/>
    <w:rsid w:val="007C1213"/>
    <w:rsid w:val="007C1EAB"/>
    <w:rsid w:val="007C3264"/>
    <w:rsid w:val="007C46AC"/>
    <w:rsid w:val="007D1261"/>
    <w:rsid w:val="007D320F"/>
    <w:rsid w:val="007D518E"/>
    <w:rsid w:val="007E40FF"/>
    <w:rsid w:val="007E5DE9"/>
    <w:rsid w:val="007F1DED"/>
    <w:rsid w:val="007F3CBD"/>
    <w:rsid w:val="007F446E"/>
    <w:rsid w:val="007F6885"/>
    <w:rsid w:val="007F6B62"/>
    <w:rsid w:val="008001B7"/>
    <w:rsid w:val="00813ACD"/>
    <w:rsid w:val="0082763D"/>
    <w:rsid w:val="00834669"/>
    <w:rsid w:val="008361D0"/>
    <w:rsid w:val="008425D1"/>
    <w:rsid w:val="00855C62"/>
    <w:rsid w:val="00857DD9"/>
    <w:rsid w:val="0086390C"/>
    <w:rsid w:val="008676FF"/>
    <w:rsid w:val="00867841"/>
    <w:rsid w:val="00870C74"/>
    <w:rsid w:val="008A0ADD"/>
    <w:rsid w:val="008A126F"/>
    <w:rsid w:val="008B0745"/>
    <w:rsid w:val="008C1F61"/>
    <w:rsid w:val="008C3646"/>
    <w:rsid w:val="008D73C1"/>
    <w:rsid w:val="008E03A6"/>
    <w:rsid w:val="008E03F3"/>
    <w:rsid w:val="008E20A2"/>
    <w:rsid w:val="008E65F7"/>
    <w:rsid w:val="008E6D13"/>
    <w:rsid w:val="008F1425"/>
    <w:rsid w:val="008F2951"/>
    <w:rsid w:val="008F31BA"/>
    <w:rsid w:val="008F6740"/>
    <w:rsid w:val="00912F7B"/>
    <w:rsid w:val="00914A6E"/>
    <w:rsid w:val="00917695"/>
    <w:rsid w:val="00920FB9"/>
    <w:rsid w:val="00933448"/>
    <w:rsid w:val="0093462C"/>
    <w:rsid w:val="00937C21"/>
    <w:rsid w:val="009601F9"/>
    <w:rsid w:val="00963EAC"/>
    <w:rsid w:val="00964C57"/>
    <w:rsid w:val="00967908"/>
    <w:rsid w:val="00970E29"/>
    <w:rsid w:val="00975BA0"/>
    <w:rsid w:val="00980D0F"/>
    <w:rsid w:val="00982BEE"/>
    <w:rsid w:val="00983F62"/>
    <w:rsid w:val="009855CE"/>
    <w:rsid w:val="009879A1"/>
    <w:rsid w:val="00995957"/>
    <w:rsid w:val="00996CAB"/>
    <w:rsid w:val="009B7D1E"/>
    <w:rsid w:val="009C2038"/>
    <w:rsid w:val="009C27BD"/>
    <w:rsid w:val="009C4505"/>
    <w:rsid w:val="009D638B"/>
    <w:rsid w:val="009E3EC1"/>
    <w:rsid w:val="009E77E6"/>
    <w:rsid w:val="009F42EB"/>
    <w:rsid w:val="009F7F34"/>
    <w:rsid w:val="00A014AF"/>
    <w:rsid w:val="00A0463C"/>
    <w:rsid w:val="00A04E14"/>
    <w:rsid w:val="00A06A33"/>
    <w:rsid w:val="00A20D8F"/>
    <w:rsid w:val="00A250C5"/>
    <w:rsid w:val="00A27398"/>
    <w:rsid w:val="00A31D51"/>
    <w:rsid w:val="00A3378E"/>
    <w:rsid w:val="00A34727"/>
    <w:rsid w:val="00A347D0"/>
    <w:rsid w:val="00A35D76"/>
    <w:rsid w:val="00A50F33"/>
    <w:rsid w:val="00A553E4"/>
    <w:rsid w:val="00A57693"/>
    <w:rsid w:val="00A57BC7"/>
    <w:rsid w:val="00A60753"/>
    <w:rsid w:val="00A72AE0"/>
    <w:rsid w:val="00A7423C"/>
    <w:rsid w:val="00A80B19"/>
    <w:rsid w:val="00A82281"/>
    <w:rsid w:val="00A82FC0"/>
    <w:rsid w:val="00A87828"/>
    <w:rsid w:val="00A95B74"/>
    <w:rsid w:val="00AA1A4F"/>
    <w:rsid w:val="00AB6494"/>
    <w:rsid w:val="00AC0489"/>
    <w:rsid w:val="00AC2155"/>
    <w:rsid w:val="00AC6660"/>
    <w:rsid w:val="00AD1008"/>
    <w:rsid w:val="00AD2047"/>
    <w:rsid w:val="00AD49B7"/>
    <w:rsid w:val="00AD5809"/>
    <w:rsid w:val="00AE51D4"/>
    <w:rsid w:val="00AF5E34"/>
    <w:rsid w:val="00AF7A62"/>
    <w:rsid w:val="00B101DA"/>
    <w:rsid w:val="00B15C13"/>
    <w:rsid w:val="00B23B1F"/>
    <w:rsid w:val="00B25490"/>
    <w:rsid w:val="00B25DC3"/>
    <w:rsid w:val="00B35D4D"/>
    <w:rsid w:val="00B3670F"/>
    <w:rsid w:val="00B437E5"/>
    <w:rsid w:val="00B47D0E"/>
    <w:rsid w:val="00B60DDD"/>
    <w:rsid w:val="00B660D3"/>
    <w:rsid w:val="00B67C58"/>
    <w:rsid w:val="00B67DDB"/>
    <w:rsid w:val="00B70276"/>
    <w:rsid w:val="00B81C88"/>
    <w:rsid w:val="00B924BB"/>
    <w:rsid w:val="00B9697D"/>
    <w:rsid w:val="00B96B90"/>
    <w:rsid w:val="00BB0F41"/>
    <w:rsid w:val="00BB172B"/>
    <w:rsid w:val="00BC384A"/>
    <w:rsid w:val="00BC5BF9"/>
    <w:rsid w:val="00BC5CDB"/>
    <w:rsid w:val="00BC61D8"/>
    <w:rsid w:val="00BC6226"/>
    <w:rsid w:val="00BD0DD1"/>
    <w:rsid w:val="00BD11F3"/>
    <w:rsid w:val="00BD35BC"/>
    <w:rsid w:val="00BD5B9F"/>
    <w:rsid w:val="00BD75D5"/>
    <w:rsid w:val="00BD7B23"/>
    <w:rsid w:val="00BE1FCF"/>
    <w:rsid w:val="00BE3786"/>
    <w:rsid w:val="00BE5A1F"/>
    <w:rsid w:val="00BF2973"/>
    <w:rsid w:val="00BF596A"/>
    <w:rsid w:val="00C03928"/>
    <w:rsid w:val="00C03E9B"/>
    <w:rsid w:val="00C060C9"/>
    <w:rsid w:val="00C101BE"/>
    <w:rsid w:val="00C2349D"/>
    <w:rsid w:val="00C30F64"/>
    <w:rsid w:val="00C37F60"/>
    <w:rsid w:val="00C46BC4"/>
    <w:rsid w:val="00C56B62"/>
    <w:rsid w:val="00C56C48"/>
    <w:rsid w:val="00C571F9"/>
    <w:rsid w:val="00C605AB"/>
    <w:rsid w:val="00C63463"/>
    <w:rsid w:val="00C63972"/>
    <w:rsid w:val="00C74F1E"/>
    <w:rsid w:val="00C80F45"/>
    <w:rsid w:val="00C84203"/>
    <w:rsid w:val="00C9229D"/>
    <w:rsid w:val="00C93726"/>
    <w:rsid w:val="00C96F28"/>
    <w:rsid w:val="00C9710D"/>
    <w:rsid w:val="00CA5679"/>
    <w:rsid w:val="00CB3D24"/>
    <w:rsid w:val="00CC7AE5"/>
    <w:rsid w:val="00CD0A42"/>
    <w:rsid w:val="00CD5669"/>
    <w:rsid w:val="00CD5D24"/>
    <w:rsid w:val="00CD71F8"/>
    <w:rsid w:val="00CD77FF"/>
    <w:rsid w:val="00CD7CCF"/>
    <w:rsid w:val="00CF3DB4"/>
    <w:rsid w:val="00CF7E28"/>
    <w:rsid w:val="00D00B83"/>
    <w:rsid w:val="00D00F6E"/>
    <w:rsid w:val="00D036DD"/>
    <w:rsid w:val="00D0597E"/>
    <w:rsid w:val="00D07C33"/>
    <w:rsid w:val="00D1084A"/>
    <w:rsid w:val="00D12E87"/>
    <w:rsid w:val="00D17BE2"/>
    <w:rsid w:val="00D20B6A"/>
    <w:rsid w:val="00D2189A"/>
    <w:rsid w:val="00D25316"/>
    <w:rsid w:val="00D57839"/>
    <w:rsid w:val="00D63D82"/>
    <w:rsid w:val="00D67013"/>
    <w:rsid w:val="00D81B7E"/>
    <w:rsid w:val="00D81BAB"/>
    <w:rsid w:val="00D879B0"/>
    <w:rsid w:val="00D956D5"/>
    <w:rsid w:val="00D95F74"/>
    <w:rsid w:val="00DC30B8"/>
    <w:rsid w:val="00DC33FB"/>
    <w:rsid w:val="00DC6AFD"/>
    <w:rsid w:val="00DF4189"/>
    <w:rsid w:val="00DF4EC3"/>
    <w:rsid w:val="00DF73A0"/>
    <w:rsid w:val="00E00AC4"/>
    <w:rsid w:val="00E133B4"/>
    <w:rsid w:val="00E13986"/>
    <w:rsid w:val="00E13C63"/>
    <w:rsid w:val="00E15933"/>
    <w:rsid w:val="00E172F2"/>
    <w:rsid w:val="00E4535B"/>
    <w:rsid w:val="00E46965"/>
    <w:rsid w:val="00E50B4A"/>
    <w:rsid w:val="00E55810"/>
    <w:rsid w:val="00E70C89"/>
    <w:rsid w:val="00E72CF5"/>
    <w:rsid w:val="00E73E92"/>
    <w:rsid w:val="00E81B98"/>
    <w:rsid w:val="00E90C2A"/>
    <w:rsid w:val="00E9144B"/>
    <w:rsid w:val="00E96369"/>
    <w:rsid w:val="00E9678E"/>
    <w:rsid w:val="00EA1669"/>
    <w:rsid w:val="00EA3484"/>
    <w:rsid w:val="00EA50DF"/>
    <w:rsid w:val="00EA7A51"/>
    <w:rsid w:val="00ED1659"/>
    <w:rsid w:val="00ED36BE"/>
    <w:rsid w:val="00ED42C3"/>
    <w:rsid w:val="00ED6C7C"/>
    <w:rsid w:val="00EE0E06"/>
    <w:rsid w:val="00EE5757"/>
    <w:rsid w:val="00EE6577"/>
    <w:rsid w:val="00EF145A"/>
    <w:rsid w:val="00EF1A88"/>
    <w:rsid w:val="00EF5198"/>
    <w:rsid w:val="00F02B21"/>
    <w:rsid w:val="00F11768"/>
    <w:rsid w:val="00F14433"/>
    <w:rsid w:val="00F2411E"/>
    <w:rsid w:val="00F300FB"/>
    <w:rsid w:val="00F330B9"/>
    <w:rsid w:val="00F36ED6"/>
    <w:rsid w:val="00F467A1"/>
    <w:rsid w:val="00F47AD0"/>
    <w:rsid w:val="00F64EEB"/>
    <w:rsid w:val="00F86CB1"/>
    <w:rsid w:val="00F93503"/>
    <w:rsid w:val="00F95AE1"/>
    <w:rsid w:val="00F9636E"/>
    <w:rsid w:val="00FA0B47"/>
    <w:rsid w:val="00FA4C50"/>
    <w:rsid w:val="00FA4C77"/>
    <w:rsid w:val="00FA5818"/>
    <w:rsid w:val="00FB09D7"/>
    <w:rsid w:val="00FB1EDF"/>
    <w:rsid w:val="00FB6529"/>
    <w:rsid w:val="00FD1327"/>
    <w:rsid w:val="00FD2E59"/>
    <w:rsid w:val="00FE1CA8"/>
    <w:rsid w:val="00FE3AAC"/>
    <w:rsid w:val="00FE6136"/>
    <w:rsid w:val="00FF61D0"/>
    <w:rsid w:val="02382AD0"/>
    <w:rsid w:val="02F83BBD"/>
    <w:rsid w:val="045E3E7D"/>
    <w:rsid w:val="06800CE3"/>
    <w:rsid w:val="088530A4"/>
    <w:rsid w:val="0A801C0A"/>
    <w:rsid w:val="0C740BEB"/>
    <w:rsid w:val="10D758A4"/>
    <w:rsid w:val="14A25727"/>
    <w:rsid w:val="17D71BEE"/>
    <w:rsid w:val="195615BA"/>
    <w:rsid w:val="1A7044EF"/>
    <w:rsid w:val="1C2467B9"/>
    <w:rsid w:val="1C4C1D8A"/>
    <w:rsid w:val="1DF96155"/>
    <w:rsid w:val="24FF0C99"/>
    <w:rsid w:val="27376C95"/>
    <w:rsid w:val="2C29140B"/>
    <w:rsid w:val="2DF60AF3"/>
    <w:rsid w:val="339B42BC"/>
    <w:rsid w:val="34684B53"/>
    <w:rsid w:val="3594551C"/>
    <w:rsid w:val="40546FF2"/>
    <w:rsid w:val="43233879"/>
    <w:rsid w:val="46437DFB"/>
    <w:rsid w:val="4AF82DAC"/>
    <w:rsid w:val="4DA14E5C"/>
    <w:rsid w:val="4E4E72C4"/>
    <w:rsid w:val="4E8A1406"/>
    <w:rsid w:val="4FB66C10"/>
    <w:rsid w:val="55DE6920"/>
    <w:rsid w:val="5A2732DF"/>
    <w:rsid w:val="5BB928AF"/>
    <w:rsid w:val="6352074B"/>
    <w:rsid w:val="684A393B"/>
    <w:rsid w:val="6A62693A"/>
    <w:rsid w:val="6AA8015B"/>
    <w:rsid w:val="6B785BC8"/>
    <w:rsid w:val="6D9B69DE"/>
    <w:rsid w:val="7514749E"/>
    <w:rsid w:val="761E5752"/>
    <w:rsid w:val="79381BD6"/>
    <w:rsid w:val="79E86525"/>
    <w:rsid w:val="7CED2A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69A67B"/>
  <w15:docId w15:val="{B386B291-577A-4190-8AE4-3119516E5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0FB9"/>
    <w:pPr>
      <w:widowControl w:val="0"/>
      <w:jc w:val="both"/>
    </w:pPr>
    <w:rPr>
      <w:rFonts w:asciiTheme="minorHAnsi" w:eastAsiaTheme="minorEastAsia" w:hAnsiTheme="minorHAnsi" w:cstheme="minorBidi"/>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qFormat/>
    <w:pPr>
      <w:jc w:val="left"/>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HTMLPreformatted">
    <w:name w:val="HTML Preformatted"/>
    <w:basedOn w:val="Normal"/>
    <w:link w:val="HTMLPreformattedChar"/>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Times New Roman" w:hint="eastAsia"/>
      <w:kern w:val="0"/>
      <w:sz w:val="24"/>
      <w:szCs w:val="24"/>
    </w:rPr>
  </w:style>
  <w:style w:type="paragraph" w:styleId="NormalWeb">
    <w:name w:val="Normal (Web)"/>
    <w:basedOn w:val="Normal"/>
    <w:uiPriority w:val="99"/>
    <w:semiHidden/>
    <w:unhideWhenUsed/>
    <w:qFormat/>
    <w:rPr>
      <w:sz w:val="24"/>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sz w:val="32"/>
      <w:szCs w:val="3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qFormat/>
    <w:rPr>
      <w:sz w:val="22"/>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21"/>
      <w:szCs w:val="21"/>
    </w:rPr>
  </w:style>
  <w:style w:type="paragraph" w:customStyle="1" w:styleId="EndNoteBibliographyTitle">
    <w:name w:val="EndNote Bibliography Title"/>
    <w:basedOn w:val="Normal"/>
    <w:link w:val="EndNoteBibliographyTitle0"/>
    <w:qFormat/>
    <w:pPr>
      <w:jc w:val="center"/>
    </w:pPr>
    <w:rPr>
      <w:rFonts w:ascii="DengXian" w:eastAsia="DengXian" w:hAnsi="DengXian"/>
      <w:sz w:val="20"/>
    </w:rPr>
  </w:style>
  <w:style w:type="character" w:customStyle="1" w:styleId="EndNoteBibliographyTitle0">
    <w:name w:val="EndNote Bibliography Title 字符"/>
    <w:basedOn w:val="DefaultParagraphFont"/>
    <w:link w:val="EndNoteBibliographyTitle"/>
    <w:qFormat/>
    <w:rPr>
      <w:rFonts w:ascii="DengXian" w:eastAsia="DengXian" w:hAnsi="DengXian" w:cstheme="minorBidi"/>
      <w:kern w:val="2"/>
      <w:szCs w:val="22"/>
    </w:rPr>
  </w:style>
  <w:style w:type="paragraph" w:customStyle="1" w:styleId="EndNoteBibliography">
    <w:name w:val="EndNote Bibliography"/>
    <w:basedOn w:val="Normal"/>
    <w:link w:val="EndNoteBibliography0"/>
    <w:qFormat/>
    <w:rPr>
      <w:rFonts w:ascii="DengXian" w:eastAsia="DengXian" w:hAnsi="DengXian"/>
      <w:sz w:val="20"/>
    </w:rPr>
  </w:style>
  <w:style w:type="character" w:customStyle="1" w:styleId="EndNoteBibliography0">
    <w:name w:val="EndNote Bibliography 字符"/>
    <w:basedOn w:val="DefaultParagraphFont"/>
    <w:link w:val="EndNoteBibliography"/>
    <w:qFormat/>
    <w:rPr>
      <w:rFonts w:ascii="DengXian" w:eastAsia="DengXian" w:hAnsi="DengXian" w:cstheme="minorBidi"/>
      <w:kern w:val="2"/>
      <w:szCs w:val="22"/>
    </w:rPr>
  </w:style>
  <w:style w:type="character" w:customStyle="1" w:styleId="1">
    <w:name w:val="未处理的提及1"/>
    <w:basedOn w:val="DefaultParagraphFont"/>
    <w:uiPriority w:val="99"/>
    <w:semiHidden/>
    <w:unhideWhenUsed/>
    <w:qFormat/>
    <w:rPr>
      <w:color w:val="605E5C"/>
      <w:shd w:val="clear" w:color="auto" w:fill="E1DFDD"/>
    </w:rPr>
  </w:style>
  <w:style w:type="character" w:customStyle="1" w:styleId="fontstyle01">
    <w:name w:val="fontstyle01"/>
    <w:basedOn w:val="DefaultParagraphFont"/>
    <w:qFormat/>
    <w:rPr>
      <w:rFonts w:ascii="ITCFranklinGothicStd-Book" w:hAnsi="ITCFranklinGothicStd-Book" w:hint="default"/>
      <w:color w:val="231F20"/>
      <w:sz w:val="18"/>
      <w:szCs w:val="18"/>
    </w:rPr>
  </w:style>
  <w:style w:type="character" w:customStyle="1" w:styleId="EndNoteBibliographyChar">
    <w:name w:val="EndNote Bibliography Char"/>
    <w:basedOn w:val="DefaultParagraphFont"/>
    <w:qFormat/>
    <w:rPr>
      <w:rFonts w:ascii="Calibri" w:hAnsi="Calibri"/>
      <w:sz w:val="20"/>
    </w:rPr>
  </w:style>
  <w:style w:type="character" w:customStyle="1" w:styleId="display">
    <w:name w:val="display"/>
    <w:basedOn w:val="DefaultParagraphFont"/>
    <w:qFormat/>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HTMLPreformattedChar">
    <w:name w:val="HTML Preformatted Char"/>
    <w:basedOn w:val="DefaultParagraphFont"/>
    <w:link w:val="HTMLPreformatted"/>
    <w:qFormat/>
    <w:rPr>
      <w:rFonts w:ascii="SimSun" w:eastAsia="SimSun" w:hAnsi="SimSun" w:cs="Times New Roman"/>
      <w:kern w:val="0"/>
      <w:sz w:val="24"/>
      <w:szCs w:val="24"/>
    </w:rPr>
  </w:style>
  <w:style w:type="character" w:customStyle="1" w:styleId="BalloonTextChar">
    <w:name w:val="Balloon Text Char"/>
    <w:basedOn w:val="DefaultParagraphFont"/>
    <w:link w:val="BalloonText"/>
    <w:uiPriority w:val="99"/>
    <w:semiHidden/>
    <w:qFormat/>
    <w:rPr>
      <w:sz w:val="18"/>
      <w:szCs w:val="18"/>
    </w:rPr>
  </w:style>
  <w:style w:type="character" w:customStyle="1" w:styleId="TitleChar">
    <w:name w:val="Title Char"/>
    <w:basedOn w:val="DefaultParagraphFont"/>
    <w:link w:val="Title"/>
    <w:uiPriority w:val="10"/>
    <w:qFormat/>
    <w:rPr>
      <w:rFonts w:asciiTheme="majorHAnsi" w:eastAsiaTheme="majorEastAsia" w:hAnsiTheme="majorHAnsi" w:cstheme="majorBidi"/>
      <w:b/>
      <w:bCs/>
      <w:sz w:val="32"/>
      <w:szCs w:val="32"/>
    </w:rPr>
  </w:style>
  <w:style w:type="character" w:customStyle="1" w:styleId="CommentTextChar">
    <w:name w:val="Comment Text Char"/>
    <w:basedOn w:val="DefaultParagraphFont"/>
    <w:link w:val="CommentText"/>
    <w:uiPriority w:val="99"/>
    <w:semiHidden/>
    <w:qFormat/>
  </w:style>
  <w:style w:type="character" w:customStyle="1" w:styleId="CommentSubjectChar">
    <w:name w:val="Comment Subject Char"/>
    <w:basedOn w:val="CommentTextChar"/>
    <w:link w:val="CommentSubject"/>
    <w:uiPriority w:val="99"/>
    <w:semiHidden/>
    <w:qFormat/>
    <w:rPr>
      <w:b/>
      <w:bCs/>
    </w:rPr>
  </w:style>
  <w:style w:type="character" w:customStyle="1" w:styleId="2">
    <w:name w:val="未处理的提及2"/>
    <w:basedOn w:val="DefaultParagraphFont"/>
    <w:uiPriority w:val="99"/>
    <w:semiHidden/>
    <w:unhideWhenUsed/>
    <w:qFormat/>
    <w:rPr>
      <w:color w:val="605E5C"/>
      <w:shd w:val="clear" w:color="auto" w:fill="E1DFDD"/>
    </w:rPr>
  </w:style>
  <w:style w:type="character" w:customStyle="1" w:styleId="UnresolvedMention">
    <w:name w:val="Unresolved Mention"/>
    <w:basedOn w:val="DefaultParagraphFont"/>
    <w:uiPriority w:val="99"/>
    <w:semiHidden/>
    <w:unhideWhenUsed/>
    <w:rsid w:val="00437E51"/>
    <w:rPr>
      <w:color w:val="605E5C"/>
      <w:shd w:val="clear" w:color="auto" w:fill="E1DFDD"/>
    </w:rPr>
  </w:style>
  <w:style w:type="character" w:styleId="Emphasis">
    <w:name w:val="Emphasis"/>
    <w:basedOn w:val="DefaultParagraphFont"/>
    <w:uiPriority w:val="20"/>
    <w:qFormat/>
    <w:rsid w:val="004A25DB"/>
    <w:rPr>
      <w:i/>
      <w:iCs/>
    </w:rPr>
  </w:style>
  <w:style w:type="character" w:customStyle="1" w:styleId="apple-converted-space">
    <w:name w:val="apple-converted-space"/>
    <w:basedOn w:val="DefaultParagraphFont"/>
    <w:rsid w:val="00635F12"/>
  </w:style>
  <w:style w:type="character" w:customStyle="1" w:styleId="fontstyle11">
    <w:name w:val="fontstyle11"/>
    <w:basedOn w:val="DefaultParagraphFont"/>
    <w:rsid w:val="00FF61D0"/>
    <w:rPr>
      <w:rFonts w:ascii="TradeGothicLTStd-Bd2" w:hAnsi="TradeGothicLTStd-Bd2" w:hint="default"/>
      <w:b/>
      <w:bCs/>
      <w:i w:val="0"/>
      <w:iCs w:val="0"/>
      <w:color w:val="242021"/>
      <w:sz w:val="16"/>
      <w:szCs w:val="16"/>
    </w:rPr>
  </w:style>
  <w:style w:type="character" w:customStyle="1" w:styleId="fontstyle31">
    <w:name w:val="fontstyle31"/>
    <w:basedOn w:val="DefaultParagraphFont"/>
    <w:rsid w:val="00FF61D0"/>
    <w:rPr>
      <w:rFonts w:ascii="Symbol-Identity-H" w:hAnsi="Symbol-Identity-H" w:hint="default"/>
      <w:b w:val="0"/>
      <w:bCs w:val="0"/>
      <w:i w:val="0"/>
      <w:iCs w:val="0"/>
      <w:color w:val="242021"/>
      <w:sz w:val="16"/>
      <w:szCs w:val="16"/>
    </w:rPr>
  </w:style>
  <w:style w:type="character" w:customStyle="1" w:styleId="tran">
    <w:name w:val="tran"/>
    <w:basedOn w:val="DefaultParagraphFont"/>
    <w:rsid w:val="008B0745"/>
  </w:style>
  <w:style w:type="paragraph" w:customStyle="1" w:styleId="src">
    <w:name w:val="src"/>
    <w:basedOn w:val="Normal"/>
    <w:rsid w:val="0086390C"/>
    <w:pPr>
      <w:widowControl/>
      <w:spacing w:before="100" w:beforeAutospacing="1" w:after="100" w:afterAutospacing="1"/>
      <w:jc w:val="left"/>
    </w:pPr>
    <w:rPr>
      <w:rFonts w:ascii="SimSun" w:eastAsia="SimSun" w:hAnsi="SimSun" w:cs="SimSun"/>
      <w:kern w:val="0"/>
      <w:sz w:val="24"/>
      <w:szCs w:val="24"/>
    </w:rPr>
  </w:style>
  <w:style w:type="character" w:customStyle="1" w:styleId="fontstyle21">
    <w:name w:val="fontstyle21"/>
    <w:basedOn w:val="DefaultParagraphFont"/>
    <w:rsid w:val="009601F9"/>
    <w:rPr>
      <w:rFonts w:ascii="MinionPro-Regular" w:hAnsi="MinionPro-Regular" w:hint="default"/>
      <w:b w:val="0"/>
      <w:bCs w:val="0"/>
      <w:i w:val="0"/>
      <w:iCs w:val="0"/>
      <w:color w:val="242021"/>
      <w:sz w:val="16"/>
      <w:szCs w:val="16"/>
    </w:rPr>
  </w:style>
  <w:style w:type="character" w:customStyle="1" w:styleId="fontstyle41">
    <w:name w:val="fontstyle41"/>
    <w:basedOn w:val="DefaultParagraphFont"/>
    <w:rsid w:val="009601F9"/>
    <w:rPr>
      <w:rFonts w:ascii="Symbol-Identity-H" w:hAnsi="Symbol-Identity-H" w:hint="default"/>
      <w:b w:val="0"/>
      <w:bCs w:val="0"/>
      <w:i w:val="0"/>
      <w:iCs w:val="0"/>
      <w:color w:val="242021"/>
      <w:sz w:val="16"/>
      <w:szCs w:val="16"/>
    </w:rPr>
  </w:style>
  <w:style w:type="table" w:styleId="GridTable1Light-Accent1">
    <w:name w:val="Grid Table 1 Light Accent 1"/>
    <w:basedOn w:val="TableNormal"/>
    <w:uiPriority w:val="46"/>
    <w:rsid w:val="00834669"/>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99"/>
    <w:rsid w:val="008346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905437">
      <w:bodyDiv w:val="1"/>
      <w:marLeft w:val="0"/>
      <w:marRight w:val="0"/>
      <w:marTop w:val="0"/>
      <w:marBottom w:val="0"/>
      <w:divBdr>
        <w:top w:val="none" w:sz="0" w:space="0" w:color="auto"/>
        <w:left w:val="none" w:sz="0" w:space="0" w:color="auto"/>
        <w:bottom w:val="none" w:sz="0" w:space="0" w:color="auto"/>
        <w:right w:val="none" w:sz="0" w:space="0" w:color="auto"/>
      </w:divBdr>
    </w:div>
    <w:div w:id="597836983">
      <w:bodyDiv w:val="1"/>
      <w:marLeft w:val="0"/>
      <w:marRight w:val="0"/>
      <w:marTop w:val="0"/>
      <w:marBottom w:val="0"/>
      <w:divBdr>
        <w:top w:val="none" w:sz="0" w:space="0" w:color="auto"/>
        <w:left w:val="none" w:sz="0" w:space="0" w:color="auto"/>
        <w:bottom w:val="none" w:sz="0" w:space="0" w:color="auto"/>
        <w:right w:val="none" w:sz="0" w:space="0" w:color="auto"/>
      </w:divBdr>
    </w:div>
    <w:div w:id="609240348">
      <w:bodyDiv w:val="1"/>
      <w:marLeft w:val="0"/>
      <w:marRight w:val="0"/>
      <w:marTop w:val="0"/>
      <w:marBottom w:val="0"/>
      <w:divBdr>
        <w:top w:val="none" w:sz="0" w:space="0" w:color="auto"/>
        <w:left w:val="none" w:sz="0" w:space="0" w:color="auto"/>
        <w:bottom w:val="none" w:sz="0" w:space="0" w:color="auto"/>
        <w:right w:val="none" w:sz="0" w:space="0" w:color="auto"/>
      </w:divBdr>
    </w:div>
    <w:div w:id="1423523702">
      <w:bodyDiv w:val="1"/>
      <w:marLeft w:val="0"/>
      <w:marRight w:val="0"/>
      <w:marTop w:val="0"/>
      <w:marBottom w:val="0"/>
      <w:divBdr>
        <w:top w:val="none" w:sz="0" w:space="0" w:color="auto"/>
        <w:left w:val="none" w:sz="0" w:space="0" w:color="auto"/>
        <w:bottom w:val="none" w:sz="0" w:space="0" w:color="auto"/>
        <w:right w:val="none" w:sz="0" w:space="0" w:color="auto"/>
      </w:divBdr>
    </w:div>
    <w:div w:id="1931817719">
      <w:bodyDiv w:val="1"/>
      <w:marLeft w:val="0"/>
      <w:marRight w:val="0"/>
      <w:marTop w:val="0"/>
      <w:marBottom w:val="0"/>
      <w:divBdr>
        <w:top w:val="none" w:sz="0" w:space="0" w:color="auto"/>
        <w:left w:val="none" w:sz="0" w:space="0" w:color="auto"/>
        <w:bottom w:val="none" w:sz="0" w:space="0" w:color="auto"/>
        <w:right w:val="none" w:sz="0" w:space="0" w:color="auto"/>
      </w:divBdr>
    </w:div>
    <w:div w:id="1939631605">
      <w:bodyDiv w:val="1"/>
      <w:marLeft w:val="0"/>
      <w:marRight w:val="0"/>
      <w:marTop w:val="0"/>
      <w:marBottom w:val="0"/>
      <w:divBdr>
        <w:top w:val="none" w:sz="0" w:space="0" w:color="auto"/>
        <w:left w:val="none" w:sz="0" w:space="0" w:color="auto"/>
        <w:bottom w:val="none" w:sz="0" w:space="0" w:color="auto"/>
        <w:right w:val="none" w:sz="0" w:space="0" w:color="auto"/>
      </w:divBdr>
    </w:div>
    <w:div w:id="20127582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DBA191-6DF0-445E-B8CE-4BF96B521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3BF6DF76.dotm</Template>
  <TotalTime>5</TotalTime>
  <Pages>22</Pages>
  <Words>11317</Words>
  <Characters>64510</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Huiwei Qi</dc:creator>
  <cp:lastModifiedBy>Guo, Shicheng</cp:lastModifiedBy>
  <cp:revision>3</cp:revision>
  <dcterms:created xsi:type="dcterms:W3CDTF">2019-11-08T05:57:00Z</dcterms:created>
  <dcterms:modified xsi:type="dcterms:W3CDTF">2019-11-08T06:02:00Z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